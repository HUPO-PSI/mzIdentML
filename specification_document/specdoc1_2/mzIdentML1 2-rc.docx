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D3648C" w14:textId="77777777" w:rsidR="008D7A07" w:rsidRPr="006518C9" w:rsidRDefault="008D7A07" w:rsidP="00466496">
      <w:pPr>
        <w:rPr>
          <w:b/>
          <w:lang w:val="en-US"/>
        </w:rPr>
      </w:pPr>
    </w:p>
    <w:p w14:paraId="77C540F9" w14:textId="77777777" w:rsidR="008D7A07" w:rsidRPr="006518C9" w:rsidRDefault="008D7A07" w:rsidP="00466496">
      <w:pPr>
        <w:rPr>
          <w:b/>
          <w:lang w:val="en-US"/>
        </w:rPr>
      </w:pPr>
    </w:p>
    <w:p w14:paraId="655A82DF" w14:textId="77777777" w:rsidR="00532E8A" w:rsidRPr="006518C9" w:rsidRDefault="00DB73AC" w:rsidP="00466496">
      <w:pPr>
        <w:rPr>
          <w:b/>
          <w:lang w:val="en-US"/>
        </w:rPr>
      </w:pPr>
      <w:r w:rsidRPr="006518C9">
        <w:rPr>
          <w:b/>
          <w:lang w:val="en-US"/>
        </w:rPr>
        <w:t>mzIdentML</w:t>
      </w:r>
      <w:r w:rsidR="002D794A" w:rsidRPr="006518C9">
        <w:rPr>
          <w:b/>
          <w:lang w:val="en-US"/>
        </w:rPr>
        <w:t xml:space="preserve">: </w:t>
      </w:r>
      <w:r w:rsidR="003A4DC1" w:rsidRPr="006518C9">
        <w:rPr>
          <w:b/>
          <w:lang w:val="en-US"/>
        </w:rPr>
        <w:t>e</w:t>
      </w:r>
      <w:r w:rsidR="002D794A" w:rsidRPr="006518C9">
        <w:rPr>
          <w:b/>
          <w:lang w:val="en-US"/>
        </w:rPr>
        <w:t xml:space="preserve">xchange </w:t>
      </w:r>
      <w:r w:rsidR="003A4DC1" w:rsidRPr="006518C9">
        <w:rPr>
          <w:b/>
          <w:lang w:val="en-US"/>
        </w:rPr>
        <w:t>f</w:t>
      </w:r>
      <w:r w:rsidR="002D794A" w:rsidRPr="006518C9">
        <w:rPr>
          <w:b/>
          <w:lang w:val="en-US"/>
        </w:rPr>
        <w:t xml:space="preserve">ormat for </w:t>
      </w:r>
      <w:r w:rsidR="003A4DC1" w:rsidRPr="006518C9">
        <w:rPr>
          <w:b/>
          <w:lang w:val="en-US"/>
        </w:rPr>
        <w:t>p</w:t>
      </w:r>
      <w:r w:rsidR="002D794A" w:rsidRPr="006518C9">
        <w:rPr>
          <w:b/>
          <w:lang w:val="en-US"/>
        </w:rPr>
        <w:t>eptides</w:t>
      </w:r>
      <w:r w:rsidR="003A4DC1" w:rsidRPr="006518C9">
        <w:rPr>
          <w:b/>
          <w:lang w:val="en-US"/>
        </w:rPr>
        <w:t xml:space="preserve"> and proteins identified</w:t>
      </w:r>
      <w:r w:rsidR="002D794A" w:rsidRPr="006518C9">
        <w:rPr>
          <w:b/>
          <w:lang w:val="en-US"/>
        </w:rPr>
        <w:t xml:space="preserve"> from </w:t>
      </w:r>
      <w:r w:rsidR="003A4DC1" w:rsidRPr="006518C9">
        <w:rPr>
          <w:b/>
          <w:lang w:val="en-US"/>
        </w:rPr>
        <w:t>m</w:t>
      </w:r>
      <w:r w:rsidR="002D794A" w:rsidRPr="006518C9">
        <w:rPr>
          <w:b/>
          <w:lang w:val="en-US"/>
        </w:rPr>
        <w:t xml:space="preserve">ass </w:t>
      </w:r>
      <w:r w:rsidR="003A4DC1" w:rsidRPr="006518C9">
        <w:rPr>
          <w:b/>
          <w:lang w:val="en-US"/>
        </w:rPr>
        <w:t>s</w:t>
      </w:r>
      <w:r w:rsidR="002D794A" w:rsidRPr="006518C9">
        <w:rPr>
          <w:b/>
          <w:lang w:val="en-US"/>
        </w:rPr>
        <w:t xml:space="preserve">pectra </w:t>
      </w:r>
    </w:p>
    <w:p w14:paraId="5C5B8CF0" w14:textId="77777777" w:rsidR="007B0DFD" w:rsidRPr="006518C9" w:rsidRDefault="007B0DFD" w:rsidP="00466496">
      <w:pPr>
        <w:rPr>
          <w:lang w:val="en-US"/>
        </w:rPr>
      </w:pPr>
    </w:p>
    <w:p w14:paraId="3F3AAA8E" w14:textId="77777777" w:rsidR="007B0DFD" w:rsidRPr="006518C9" w:rsidRDefault="007B0DFD" w:rsidP="00466496">
      <w:pPr>
        <w:rPr>
          <w:u w:val="single"/>
          <w:lang w:val="en-US"/>
        </w:rPr>
      </w:pPr>
      <w:r w:rsidRPr="006518C9">
        <w:rPr>
          <w:u w:val="single"/>
          <w:lang w:val="en-US"/>
        </w:rPr>
        <w:t xml:space="preserve">Status of This </w:t>
      </w:r>
      <w:r w:rsidR="006E4345" w:rsidRPr="006518C9">
        <w:rPr>
          <w:u w:val="single"/>
          <w:lang w:val="en-US"/>
        </w:rPr>
        <w:t>Document</w:t>
      </w:r>
    </w:p>
    <w:p w14:paraId="48ADDB7B" w14:textId="77777777" w:rsidR="007B0DFD" w:rsidRPr="006518C9" w:rsidRDefault="007B0DFD" w:rsidP="00466496">
      <w:pPr>
        <w:rPr>
          <w:lang w:val="en-US"/>
        </w:rPr>
      </w:pPr>
    </w:p>
    <w:p w14:paraId="50C9EBFA" w14:textId="77777777" w:rsidR="007B0DFD" w:rsidRPr="006518C9" w:rsidRDefault="00F57CDB" w:rsidP="00466496">
      <w:pPr>
        <w:rPr>
          <w:lang w:val="en-US"/>
        </w:rPr>
      </w:pPr>
      <w:r w:rsidRPr="006518C9">
        <w:rPr>
          <w:lang w:val="en-US"/>
        </w:rPr>
        <w:t xml:space="preserve">This document </w:t>
      </w:r>
      <w:r w:rsidR="00023724" w:rsidRPr="006518C9">
        <w:rPr>
          <w:lang w:val="en-US"/>
        </w:rPr>
        <w:t xml:space="preserve">presents </w:t>
      </w:r>
      <w:r w:rsidR="002D794A" w:rsidRPr="006518C9">
        <w:rPr>
          <w:lang w:val="en-US"/>
        </w:rPr>
        <w:t xml:space="preserve">a </w:t>
      </w:r>
      <w:r w:rsidR="003B6AAB" w:rsidRPr="006518C9">
        <w:rPr>
          <w:lang w:val="en-US"/>
        </w:rPr>
        <w:t>final</w:t>
      </w:r>
      <w:r w:rsidR="00526C9A" w:rsidRPr="006518C9">
        <w:rPr>
          <w:lang w:val="en-US"/>
        </w:rPr>
        <w:t xml:space="preserve"> </w:t>
      </w:r>
      <w:r w:rsidR="008D7A07" w:rsidRPr="006518C9">
        <w:rPr>
          <w:lang w:val="en-US"/>
        </w:rPr>
        <w:t>specification</w:t>
      </w:r>
      <w:r w:rsidR="00023724" w:rsidRPr="006518C9">
        <w:rPr>
          <w:lang w:val="en-US"/>
        </w:rPr>
        <w:t xml:space="preserve"> for the </w:t>
      </w:r>
      <w:r w:rsidR="006D41B9" w:rsidRPr="006518C9">
        <w:rPr>
          <w:lang w:val="en-US"/>
        </w:rPr>
        <w:t>mzIdentML</w:t>
      </w:r>
      <w:r w:rsidRPr="006518C9">
        <w:rPr>
          <w:lang w:val="en-US"/>
        </w:rPr>
        <w:t xml:space="preserve"> </w:t>
      </w:r>
      <w:r w:rsidR="006E4345" w:rsidRPr="006518C9">
        <w:rPr>
          <w:lang w:val="en-US"/>
        </w:rPr>
        <w:t xml:space="preserve">data format </w:t>
      </w:r>
      <w:r w:rsidR="00023724" w:rsidRPr="006518C9">
        <w:rPr>
          <w:lang w:val="en-US"/>
        </w:rPr>
        <w:t xml:space="preserve">developed by </w:t>
      </w:r>
      <w:r w:rsidRPr="006518C9">
        <w:rPr>
          <w:lang w:val="en-US"/>
        </w:rPr>
        <w:t xml:space="preserve">the </w:t>
      </w:r>
      <w:r w:rsidR="003F7EA3" w:rsidRPr="006518C9">
        <w:rPr>
          <w:lang w:val="en-US"/>
        </w:rPr>
        <w:t xml:space="preserve">HUPO </w:t>
      </w:r>
      <w:r w:rsidRPr="006518C9">
        <w:rPr>
          <w:lang w:val="en-US"/>
        </w:rPr>
        <w:t xml:space="preserve">Proteomics Standards Initiative. </w:t>
      </w:r>
      <w:r w:rsidR="007B0DFD" w:rsidRPr="006518C9">
        <w:rPr>
          <w:lang w:val="en-US"/>
        </w:rPr>
        <w:t>Distribution is unlimited.</w:t>
      </w:r>
    </w:p>
    <w:p w14:paraId="6D6EBE0B" w14:textId="77777777" w:rsidR="007B0DFD" w:rsidRPr="006518C9" w:rsidRDefault="007B0DFD" w:rsidP="00466496">
      <w:pPr>
        <w:rPr>
          <w:lang w:val="en-US"/>
        </w:rPr>
      </w:pPr>
    </w:p>
    <w:p w14:paraId="4C7D9F3C" w14:textId="77777777" w:rsidR="002E367A" w:rsidRPr="006518C9" w:rsidRDefault="002E367A" w:rsidP="00466496">
      <w:pPr>
        <w:rPr>
          <w:u w:val="single"/>
          <w:lang w:val="en-US"/>
        </w:rPr>
      </w:pPr>
      <w:r w:rsidRPr="006518C9">
        <w:rPr>
          <w:u w:val="single"/>
          <w:lang w:val="en-US"/>
        </w:rPr>
        <w:t>Version of This Document</w:t>
      </w:r>
    </w:p>
    <w:p w14:paraId="0A52A8BA" w14:textId="77777777" w:rsidR="001B6667" w:rsidRPr="006518C9" w:rsidRDefault="002E367A" w:rsidP="00466496">
      <w:pPr>
        <w:rPr>
          <w:lang w:val="en-US"/>
        </w:rPr>
      </w:pPr>
      <w:r w:rsidRPr="006518C9">
        <w:rPr>
          <w:lang w:val="en-US"/>
        </w:rPr>
        <w:t xml:space="preserve">The current version of this document is: </w:t>
      </w:r>
      <w:r w:rsidR="000B529B" w:rsidRPr="006518C9">
        <w:rPr>
          <w:lang w:val="en-US"/>
        </w:rPr>
        <w:t>version 1.</w:t>
      </w:r>
      <w:r w:rsidR="00932575" w:rsidRPr="006518C9">
        <w:rPr>
          <w:lang w:val="en-US"/>
        </w:rPr>
        <w:t>2</w:t>
      </w:r>
      <w:r w:rsidR="00B151A4" w:rsidRPr="006518C9">
        <w:rPr>
          <w:lang w:val="en-US"/>
        </w:rPr>
        <w:t>.0</w:t>
      </w:r>
      <w:r w:rsidR="006749ED" w:rsidRPr="006518C9">
        <w:rPr>
          <w:lang w:val="en-US"/>
        </w:rPr>
        <w:t xml:space="preserve">, draft </w:t>
      </w:r>
      <w:r w:rsidR="00CD5BEA" w:rsidRPr="006518C9">
        <w:rPr>
          <w:lang w:val="en-US"/>
        </w:rPr>
        <w:t>July</w:t>
      </w:r>
      <w:r w:rsidR="006749ED" w:rsidRPr="006518C9">
        <w:rPr>
          <w:lang w:val="en-US"/>
        </w:rPr>
        <w:t xml:space="preserve"> 201</w:t>
      </w:r>
      <w:r w:rsidR="00FC3D27" w:rsidRPr="006518C9">
        <w:rPr>
          <w:lang w:val="en-US"/>
        </w:rPr>
        <w:t>6</w:t>
      </w:r>
      <w:r w:rsidR="001B6667" w:rsidRPr="006518C9">
        <w:rPr>
          <w:lang w:val="en-US"/>
        </w:rPr>
        <w:t>.</w:t>
      </w:r>
    </w:p>
    <w:p w14:paraId="201F9893" w14:textId="77777777" w:rsidR="009F7758" w:rsidRPr="006518C9" w:rsidRDefault="009F7758" w:rsidP="00466496">
      <w:pPr>
        <w:pStyle w:val="Heading1"/>
        <w:numPr>
          <w:ilvl w:val="0"/>
          <w:numId w:val="0"/>
        </w:numPr>
      </w:pPr>
      <w:bookmarkStart w:id="0" w:name="_Ref525097868"/>
      <w:bookmarkStart w:id="1" w:name="_Toc118017561"/>
      <w:bookmarkStart w:id="2" w:name="_Toc156877855"/>
    </w:p>
    <w:p w14:paraId="772D114C" w14:textId="77777777" w:rsidR="007B0DFD" w:rsidRPr="006518C9" w:rsidRDefault="007B0DFD" w:rsidP="00466496">
      <w:pPr>
        <w:pStyle w:val="Heading1"/>
        <w:numPr>
          <w:ilvl w:val="0"/>
          <w:numId w:val="0"/>
        </w:numPr>
      </w:pPr>
      <w:bookmarkStart w:id="3" w:name="_Toc457214031"/>
      <w:r w:rsidRPr="006518C9">
        <w:t>Abstract</w:t>
      </w:r>
      <w:bookmarkEnd w:id="0"/>
      <w:bookmarkEnd w:id="1"/>
      <w:bookmarkEnd w:id="2"/>
      <w:bookmarkEnd w:id="3"/>
    </w:p>
    <w:p w14:paraId="16FD7EE8" w14:textId="77777777" w:rsidR="002D794A" w:rsidRPr="006518C9" w:rsidRDefault="002D794A" w:rsidP="00466496">
      <w:pPr>
        <w:rPr>
          <w:lang w:val="en-US"/>
        </w:rPr>
      </w:pPr>
      <w:r w:rsidRPr="006518C9">
        <w:rPr>
          <w:lang w:val="en-US"/>
        </w:rP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rsidRPr="006518C9">
        <w:rPr>
          <w:lang w:val="en-US"/>
        </w:rPr>
        <w:t>s</w:t>
      </w:r>
      <w:r w:rsidRPr="006518C9">
        <w:rPr>
          <w:lang w:val="en-US"/>
        </w:rPr>
        <w:t>es for proteins, peptides and protein modifications from mass spectrometry. This document defines an XML schema that can be used to describe the outputs of proteomics search engines</w:t>
      </w:r>
      <w:r w:rsidR="00C4740C" w:rsidRPr="006518C9">
        <w:rPr>
          <w:lang w:val="en-US"/>
        </w:rPr>
        <w:t xml:space="preserve"> or similar software for peptide/protein identification from mass spectrometry (MS) data</w:t>
      </w:r>
      <w:r w:rsidRPr="006518C9">
        <w:rPr>
          <w:lang w:val="en-US"/>
        </w:rPr>
        <w:t>.</w:t>
      </w:r>
    </w:p>
    <w:p w14:paraId="15FA4C25" w14:textId="77777777" w:rsidR="007B0DFD" w:rsidRPr="006518C9" w:rsidRDefault="007B0DFD" w:rsidP="00466496">
      <w:pPr>
        <w:rPr>
          <w:lang w:val="en-US"/>
        </w:rPr>
      </w:pPr>
    </w:p>
    <w:p w14:paraId="3E47F451" w14:textId="77777777" w:rsidR="00686D21" w:rsidRPr="006518C9" w:rsidRDefault="007B0DFD" w:rsidP="00466496">
      <w:pPr>
        <w:rPr>
          <w:b/>
          <w:sz w:val="28"/>
          <w:szCs w:val="28"/>
          <w:lang w:val="en-US"/>
        </w:rPr>
      </w:pPr>
      <w:r w:rsidRPr="006518C9">
        <w:rPr>
          <w:b/>
          <w:sz w:val="28"/>
          <w:szCs w:val="28"/>
          <w:lang w:val="en-US"/>
        </w:rPr>
        <w:t>Contents</w:t>
      </w:r>
    </w:p>
    <w:p w14:paraId="6974AF33" w14:textId="77777777" w:rsidR="00C14FC6" w:rsidRPr="006518C9" w:rsidRDefault="003A117B">
      <w:pPr>
        <w:pStyle w:val="TOC1"/>
        <w:tabs>
          <w:tab w:val="right" w:leader="dot" w:pos="9962"/>
        </w:tabs>
        <w:rPr>
          <w:rFonts w:ascii="Calibri" w:hAnsi="Calibri"/>
          <w:noProof/>
          <w:sz w:val="22"/>
          <w:szCs w:val="22"/>
          <w:lang w:val="en-US"/>
        </w:rPr>
      </w:pPr>
      <w:r w:rsidRPr="006518C9">
        <w:rPr>
          <w:highlight w:val="yellow"/>
          <w:lang w:val="en-US"/>
        </w:rPr>
        <w:fldChar w:fldCharType="begin"/>
      </w:r>
      <w:r w:rsidRPr="006518C9">
        <w:rPr>
          <w:highlight w:val="yellow"/>
          <w:lang w:val="en-US"/>
        </w:rPr>
        <w:instrText xml:space="preserve"> TOC \o "1-3" \h \z \u </w:instrText>
      </w:r>
      <w:r w:rsidRPr="006518C9">
        <w:rPr>
          <w:highlight w:val="yellow"/>
          <w:lang w:val="en-US"/>
        </w:rPr>
        <w:fldChar w:fldCharType="separate"/>
      </w:r>
      <w:hyperlink w:anchor="_Toc457214031" w:history="1">
        <w:r w:rsidR="00C14FC6" w:rsidRPr="006518C9">
          <w:rPr>
            <w:rStyle w:val="Hyperlink"/>
            <w:noProof/>
            <w:lang w:val="en-US"/>
          </w:rPr>
          <w:t>Abstract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w:t>
        </w:r>
        <w:r w:rsidR="00C14FC6" w:rsidRPr="006518C9">
          <w:rPr>
            <w:noProof/>
            <w:webHidden/>
            <w:lang w:val="en-US"/>
          </w:rPr>
          <w:fldChar w:fldCharType="end"/>
        </w:r>
      </w:hyperlink>
    </w:p>
    <w:p w14:paraId="3C722752" w14:textId="77777777" w:rsidR="00C14FC6" w:rsidRPr="006518C9" w:rsidRDefault="00A6726E">
      <w:pPr>
        <w:pStyle w:val="TOC1"/>
        <w:tabs>
          <w:tab w:val="left" w:pos="400"/>
          <w:tab w:val="right" w:leader="dot" w:pos="9962"/>
        </w:tabs>
        <w:rPr>
          <w:rFonts w:ascii="Calibri" w:hAnsi="Calibri"/>
          <w:noProof/>
          <w:sz w:val="22"/>
          <w:szCs w:val="22"/>
          <w:lang w:val="en-US"/>
        </w:rPr>
      </w:pPr>
      <w:hyperlink w:anchor="_Toc457214032" w:history="1">
        <w:r w:rsidR="00C14FC6" w:rsidRPr="006518C9">
          <w:rPr>
            <w:rStyle w:val="Hyperlink"/>
            <w:noProof/>
            <w:lang w:val="en-US"/>
          </w:rPr>
          <w:t>1.</w:t>
        </w:r>
        <w:r w:rsidR="00C14FC6" w:rsidRPr="006518C9">
          <w:rPr>
            <w:rFonts w:ascii="Calibri" w:hAnsi="Calibri"/>
            <w:noProof/>
            <w:sz w:val="22"/>
            <w:szCs w:val="22"/>
            <w:lang w:val="en-US"/>
          </w:rPr>
          <w:tab/>
        </w:r>
        <w:r w:rsidR="00C14FC6" w:rsidRPr="006518C9">
          <w:rPr>
            <w:rStyle w:val="Hyperlink"/>
            <w:noProof/>
            <w:lang w:val="en-US"/>
          </w:rPr>
          <w:t>Introduction</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w:t>
        </w:r>
        <w:r w:rsidR="00C14FC6" w:rsidRPr="006518C9">
          <w:rPr>
            <w:noProof/>
            <w:webHidden/>
            <w:lang w:val="en-US"/>
          </w:rPr>
          <w:fldChar w:fldCharType="end"/>
        </w:r>
      </w:hyperlink>
    </w:p>
    <w:p w14:paraId="025B4EEF" w14:textId="77777777" w:rsidR="00C14FC6" w:rsidRPr="006518C9" w:rsidRDefault="00A6726E">
      <w:pPr>
        <w:pStyle w:val="TOC2"/>
        <w:rPr>
          <w:rFonts w:ascii="Calibri" w:hAnsi="Calibri"/>
          <w:noProof/>
          <w:sz w:val="22"/>
          <w:szCs w:val="22"/>
          <w:lang w:val="en-US"/>
        </w:rPr>
      </w:pPr>
      <w:hyperlink w:anchor="_Toc457214033" w:history="1">
        <w:r w:rsidR="00C14FC6" w:rsidRPr="006518C9">
          <w:rPr>
            <w:rStyle w:val="Hyperlink"/>
            <w:noProof/>
            <w:lang w:val="en-US"/>
          </w:rPr>
          <w:t>1.1</w:t>
        </w:r>
        <w:r w:rsidR="00C14FC6" w:rsidRPr="006518C9">
          <w:rPr>
            <w:rFonts w:ascii="Calibri" w:hAnsi="Calibri"/>
            <w:noProof/>
            <w:sz w:val="22"/>
            <w:szCs w:val="22"/>
            <w:lang w:val="en-US"/>
          </w:rPr>
          <w:tab/>
        </w:r>
        <w:r w:rsidR="00C14FC6" w:rsidRPr="006518C9">
          <w:rPr>
            <w:rStyle w:val="Hyperlink"/>
            <w:noProof/>
            <w:lang w:val="en-US"/>
          </w:rPr>
          <w:t>Background</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w:t>
        </w:r>
        <w:r w:rsidR="00C14FC6" w:rsidRPr="006518C9">
          <w:rPr>
            <w:noProof/>
            <w:webHidden/>
            <w:lang w:val="en-US"/>
          </w:rPr>
          <w:fldChar w:fldCharType="end"/>
        </w:r>
      </w:hyperlink>
    </w:p>
    <w:p w14:paraId="03EFC7A6" w14:textId="77777777" w:rsidR="00C14FC6" w:rsidRPr="006518C9" w:rsidRDefault="00A6726E">
      <w:pPr>
        <w:pStyle w:val="TOC2"/>
        <w:rPr>
          <w:rFonts w:ascii="Calibri" w:hAnsi="Calibri"/>
          <w:noProof/>
          <w:sz w:val="22"/>
          <w:szCs w:val="22"/>
          <w:lang w:val="en-US"/>
        </w:rPr>
      </w:pPr>
      <w:hyperlink w:anchor="_Toc457214034" w:history="1">
        <w:r w:rsidR="00C14FC6" w:rsidRPr="006518C9">
          <w:rPr>
            <w:rStyle w:val="Hyperlink"/>
            <w:noProof/>
            <w:lang w:val="en-US"/>
          </w:rPr>
          <w:t>1.2</w:t>
        </w:r>
        <w:r w:rsidR="00C14FC6" w:rsidRPr="006518C9">
          <w:rPr>
            <w:rFonts w:ascii="Calibri" w:hAnsi="Calibri"/>
            <w:noProof/>
            <w:sz w:val="22"/>
            <w:szCs w:val="22"/>
            <w:lang w:val="en-US"/>
          </w:rPr>
          <w:tab/>
        </w:r>
        <w:r w:rsidR="00C14FC6" w:rsidRPr="006518C9">
          <w:rPr>
            <w:rStyle w:val="Hyperlink"/>
            <w:noProof/>
            <w:lang w:val="en-US"/>
          </w:rPr>
          <w:t>Document Structure</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w:t>
        </w:r>
        <w:r w:rsidR="00C14FC6" w:rsidRPr="006518C9">
          <w:rPr>
            <w:noProof/>
            <w:webHidden/>
            <w:lang w:val="en-US"/>
          </w:rPr>
          <w:fldChar w:fldCharType="end"/>
        </w:r>
      </w:hyperlink>
    </w:p>
    <w:p w14:paraId="20CACDDA" w14:textId="77777777" w:rsidR="00C14FC6" w:rsidRPr="006518C9" w:rsidRDefault="00A6726E">
      <w:pPr>
        <w:pStyle w:val="TOC1"/>
        <w:tabs>
          <w:tab w:val="left" w:pos="400"/>
          <w:tab w:val="right" w:leader="dot" w:pos="9962"/>
        </w:tabs>
        <w:rPr>
          <w:rFonts w:ascii="Calibri" w:hAnsi="Calibri"/>
          <w:noProof/>
          <w:sz w:val="22"/>
          <w:szCs w:val="22"/>
          <w:lang w:val="en-US"/>
        </w:rPr>
      </w:pPr>
      <w:hyperlink w:anchor="_Toc457214035" w:history="1">
        <w:r w:rsidR="00C14FC6" w:rsidRPr="006518C9">
          <w:rPr>
            <w:rStyle w:val="Hyperlink"/>
            <w:noProof/>
            <w:lang w:val="en-US"/>
          </w:rPr>
          <w:t>2.</w:t>
        </w:r>
        <w:r w:rsidR="00C14FC6" w:rsidRPr="006518C9">
          <w:rPr>
            <w:rFonts w:ascii="Calibri" w:hAnsi="Calibri"/>
            <w:noProof/>
            <w:sz w:val="22"/>
            <w:szCs w:val="22"/>
            <w:lang w:val="en-US"/>
          </w:rPr>
          <w:tab/>
        </w:r>
        <w:r w:rsidR="00C14FC6" w:rsidRPr="006518C9">
          <w:rPr>
            <w:rStyle w:val="Hyperlink"/>
            <w:noProof/>
            <w:lang w:val="en-US"/>
          </w:rPr>
          <w:t>Use Cases for mzIdentML</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w:t>
        </w:r>
        <w:r w:rsidR="00C14FC6" w:rsidRPr="006518C9">
          <w:rPr>
            <w:noProof/>
            <w:webHidden/>
            <w:lang w:val="en-US"/>
          </w:rPr>
          <w:fldChar w:fldCharType="end"/>
        </w:r>
      </w:hyperlink>
    </w:p>
    <w:p w14:paraId="1F47E48D" w14:textId="77777777" w:rsidR="00C14FC6" w:rsidRPr="006518C9" w:rsidRDefault="00A6726E">
      <w:pPr>
        <w:pStyle w:val="TOC1"/>
        <w:tabs>
          <w:tab w:val="left" w:pos="400"/>
          <w:tab w:val="right" w:leader="dot" w:pos="9962"/>
        </w:tabs>
        <w:rPr>
          <w:rFonts w:ascii="Calibri" w:hAnsi="Calibri"/>
          <w:noProof/>
          <w:sz w:val="22"/>
          <w:szCs w:val="22"/>
          <w:lang w:val="en-US"/>
        </w:rPr>
      </w:pPr>
      <w:hyperlink w:anchor="_Toc457214036" w:history="1">
        <w:r w:rsidR="00C14FC6" w:rsidRPr="006518C9">
          <w:rPr>
            <w:rStyle w:val="Hyperlink"/>
            <w:noProof/>
            <w:lang w:val="en-US"/>
          </w:rPr>
          <w:t>3.</w:t>
        </w:r>
        <w:r w:rsidR="00C14FC6" w:rsidRPr="006518C9">
          <w:rPr>
            <w:rFonts w:ascii="Calibri" w:hAnsi="Calibri"/>
            <w:noProof/>
            <w:sz w:val="22"/>
            <w:szCs w:val="22"/>
            <w:lang w:val="en-US"/>
          </w:rPr>
          <w:tab/>
        </w:r>
        <w:r w:rsidR="00C14FC6" w:rsidRPr="006518C9">
          <w:rPr>
            <w:rStyle w:val="Hyperlink"/>
            <w:noProof/>
            <w:lang w:val="en-US"/>
          </w:rPr>
          <w:t>Concepts and Terminology</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w:t>
        </w:r>
        <w:r w:rsidR="00C14FC6" w:rsidRPr="006518C9">
          <w:rPr>
            <w:noProof/>
            <w:webHidden/>
            <w:lang w:val="en-US"/>
          </w:rPr>
          <w:fldChar w:fldCharType="end"/>
        </w:r>
      </w:hyperlink>
    </w:p>
    <w:p w14:paraId="2417C0F1" w14:textId="77777777" w:rsidR="00C14FC6" w:rsidRPr="006518C9" w:rsidRDefault="00A6726E">
      <w:pPr>
        <w:pStyle w:val="TOC1"/>
        <w:tabs>
          <w:tab w:val="left" w:pos="400"/>
          <w:tab w:val="right" w:leader="dot" w:pos="9962"/>
        </w:tabs>
        <w:rPr>
          <w:rFonts w:ascii="Calibri" w:hAnsi="Calibri"/>
          <w:noProof/>
          <w:sz w:val="22"/>
          <w:szCs w:val="22"/>
          <w:lang w:val="en-US"/>
        </w:rPr>
      </w:pPr>
      <w:hyperlink w:anchor="_Toc457214037" w:history="1">
        <w:r w:rsidR="00C14FC6" w:rsidRPr="006518C9">
          <w:rPr>
            <w:rStyle w:val="Hyperlink"/>
            <w:noProof/>
            <w:lang w:val="en-US"/>
          </w:rPr>
          <w:t>4.</w:t>
        </w:r>
        <w:r w:rsidR="00C14FC6" w:rsidRPr="006518C9">
          <w:rPr>
            <w:rFonts w:ascii="Calibri" w:hAnsi="Calibri"/>
            <w:noProof/>
            <w:sz w:val="22"/>
            <w:szCs w:val="22"/>
            <w:lang w:val="en-US"/>
          </w:rPr>
          <w:tab/>
        </w:r>
        <w:r w:rsidR="00C14FC6" w:rsidRPr="006518C9">
          <w:rPr>
            <w:rStyle w:val="Hyperlink"/>
            <w:noProof/>
            <w:lang w:val="en-US"/>
          </w:rPr>
          <w:t>Relationship to Other Specifications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w:t>
        </w:r>
        <w:r w:rsidR="00C14FC6" w:rsidRPr="006518C9">
          <w:rPr>
            <w:noProof/>
            <w:webHidden/>
            <w:lang w:val="en-US"/>
          </w:rPr>
          <w:fldChar w:fldCharType="end"/>
        </w:r>
      </w:hyperlink>
    </w:p>
    <w:p w14:paraId="3E5192DD" w14:textId="77777777" w:rsidR="00C14FC6" w:rsidRPr="006518C9" w:rsidRDefault="00A6726E">
      <w:pPr>
        <w:pStyle w:val="TOC2"/>
        <w:rPr>
          <w:rFonts w:ascii="Calibri" w:hAnsi="Calibri"/>
          <w:noProof/>
          <w:sz w:val="22"/>
          <w:szCs w:val="22"/>
          <w:lang w:val="en-US"/>
        </w:rPr>
      </w:pPr>
      <w:hyperlink w:anchor="_Toc457214038" w:history="1">
        <w:r w:rsidR="00C14FC6" w:rsidRPr="006518C9">
          <w:rPr>
            <w:rStyle w:val="Hyperlink"/>
            <w:noProof/>
            <w:lang w:val="en-US"/>
          </w:rPr>
          <w:t>4.1</w:t>
        </w:r>
        <w:r w:rsidR="00C14FC6" w:rsidRPr="006518C9">
          <w:rPr>
            <w:rFonts w:ascii="Calibri" w:hAnsi="Calibri"/>
            <w:noProof/>
            <w:sz w:val="22"/>
            <w:szCs w:val="22"/>
            <w:lang w:val="en-US"/>
          </w:rPr>
          <w:tab/>
        </w:r>
        <w:r w:rsidR="00C14FC6" w:rsidRPr="006518C9">
          <w:rPr>
            <w:rStyle w:val="Hyperlink"/>
            <w:noProof/>
            <w:lang w:val="en-US"/>
          </w:rPr>
          <w:t>The PSI Mass Spectrometry Controlled Vocabulary (CV)</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w:t>
        </w:r>
        <w:r w:rsidR="00C14FC6" w:rsidRPr="006518C9">
          <w:rPr>
            <w:noProof/>
            <w:webHidden/>
            <w:lang w:val="en-US"/>
          </w:rPr>
          <w:fldChar w:fldCharType="end"/>
        </w:r>
      </w:hyperlink>
    </w:p>
    <w:p w14:paraId="5A7BF80C" w14:textId="77777777" w:rsidR="00C14FC6" w:rsidRPr="006518C9" w:rsidRDefault="00A6726E">
      <w:pPr>
        <w:pStyle w:val="TOC2"/>
        <w:rPr>
          <w:rFonts w:ascii="Calibri" w:hAnsi="Calibri"/>
          <w:noProof/>
          <w:sz w:val="22"/>
          <w:szCs w:val="22"/>
          <w:lang w:val="en-US"/>
        </w:rPr>
      </w:pPr>
      <w:hyperlink w:anchor="_Toc457214039" w:history="1">
        <w:r w:rsidR="00C14FC6" w:rsidRPr="006518C9">
          <w:rPr>
            <w:rStyle w:val="Hyperlink"/>
            <w:noProof/>
            <w:lang w:val="en-US"/>
          </w:rPr>
          <w:t>4.2</w:t>
        </w:r>
        <w:r w:rsidR="00C14FC6" w:rsidRPr="006518C9">
          <w:rPr>
            <w:rFonts w:ascii="Calibri" w:hAnsi="Calibri"/>
            <w:noProof/>
            <w:sz w:val="22"/>
            <w:szCs w:val="22"/>
            <w:lang w:val="en-US"/>
          </w:rPr>
          <w:tab/>
        </w:r>
        <w:r w:rsidR="00C14FC6" w:rsidRPr="006518C9">
          <w:rPr>
            <w:rStyle w:val="Hyperlink"/>
            <w:noProof/>
            <w:lang w:val="en-US"/>
          </w:rPr>
          <w:t>Validation of controlled vocabulary terms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w:t>
        </w:r>
        <w:r w:rsidR="00C14FC6" w:rsidRPr="006518C9">
          <w:rPr>
            <w:noProof/>
            <w:webHidden/>
            <w:lang w:val="en-US"/>
          </w:rPr>
          <w:fldChar w:fldCharType="end"/>
        </w:r>
      </w:hyperlink>
    </w:p>
    <w:p w14:paraId="60E7B8BA" w14:textId="77777777" w:rsidR="00C14FC6" w:rsidRPr="006518C9" w:rsidRDefault="00A6726E">
      <w:pPr>
        <w:pStyle w:val="TOC2"/>
        <w:rPr>
          <w:rFonts w:ascii="Calibri" w:hAnsi="Calibri"/>
          <w:noProof/>
          <w:sz w:val="22"/>
          <w:szCs w:val="22"/>
          <w:lang w:val="en-US"/>
        </w:rPr>
      </w:pPr>
      <w:hyperlink w:anchor="_Toc457214040" w:history="1">
        <w:r w:rsidR="00C14FC6" w:rsidRPr="006518C9">
          <w:rPr>
            <w:rStyle w:val="Hyperlink"/>
            <w:noProof/>
            <w:lang w:val="en-US"/>
          </w:rPr>
          <w:t>4.3</w:t>
        </w:r>
        <w:r w:rsidR="00C14FC6" w:rsidRPr="006518C9">
          <w:rPr>
            <w:rFonts w:ascii="Calibri" w:hAnsi="Calibri"/>
            <w:noProof/>
            <w:sz w:val="22"/>
            <w:szCs w:val="22"/>
            <w:lang w:val="en-US"/>
          </w:rPr>
          <w:tab/>
        </w:r>
        <w:r w:rsidR="00C14FC6" w:rsidRPr="006518C9">
          <w:rPr>
            <w:rStyle w:val="Hyperlink"/>
            <w:noProof/>
            <w:lang w:val="en-US"/>
          </w:rPr>
          <w:t>Changes from version 1.1.0 to version 1.2.0</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w:t>
        </w:r>
        <w:r w:rsidR="00C14FC6" w:rsidRPr="006518C9">
          <w:rPr>
            <w:noProof/>
            <w:webHidden/>
            <w:lang w:val="en-US"/>
          </w:rPr>
          <w:fldChar w:fldCharType="end"/>
        </w:r>
      </w:hyperlink>
    </w:p>
    <w:p w14:paraId="34A6A5A4" w14:textId="77777777" w:rsidR="00C14FC6" w:rsidRPr="006518C9" w:rsidRDefault="00A6726E">
      <w:pPr>
        <w:pStyle w:val="TOC1"/>
        <w:tabs>
          <w:tab w:val="left" w:pos="400"/>
          <w:tab w:val="right" w:leader="dot" w:pos="9962"/>
        </w:tabs>
        <w:rPr>
          <w:rFonts w:ascii="Calibri" w:hAnsi="Calibri"/>
          <w:noProof/>
          <w:sz w:val="22"/>
          <w:szCs w:val="22"/>
          <w:lang w:val="en-US"/>
        </w:rPr>
      </w:pPr>
      <w:hyperlink w:anchor="_Toc457214041" w:history="1">
        <w:r w:rsidR="00C14FC6" w:rsidRPr="006518C9">
          <w:rPr>
            <w:rStyle w:val="Hyperlink"/>
            <w:noProof/>
            <w:lang w:val="en-US"/>
          </w:rPr>
          <w:t>5.</w:t>
        </w:r>
        <w:r w:rsidR="00C14FC6" w:rsidRPr="006518C9">
          <w:rPr>
            <w:rFonts w:ascii="Calibri" w:hAnsi="Calibri"/>
            <w:noProof/>
            <w:sz w:val="22"/>
            <w:szCs w:val="22"/>
            <w:lang w:val="en-US"/>
          </w:rPr>
          <w:tab/>
        </w:r>
        <w:r w:rsidR="00C14FC6" w:rsidRPr="006518C9">
          <w:rPr>
            <w:rStyle w:val="Hyperlink"/>
            <w:noProof/>
            <w:lang w:val="en-US"/>
          </w:rPr>
          <w:t>Format scope and specific use cases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w:t>
        </w:r>
        <w:r w:rsidR="00C14FC6" w:rsidRPr="006518C9">
          <w:rPr>
            <w:noProof/>
            <w:webHidden/>
            <w:lang w:val="en-US"/>
          </w:rPr>
          <w:fldChar w:fldCharType="end"/>
        </w:r>
      </w:hyperlink>
    </w:p>
    <w:p w14:paraId="782D57E5" w14:textId="77777777" w:rsidR="00C14FC6" w:rsidRPr="006518C9" w:rsidRDefault="00A6726E">
      <w:pPr>
        <w:pStyle w:val="TOC3"/>
        <w:tabs>
          <w:tab w:val="left" w:pos="1200"/>
          <w:tab w:val="right" w:leader="dot" w:pos="9962"/>
        </w:tabs>
        <w:rPr>
          <w:rFonts w:ascii="Calibri" w:hAnsi="Calibri"/>
          <w:noProof/>
          <w:sz w:val="22"/>
          <w:szCs w:val="22"/>
          <w:lang w:val="en-US"/>
        </w:rPr>
      </w:pPr>
      <w:hyperlink w:anchor="_Toc457214042" w:history="1">
        <w:r w:rsidR="00C14FC6" w:rsidRPr="006518C9">
          <w:rPr>
            <w:rStyle w:val="Hyperlink"/>
            <w:noProof/>
            <w:lang w:val="en-US"/>
          </w:rPr>
          <w:t>5.1.1</w:t>
        </w:r>
        <w:r w:rsidR="00C14FC6" w:rsidRPr="006518C9">
          <w:rPr>
            <w:rFonts w:ascii="Calibri" w:hAnsi="Calibri"/>
            <w:noProof/>
            <w:sz w:val="22"/>
            <w:szCs w:val="22"/>
            <w:lang w:val="en-US"/>
          </w:rPr>
          <w:tab/>
        </w:r>
        <w:r w:rsidR="00C14FC6" w:rsidRPr="006518C9">
          <w:rPr>
            <w:rStyle w:val="Hyperlink"/>
            <w:noProof/>
            <w:lang w:val="en-US"/>
          </w:rPr>
          <w:t>Handling updates to the controlled vocabulary</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w:t>
        </w:r>
        <w:r w:rsidR="00C14FC6" w:rsidRPr="006518C9">
          <w:rPr>
            <w:noProof/>
            <w:webHidden/>
            <w:lang w:val="en-US"/>
          </w:rPr>
          <w:fldChar w:fldCharType="end"/>
        </w:r>
      </w:hyperlink>
    </w:p>
    <w:p w14:paraId="7E91EBCA" w14:textId="77777777" w:rsidR="00C14FC6" w:rsidRPr="006518C9" w:rsidRDefault="00A6726E">
      <w:pPr>
        <w:pStyle w:val="TOC3"/>
        <w:tabs>
          <w:tab w:val="left" w:pos="1200"/>
          <w:tab w:val="right" w:leader="dot" w:pos="9962"/>
        </w:tabs>
        <w:rPr>
          <w:rFonts w:ascii="Calibri" w:hAnsi="Calibri"/>
          <w:noProof/>
          <w:sz w:val="22"/>
          <w:szCs w:val="22"/>
          <w:lang w:val="en-US"/>
        </w:rPr>
      </w:pPr>
      <w:hyperlink w:anchor="_Toc457214043" w:history="1">
        <w:r w:rsidR="00C14FC6" w:rsidRPr="006518C9">
          <w:rPr>
            <w:rStyle w:val="Hyperlink"/>
            <w:noProof/>
            <w:lang w:val="en-US"/>
          </w:rPr>
          <w:t>5.1.2</w:t>
        </w:r>
        <w:r w:rsidR="00C14FC6" w:rsidRPr="006518C9">
          <w:rPr>
            <w:rFonts w:ascii="Calibri" w:hAnsi="Calibri"/>
            <w:noProof/>
            <w:sz w:val="22"/>
            <w:szCs w:val="22"/>
            <w:lang w:val="en-US"/>
          </w:rPr>
          <w:tab/>
        </w:r>
        <w:r w:rsidR="00C14FC6" w:rsidRPr="006518C9">
          <w:rPr>
            <w:rStyle w:val="Hyperlink"/>
            <w:noProof/>
            <w:lang w:val="en-US"/>
          </w:rPr>
          <w:t>Use of identifiers for input spectra to a search</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w:t>
        </w:r>
        <w:r w:rsidR="00C14FC6" w:rsidRPr="006518C9">
          <w:rPr>
            <w:noProof/>
            <w:webHidden/>
            <w:lang w:val="en-US"/>
          </w:rPr>
          <w:fldChar w:fldCharType="end"/>
        </w:r>
      </w:hyperlink>
    </w:p>
    <w:p w14:paraId="3F0FB179" w14:textId="77777777" w:rsidR="00C14FC6" w:rsidRPr="006518C9" w:rsidRDefault="00A6726E">
      <w:pPr>
        <w:pStyle w:val="TOC2"/>
        <w:rPr>
          <w:rFonts w:ascii="Calibri" w:hAnsi="Calibri"/>
          <w:noProof/>
          <w:sz w:val="22"/>
          <w:szCs w:val="22"/>
          <w:lang w:val="en-US"/>
        </w:rPr>
      </w:pPr>
      <w:hyperlink w:anchor="_Toc457214044" w:history="1">
        <w:r w:rsidR="00C14FC6" w:rsidRPr="006518C9">
          <w:rPr>
            <w:rStyle w:val="Hyperlink"/>
            <w:noProof/>
            <w:lang w:val="en-US"/>
          </w:rPr>
          <w:t>5.2</w:t>
        </w:r>
        <w:r w:rsidR="00C14FC6" w:rsidRPr="006518C9">
          <w:rPr>
            <w:rFonts w:ascii="Calibri" w:hAnsi="Calibri"/>
            <w:noProof/>
            <w:sz w:val="22"/>
            <w:szCs w:val="22"/>
            <w:lang w:val="en-US"/>
          </w:rPr>
          <w:tab/>
        </w:r>
        <w:r w:rsidR="00C14FC6" w:rsidRPr="006518C9">
          <w:rPr>
            <w:rStyle w:val="Hyperlink"/>
            <w:noProof/>
            <w:lang w:val="en-US"/>
          </w:rPr>
          <w:t>Comments on Specific Use Cases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10</w:t>
        </w:r>
        <w:r w:rsidR="00C14FC6" w:rsidRPr="006518C9">
          <w:rPr>
            <w:noProof/>
            <w:webHidden/>
            <w:lang w:val="en-US"/>
          </w:rPr>
          <w:fldChar w:fldCharType="end"/>
        </w:r>
      </w:hyperlink>
    </w:p>
    <w:p w14:paraId="581849FE" w14:textId="77777777" w:rsidR="00C14FC6" w:rsidRPr="006518C9" w:rsidRDefault="00A6726E">
      <w:pPr>
        <w:pStyle w:val="TOC3"/>
        <w:tabs>
          <w:tab w:val="left" w:pos="1200"/>
          <w:tab w:val="right" w:leader="dot" w:pos="9962"/>
        </w:tabs>
        <w:rPr>
          <w:rFonts w:ascii="Calibri" w:hAnsi="Calibri"/>
          <w:noProof/>
          <w:sz w:val="22"/>
          <w:szCs w:val="22"/>
          <w:lang w:val="en-US"/>
        </w:rPr>
      </w:pPr>
      <w:hyperlink w:anchor="_Toc457214045" w:history="1">
        <w:r w:rsidR="00C14FC6" w:rsidRPr="006518C9">
          <w:rPr>
            <w:rStyle w:val="Hyperlink"/>
            <w:noProof/>
            <w:lang w:val="en-US"/>
          </w:rPr>
          <w:t>5.2.1</w:t>
        </w:r>
        <w:r w:rsidR="00C14FC6" w:rsidRPr="006518C9">
          <w:rPr>
            <w:rFonts w:ascii="Calibri" w:hAnsi="Calibri"/>
            <w:noProof/>
            <w:sz w:val="22"/>
            <w:szCs w:val="22"/>
            <w:lang w:val="en-US"/>
          </w:rPr>
          <w:tab/>
        </w:r>
        <w:r w:rsidR="00C14FC6" w:rsidRPr="006518C9">
          <w:rPr>
            <w:rStyle w:val="Hyperlink"/>
            <w:noProof/>
            <w:lang w:val="en-US"/>
          </w:rPr>
          <w:t>Protein grouping encoding</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10</w:t>
        </w:r>
        <w:r w:rsidR="00C14FC6" w:rsidRPr="006518C9">
          <w:rPr>
            <w:noProof/>
            <w:webHidden/>
            <w:lang w:val="en-US"/>
          </w:rPr>
          <w:fldChar w:fldCharType="end"/>
        </w:r>
      </w:hyperlink>
    </w:p>
    <w:p w14:paraId="36DB89B6" w14:textId="77777777" w:rsidR="00C14FC6" w:rsidRPr="006518C9" w:rsidRDefault="00A6726E">
      <w:pPr>
        <w:pStyle w:val="TOC3"/>
        <w:tabs>
          <w:tab w:val="left" w:pos="1200"/>
          <w:tab w:val="right" w:leader="dot" w:pos="9962"/>
        </w:tabs>
        <w:rPr>
          <w:rFonts w:ascii="Calibri" w:hAnsi="Calibri"/>
          <w:noProof/>
          <w:sz w:val="22"/>
          <w:szCs w:val="22"/>
          <w:lang w:val="en-US"/>
        </w:rPr>
      </w:pPr>
      <w:hyperlink w:anchor="_Toc457214046" w:history="1">
        <w:r w:rsidR="00C14FC6" w:rsidRPr="006518C9">
          <w:rPr>
            <w:rStyle w:val="Hyperlink"/>
            <w:noProof/>
            <w:lang w:val="en-US"/>
          </w:rPr>
          <w:t>5.2.2</w:t>
        </w:r>
        <w:r w:rsidR="00C14FC6" w:rsidRPr="006518C9">
          <w:rPr>
            <w:rFonts w:ascii="Calibri" w:hAnsi="Calibri"/>
            <w:noProof/>
            <w:sz w:val="22"/>
            <w:szCs w:val="22"/>
            <w:lang w:val="en-US"/>
          </w:rPr>
          <w:tab/>
        </w:r>
        <w:r w:rsidR="00C14FC6" w:rsidRPr="006518C9">
          <w:rPr>
            <w:rStyle w:val="Hyperlink"/>
            <w:noProof/>
            <w:lang w:val="en-US"/>
          </w:rPr>
          <w:t xml:space="preserve">Support for </w:t>
        </w:r>
        <w:r w:rsidR="00C14FC6" w:rsidRPr="006518C9">
          <w:rPr>
            <w:rStyle w:val="Hyperlink"/>
            <w:i/>
            <w:noProof/>
            <w:lang w:val="en-US"/>
          </w:rPr>
          <w:t xml:space="preserve">de novo </w:t>
        </w:r>
        <w:r w:rsidR="00C14FC6" w:rsidRPr="006518C9">
          <w:rPr>
            <w:rStyle w:val="Hyperlink"/>
            <w:noProof/>
            <w:lang w:val="en-US"/>
          </w:rPr>
          <w:t>sequencing approaches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13</w:t>
        </w:r>
        <w:r w:rsidR="00C14FC6" w:rsidRPr="006518C9">
          <w:rPr>
            <w:noProof/>
            <w:webHidden/>
            <w:lang w:val="en-US"/>
          </w:rPr>
          <w:fldChar w:fldCharType="end"/>
        </w:r>
      </w:hyperlink>
    </w:p>
    <w:p w14:paraId="1F3EEF4C" w14:textId="77777777" w:rsidR="00C14FC6" w:rsidRPr="006518C9" w:rsidRDefault="00A6726E">
      <w:pPr>
        <w:pStyle w:val="TOC3"/>
        <w:tabs>
          <w:tab w:val="left" w:pos="1200"/>
          <w:tab w:val="right" w:leader="dot" w:pos="9962"/>
        </w:tabs>
        <w:rPr>
          <w:rFonts w:ascii="Calibri" w:hAnsi="Calibri"/>
          <w:noProof/>
          <w:sz w:val="22"/>
          <w:szCs w:val="22"/>
          <w:lang w:val="en-US"/>
        </w:rPr>
      </w:pPr>
      <w:hyperlink w:anchor="_Toc457214047" w:history="1">
        <w:r w:rsidR="00C14FC6" w:rsidRPr="006518C9">
          <w:rPr>
            <w:rStyle w:val="Hyperlink"/>
            <w:noProof/>
            <w:lang w:val="en-US"/>
          </w:rPr>
          <w:t>5.2.3</w:t>
        </w:r>
        <w:r w:rsidR="00C14FC6" w:rsidRPr="006518C9">
          <w:rPr>
            <w:rFonts w:ascii="Calibri" w:hAnsi="Calibri"/>
            <w:noProof/>
            <w:sz w:val="22"/>
            <w:szCs w:val="22"/>
            <w:lang w:val="en-US"/>
          </w:rPr>
          <w:tab/>
        </w:r>
        <w:r w:rsidR="00C14FC6" w:rsidRPr="006518C9">
          <w:rPr>
            <w:rStyle w:val="Hyperlink"/>
            <w:noProof/>
            <w:lang w:val="en-US"/>
          </w:rPr>
          <w:t>Spectral library searches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13</w:t>
        </w:r>
        <w:r w:rsidR="00C14FC6" w:rsidRPr="006518C9">
          <w:rPr>
            <w:noProof/>
            <w:webHidden/>
            <w:lang w:val="en-US"/>
          </w:rPr>
          <w:fldChar w:fldCharType="end"/>
        </w:r>
      </w:hyperlink>
    </w:p>
    <w:p w14:paraId="4C6F0AD4" w14:textId="77777777" w:rsidR="00C14FC6" w:rsidRPr="006518C9" w:rsidRDefault="00A6726E">
      <w:pPr>
        <w:pStyle w:val="TOC3"/>
        <w:tabs>
          <w:tab w:val="left" w:pos="1200"/>
          <w:tab w:val="right" w:leader="dot" w:pos="9962"/>
        </w:tabs>
        <w:rPr>
          <w:rFonts w:ascii="Calibri" w:hAnsi="Calibri"/>
          <w:noProof/>
          <w:sz w:val="22"/>
          <w:szCs w:val="22"/>
          <w:lang w:val="en-US"/>
        </w:rPr>
      </w:pPr>
      <w:hyperlink w:anchor="_Toc457214048" w:history="1">
        <w:r w:rsidR="00C14FC6" w:rsidRPr="006518C9">
          <w:rPr>
            <w:rStyle w:val="Hyperlink"/>
            <w:noProof/>
            <w:lang w:val="en-US"/>
          </w:rPr>
          <w:t>5.2.4</w:t>
        </w:r>
        <w:r w:rsidR="00C14FC6" w:rsidRPr="006518C9">
          <w:rPr>
            <w:rFonts w:ascii="Calibri" w:hAnsi="Calibri"/>
            <w:noProof/>
            <w:sz w:val="22"/>
            <w:szCs w:val="22"/>
            <w:lang w:val="en-US"/>
          </w:rPr>
          <w:tab/>
        </w:r>
        <w:r w:rsidR="00C14FC6" w:rsidRPr="006518C9">
          <w:rPr>
            <w:rStyle w:val="Hyperlink"/>
            <w:noProof/>
            <w:lang w:val="en-US"/>
          </w:rPr>
          <w:t>Multiple database search engines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13</w:t>
        </w:r>
        <w:r w:rsidR="00C14FC6" w:rsidRPr="006518C9">
          <w:rPr>
            <w:noProof/>
            <w:webHidden/>
            <w:lang w:val="en-US"/>
          </w:rPr>
          <w:fldChar w:fldCharType="end"/>
        </w:r>
      </w:hyperlink>
    </w:p>
    <w:p w14:paraId="5AFF4726" w14:textId="77777777" w:rsidR="00C14FC6" w:rsidRPr="006518C9" w:rsidRDefault="00A6726E">
      <w:pPr>
        <w:pStyle w:val="TOC3"/>
        <w:tabs>
          <w:tab w:val="left" w:pos="1200"/>
          <w:tab w:val="right" w:leader="dot" w:pos="9962"/>
        </w:tabs>
        <w:rPr>
          <w:rFonts w:ascii="Calibri" w:hAnsi="Calibri"/>
          <w:noProof/>
          <w:sz w:val="22"/>
          <w:szCs w:val="22"/>
          <w:lang w:val="en-US"/>
        </w:rPr>
      </w:pPr>
      <w:hyperlink w:anchor="_Toc457214049" w:history="1">
        <w:r w:rsidR="00C14FC6" w:rsidRPr="006518C9">
          <w:rPr>
            <w:rStyle w:val="Hyperlink"/>
            <w:noProof/>
            <w:lang w:val="en-US"/>
          </w:rPr>
          <w:t>5.2.5</w:t>
        </w:r>
        <w:r w:rsidR="00C14FC6" w:rsidRPr="006518C9">
          <w:rPr>
            <w:rFonts w:ascii="Calibri" w:hAnsi="Calibri"/>
            <w:noProof/>
            <w:sz w:val="22"/>
            <w:szCs w:val="22"/>
            <w:lang w:val="en-US"/>
          </w:rPr>
          <w:tab/>
        </w:r>
        <w:r w:rsidR="00C14FC6" w:rsidRPr="006518C9">
          <w:rPr>
            <w:rStyle w:val="Hyperlink"/>
            <w:noProof/>
            <w:lang w:val="en-US"/>
          </w:rPr>
          <w:t>Pre-fractionation of samples prior to MS and splitting of searches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14</w:t>
        </w:r>
        <w:r w:rsidR="00C14FC6" w:rsidRPr="006518C9">
          <w:rPr>
            <w:noProof/>
            <w:webHidden/>
            <w:lang w:val="en-US"/>
          </w:rPr>
          <w:fldChar w:fldCharType="end"/>
        </w:r>
      </w:hyperlink>
    </w:p>
    <w:p w14:paraId="0E59585F" w14:textId="77777777" w:rsidR="00C14FC6" w:rsidRPr="006518C9" w:rsidRDefault="00A6726E">
      <w:pPr>
        <w:pStyle w:val="TOC3"/>
        <w:tabs>
          <w:tab w:val="left" w:pos="1200"/>
          <w:tab w:val="right" w:leader="dot" w:pos="9962"/>
        </w:tabs>
        <w:rPr>
          <w:rFonts w:ascii="Calibri" w:hAnsi="Calibri"/>
          <w:noProof/>
          <w:sz w:val="22"/>
          <w:szCs w:val="22"/>
          <w:lang w:val="en-US"/>
        </w:rPr>
      </w:pPr>
      <w:hyperlink w:anchor="_Toc457214050" w:history="1">
        <w:r w:rsidR="00C14FC6" w:rsidRPr="006518C9">
          <w:rPr>
            <w:rStyle w:val="Hyperlink"/>
            <w:noProof/>
            <w:lang w:val="en-US"/>
          </w:rPr>
          <w:t>5.2.6</w:t>
        </w:r>
        <w:r w:rsidR="00C14FC6" w:rsidRPr="006518C9">
          <w:rPr>
            <w:rFonts w:ascii="Calibri" w:hAnsi="Calibri"/>
            <w:noProof/>
            <w:sz w:val="22"/>
            <w:szCs w:val="22"/>
            <w:lang w:val="en-US"/>
          </w:rPr>
          <w:tab/>
        </w:r>
        <w:r w:rsidR="00C14FC6" w:rsidRPr="006518C9">
          <w:rPr>
            <w:rStyle w:val="Hyperlink"/>
            <w:noProof/>
            <w:lang w:val="en-US"/>
          </w:rPr>
          <w:t>Peptide-level scores and statistical measures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14</w:t>
        </w:r>
        <w:r w:rsidR="00C14FC6" w:rsidRPr="006518C9">
          <w:rPr>
            <w:noProof/>
            <w:webHidden/>
            <w:lang w:val="en-US"/>
          </w:rPr>
          <w:fldChar w:fldCharType="end"/>
        </w:r>
      </w:hyperlink>
    </w:p>
    <w:p w14:paraId="149FE6A4" w14:textId="77777777" w:rsidR="00C14FC6" w:rsidRPr="006518C9" w:rsidRDefault="00A6726E">
      <w:pPr>
        <w:pStyle w:val="TOC3"/>
        <w:tabs>
          <w:tab w:val="left" w:pos="1200"/>
          <w:tab w:val="right" w:leader="dot" w:pos="9962"/>
        </w:tabs>
        <w:rPr>
          <w:rFonts w:ascii="Calibri" w:hAnsi="Calibri"/>
          <w:noProof/>
          <w:sz w:val="22"/>
          <w:szCs w:val="22"/>
          <w:lang w:val="en-US"/>
        </w:rPr>
      </w:pPr>
      <w:hyperlink w:anchor="_Toc457214051" w:history="1">
        <w:r w:rsidR="00C14FC6" w:rsidRPr="006518C9">
          <w:rPr>
            <w:rStyle w:val="Hyperlink"/>
            <w:noProof/>
            <w:lang w:val="en-US"/>
          </w:rPr>
          <w:t>5.2.7</w:t>
        </w:r>
        <w:r w:rsidR="00C14FC6" w:rsidRPr="006518C9">
          <w:rPr>
            <w:rFonts w:ascii="Calibri" w:hAnsi="Calibri"/>
            <w:noProof/>
            <w:sz w:val="22"/>
            <w:szCs w:val="22"/>
            <w:lang w:val="en-US"/>
          </w:rPr>
          <w:tab/>
        </w:r>
        <w:r w:rsidR="00C14FC6" w:rsidRPr="006518C9">
          <w:rPr>
            <w:rStyle w:val="Hyperlink"/>
            <w:noProof/>
            <w:lang w:val="en-US"/>
          </w:rPr>
          <w:t>Encoding modification localisation scores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17</w:t>
        </w:r>
        <w:r w:rsidR="00C14FC6" w:rsidRPr="006518C9">
          <w:rPr>
            <w:noProof/>
            <w:webHidden/>
            <w:lang w:val="en-US"/>
          </w:rPr>
          <w:fldChar w:fldCharType="end"/>
        </w:r>
      </w:hyperlink>
    </w:p>
    <w:p w14:paraId="555FE8E9" w14:textId="77777777" w:rsidR="00C14FC6" w:rsidRPr="006518C9" w:rsidRDefault="00A6726E">
      <w:pPr>
        <w:pStyle w:val="TOC3"/>
        <w:tabs>
          <w:tab w:val="left" w:pos="1200"/>
          <w:tab w:val="right" w:leader="dot" w:pos="9962"/>
        </w:tabs>
        <w:rPr>
          <w:rFonts w:ascii="Calibri" w:hAnsi="Calibri"/>
          <w:noProof/>
          <w:sz w:val="22"/>
          <w:szCs w:val="22"/>
          <w:lang w:val="en-US"/>
        </w:rPr>
      </w:pPr>
      <w:hyperlink w:anchor="_Toc457214052" w:history="1">
        <w:r w:rsidR="00C14FC6" w:rsidRPr="006518C9">
          <w:rPr>
            <w:rStyle w:val="Hyperlink"/>
            <w:noProof/>
            <w:lang w:val="en-US"/>
          </w:rPr>
          <w:t>5.2.8</w:t>
        </w:r>
        <w:r w:rsidR="00C14FC6" w:rsidRPr="006518C9">
          <w:rPr>
            <w:rFonts w:ascii="Calibri" w:hAnsi="Calibri"/>
            <w:noProof/>
            <w:sz w:val="22"/>
            <w:szCs w:val="22"/>
            <w:lang w:val="en-US"/>
          </w:rPr>
          <w:tab/>
        </w:r>
        <w:r w:rsidR="00C14FC6" w:rsidRPr="006518C9">
          <w:rPr>
            <w:rStyle w:val="Hyperlink"/>
            <w:noProof/>
            <w:lang w:val="en-US"/>
          </w:rPr>
          <w:t>Encoding results of cross-linking searches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19</w:t>
        </w:r>
        <w:r w:rsidR="00C14FC6" w:rsidRPr="006518C9">
          <w:rPr>
            <w:noProof/>
            <w:webHidden/>
            <w:lang w:val="en-US"/>
          </w:rPr>
          <w:fldChar w:fldCharType="end"/>
        </w:r>
      </w:hyperlink>
    </w:p>
    <w:p w14:paraId="5B77097C" w14:textId="77777777" w:rsidR="00C14FC6" w:rsidRPr="006518C9" w:rsidRDefault="00A6726E">
      <w:pPr>
        <w:pStyle w:val="TOC3"/>
        <w:tabs>
          <w:tab w:val="left" w:pos="1200"/>
          <w:tab w:val="right" w:leader="dot" w:pos="9962"/>
        </w:tabs>
        <w:rPr>
          <w:rFonts w:ascii="Calibri" w:hAnsi="Calibri"/>
          <w:noProof/>
          <w:sz w:val="22"/>
          <w:szCs w:val="22"/>
          <w:lang w:val="en-US"/>
        </w:rPr>
      </w:pPr>
      <w:hyperlink w:anchor="_Toc457214053" w:history="1">
        <w:r w:rsidR="00C14FC6" w:rsidRPr="006518C9">
          <w:rPr>
            <w:rStyle w:val="Hyperlink"/>
            <w:noProof/>
            <w:lang w:val="en-US"/>
          </w:rPr>
          <w:t>5.2.9</w:t>
        </w:r>
        <w:r w:rsidR="00C14FC6" w:rsidRPr="006518C9">
          <w:rPr>
            <w:rFonts w:ascii="Calibri" w:hAnsi="Calibri"/>
            <w:noProof/>
            <w:sz w:val="22"/>
            <w:szCs w:val="22"/>
            <w:lang w:val="en-US"/>
          </w:rPr>
          <w:tab/>
        </w:r>
        <w:r w:rsidR="00C14FC6" w:rsidRPr="006518C9">
          <w:rPr>
            <w:rStyle w:val="Hyperlink"/>
            <w:noProof/>
            <w:lang w:val="en-US"/>
          </w:rPr>
          <w:t>Encoding proteogenomics annotation data</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23</w:t>
        </w:r>
        <w:r w:rsidR="00C14FC6" w:rsidRPr="006518C9">
          <w:rPr>
            <w:noProof/>
            <w:webHidden/>
            <w:lang w:val="en-US"/>
          </w:rPr>
          <w:fldChar w:fldCharType="end"/>
        </w:r>
      </w:hyperlink>
    </w:p>
    <w:p w14:paraId="00B3C7E5" w14:textId="77777777" w:rsidR="00C14FC6" w:rsidRPr="006518C9" w:rsidRDefault="00A6726E">
      <w:pPr>
        <w:pStyle w:val="TOC2"/>
        <w:rPr>
          <w:rFonts w:ascii="Calibri" w:hAnsi="Calibri"/>
          <w:noProof/>
          <w:sz w:val="22"/>
          <w:szCs w:val="22"/>
          <w:lang w:val="en-US"/>
        </w:rPr>
      </w:pPr>
      <w:hyperlink w:anchor="_Toc457214054" w:history="1">
        <w:r w:rsidR="00C14FC6" w:rsidRPr="006518C9">
          <w:rPr>
            <w:rStyle w:val="Hyperlink"/>
            <w:noProof/>
            <w:lang w:val="en-US"/>
          </w:rPr>
          <w:t>5.3</w:t>
        </w:r>
        <w:r w:rsidR="00C14FC6" w:rsidRPr="006518C9">
          <w:rPr>
            <w:rFonts w:ascii="Calibri" w:hAnsi="Calibri"/>
            <w:noProof/>
            <w:sz w:val="22"/>
            <w:szCs w:val="22"/>
            <w:lang w:val="en-US"/>
          </w:rPr>
          <w:tab/>
        </w:r>
        <w:r w:rsidR="00C14FC6" w:rsidRPr="006518C9">
          <w:rPr>
            <w:rStyle w:val="Hyperlink"/>
            <w:noProof/>
            <w:lang w:val="en-US"/>
          </w:rPr>
          <w:t>Other supporting materials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25</w:t>
        </w:r>
        <w:r w:rsidR="00C14FC6" w:rsidRPr="006518C9">
          <w:rPr>
            <w:noProof/>
            <w:webHidden/>
            <w:lang w:val="en-US"/>
          </w:rPr>
          <w:fldChar w:fldCharType="end"/>
        </w:r>
      </w:hyperlink>
    </w:p>
    <w:p w14:paraId="0C085A9C" w14:textId="77777777" w:rsidR="00C14FC6" w:rsidRPr="006518C9" w:rsidRDefault="00A6726E">
      <w:pPr>
        <w:pStyle w:val="TOC1"/>
        <w:tabs>
          <w:tab w:val="left" w:pos="400"/>
          <w:tab w:val="right" w:leader="dot" w:pos="9962"/>
        </w:tabs>
        <w:rPr>
          <w:rFonts w:ascii="Calibri" w:hAnsi="Calibri"/>
          <w:noProof/>
          <w:sz w:val="22"/>
          <w:szCs w:val="22"/>
          <w:lang w:val="en-US"/>
        </w:rPr>
      </w:pPr>
      <w:hyperlink w:anchor="_Toc457214055" w:history="1">
        <w:r w:rsidR="00C14FC6" w:rsidRPr="006518C9">
          <w:rPr>
            <w:rStyle w:val="Hyperlink"/>
            <w:noProof/>
            <w:lang w:val="en-US"/>
          </w:rPr>
          <w:t>6.</w:t>
        </w:r>
        <w:r w:rsidR="00C14FC6" w:rsidRPr="006518C9">
          <w:rPr>
            <w:rFonts w:ascii="Calibri" w:hAnsi="Calibri"/>
            <w:noProof/>
            <w:sz w:val="22"/>
            <w:szCs w:val="22"/>
            <w:lang w:val="en-US"/>
          </w:rPr>
          <w:tab/>
        </w:r>
        <w:r w:rsidR="00C14FC6" w:rsidRPr="006518C9">
          <w:rPr>
            <w:rStyle w:val="Hyperlink"/>
            <w:noProof/>
            <w:lang w:val="en-US"/>
          </w:rPr>
          <w:t>Model in XML Schema</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25</w:t>
        </w:r>
        <w:r w:rsidR="00C14FC6" w:rsidRPr="006518C9">
          <w:rPr>
            <w:noProof/>
            <w:webHidden/>
            <w:lang w:val="en-US"/>
          </w:rPr>
          <w:fldChar w:fldCharType="end"/>
        </w:r>
      </w:hyperlink>
    </w:p>
    <w:p w14:paraId="3788D1EA" w14:textId="77777777" w:rsidR="00C14FC6" w:rsidRPr="006518C9" w:rsidRDefault="00A6726E">
      <w:pPr>
        <w:pStyle w:val="TOC2"/>
        <w:rPr>
          <w:rFonts w:ascii="Calibri" w:hAnsi="Calibri"/>
          <w:noProof/>
          <w:sz w:val="22"/>
          <w:szCs w:val="22"/>
          <w:lang w:val="en-US"/>
        </w:rPr>
      </w:pPr>
      <w:hyperlink w:anchor="_Toc457214056" w:history="1">
        <w:r w:rsidR="00C14FC6" w:rsidRPr="006518C9">
          <w:rPr>
            <w:rStyle w:val="Hyperlink"/>
            <w:noProof/>
            <w:lang w:val="en-US"/>
          </w:rPr>
          <w:t>6.1</w:t>
        </w:r>
        <w:r w:rsidR="00C14FC6" w:rsidRPr="006518C9">
          <w:rPr>
            <w:rFonts w:ascii="Calibri" w:hAnsi="Calibri"/>
            <w:noProof/>
            <w:sz w:val="22"/>
            <w:szCs w:val="22"/>
            <w:lang w:val="en-US"/>
          </w:rPr>
          <w:tab/>
        </w:r>
        <w:r w:rsidR="00C14FC6" w:rsidRPr="006518C9">
          <w:rPr>
            <w:rStyle w:val="Hyperlink"/>
            <w:noProof/>
            <w:lang w:val="en-US"/>
          </w:rPr>
          <w:t>Element &lt;MzIdentML&gt;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25</w:t>
        </w:r>
        <w:r w:rsidR="00C14FC6" w:rsidRPr="006518C9">
          <w:rPr>
            <w:noProof/>
            <w:webHidden/>
            <w:lang w:val="en-US"/>
          </w:rPr>
          <w:fldChar w:fldCharType="end"/>
        </w:r>
      </w:hyperlink>
    </w:p>
    <w:p w14:paraId="16E9C8AD" w14:textId="77777777" w:rsidR="00C14FC6" w:rsidRPr="006518C9" w:rsidRDefault="00A6726E">
      <w:pPr>
        <w:pStyle w:val="TOC2"/>
        <w:rPr>
          <w:rFonts w:ascii="Calibri" w:hAnsi="Calibri"/>
          <w:noProof/>
          <w:sz w:val="22"/>
          <w:szCs w:val="22"/>
          <w:lang w:val="en-US"/>
        </w:rPr>
      </w:pPr>
      <w:hyperlink w:anchor="_Toc457214057" w:history="1">
        <w:r w:rsidR="00C14FC6" w:rsidRPr="006518C9">
          <w:rPr>
            <w:rStyle w:val="Hyperlink"/>
            <w:noProof/>
            <w:lang w:val="en-US"/>
          </w:rPr>
          <w:t>6.2</w:t>
        </w:r>
        <w:r w:rsidR="00C14FC6" w:rsidRPr="006518C9">
          <w:rPr>
            <w:rFonts w:ascii="Calibri" w:hAnsi="Calibri"/>
            <w:noProof/>
            <w:sz w:val="22"/>
            <w:szCs w:val="22"/>
            <w:lang w:val="en-US"/>
          </w:rPr>
          <w:tab/>
        </w:r>
        <w:r w:rsidR="00C14FC6" w:rsidRPr="006518C9">
          <w:rPr>
            <w:rStyle w:val="Hyperlink"/>
            <w:noProof/>
            <w:lang w:val="en-US"/>
          </w:rPr>
          <w:t>Element &lt;AdditionalSearchParams&gt;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27</w:t>
        </w:r>
        <w:r w:rsidR="00C14FC6" w:rsidRPr="006518C9">
          <w:rPr>
            <w:noProof/>
            <w:webHidden/>
            <w:lang w:val="en-US"/>
          </w:rPr>
          <w:fldChar w:fldCharType="end"/>
        </w:r>
      </w:hyperlink>
    </w:p>
    <w:p w14:paraId="21C45BBB" w14:textId="77777777" w:rsidR="00C14FC6" w:rsidRPr="006518C9" w:rsidRDefault="00A6726E">
      <w:pPr>
        <w:pStyle w:val="TOC2"/>
        <w:rPr>
          <w:rFonts w:ascii="Calibri" w:hAnsi="Calibri"/>
          <w:noProof/>
          <w:sz w:val="22"/>
          <w:szCs w:val="22"/>
          <w:lang w:val="en-US"/>
        </w:rPr>
      </w:pPr>
      <w:hyperlink w:anchor="_Toc457214058" w:history="1">
        <w:r w:rsidR="00C14FC6" w:rsidRPr="006518C9">
          <w:rPr>
            <w:rStyle w:val="Hyperlink"/>
            <w:noProof/>
            <w:lang w:val="en-US"/>
          </w:rPr>
          <w:t>6.3</w:t>
        </w:r>
        <w:r w:rsidR="00C14FC6" w:rsidRPr="006518C9">
          <w:rPr>
            <w:rFonts w:ascii="Calibri" w:hAnsi="Calibri"/>
            <w:noProof/>
            <w:sz w:val="22"/>
            <w:szCs w:val="22"/>
            <w:lang w:val="en-US"/>
          </w:rPr>
          <w:tab/>
        </w:r>
        <w:r w:rsidR="00C14FC6" w:rsidRPr="006518C9">
          <w:rPr>
            <w:rStyle w:val="Hyperlink"/>
            <w:noProof/>
            <w:lang w:val="en-US"/>
          </w:rPr>
          <w:t>Element &lt;Affiliation&gt;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29</w:t>
        </w:r>
        <w:r w:rsidR="00C14FC6" w:rsidRPr="006518C9">
          <w:rPr>
            <w:noProof/>
            <w:webHidden/>
            <w:lang w:val="en-US"/>
          </w:rPr>
          <w:fldChar w:fldCharType="end"/>
        </w:r>
      </w:hyperlink>
    </w:p>
    <w:p w14:paraId="04FFE855" w14:textId="77777777" w:rsidR="00C14FC6" w:rsidRPr="006518C9" w:rsidRDefault="00A6726E">
      <w:pPr>
        <w:pStyle w:val="TOC2"/>
        <w:rPr>
          <w:rFonts w:ascii="Calibri" w:hAnsi="Calibri"/>
          <w:noProof/>
          <w:sz w:val="22"/>
          <w:szCs w:val="22"/>
          <w:lang w:val="en-US"/>
        </w:rPr>
      </w:pPr>
      <w:hyperlink w:anchor="_Toc457214059" w:history="1">
        <w:r w:rsidR="00C14FC6" w:rsidRPr="006518C9">
          <w:rPr>
            <w:rStyle w:val="Hyperlink"/>
            <w:noProof/>
            <w:lang w:val="en-US"/>
          </w:rPr>
          <w:t>6.4</w:t>
        </w:r>
        <w:r w:rsidR="00C14FC6" w:rsidRPr="006518C9">
          <w:rPr>
            <w:rFonts w:ascii="Calibri" w:hAnsi="Calibri"/>
            <w:noProof/>
            <w:sz w:val="22"/>
            <w:szCs w:val="22"/>
            <w:lang w:val="en-US"/>
          </w:rPr>
          <w:tab/>
        </w:r>
        <w:r w:rsidR="00C14FC6" w:rsidRPr="006518C9">
          <w:rPr>
            <w:rStyle w:val="Hyperlink"/>
            <w:noProof/>
            <w:lang w:val="en-US"/>
          </w:rPr>
          <w:t>Element &lt;AmbiguousResidue&gt;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29</w:t>
        </w:r>
        <w:r w:rsidR="00C14FC6" w:rsidRPr="006518C9">
          <w:rPr>
            <w:noProof/>
            <w:webHidden/>
            <w:lang w:val="en-US"/>
          </w:rPr>
          <w:fldChar w:fldCharType="end"/>
        </w:r>
      </w:hyperlink>
    </w:p>
    <w:p w14:paraId="6880BEB9" w14:textId="77777777" w:rsidR="00C14FC6" w:rsidRPr="006518C9" w:rsidRDefault="00A6726E">
      <w:pPr>
        <w:pStyle w:val="TOC2"/>
        <w:rPr>
          <w:rFonts w:ascii="Calibri" w:hAnsi="Calibri"/>
          <w:noProof/>
          <w:sz w:val="22"/>
          <w:szCs w:val="22"/>
          <w:lang w:val="en-US"/>
        </w:rPr>
      </w:pPr>
      <w:hyperlink w:anchor="_Toc457214060" w:history="1">
        <w:r w:rsidR="00C14FC6" w:rsidRPr="006518C9">
          <w:rPr>
            <w:rStyle w:val="Hyperlink"/>
            <w:noProof/>
            <w:lang w:val="en-US"/>
          </w:rPr>
          <w:t>6.5</w:t>
        </w:r>
        <w:r w:rsidR="00C14FC6" w:rsidRPr="006518C9">
          <w:rPr>
            <w:rFonts w:ascii="Calibri" w:hAnsi="Calibri"/>
            <w:noProof/>
            <w:sz w:val="22"/>
            <w:szCs w:val="22"/>
            <w:lang w:val="en-US"/>
          </w:rPr>
          <w:tab/>
        </w:r>
        <w:r w:rsidR="00C14FC6" w:rsidRPr="006518C9">
          <w:rPr>
            <w:rStyle w:val="Hyperlink"/>
            <w:noProof/>
            <w:lang w:val="en-US"/>
          </w:rPr>
          <w:t>Element &lt;AnalysisCollection&gt;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29</w:t>
        </w:r>
        <w:r w:rsidR="00C14FC6" w:rsidRPr="006518C9">
          <w:rPr>
            <w:noProof/>
            <w:webHidden/>
            <w:lang w:val="en-US"/>
          </w:rPr>
          <w:fldChar w:fldCharType="end"/>
        </w:r>
      </w:hyperlink>
    </w:p>
    <w:p w14:paraId="2E21A1BD" w14:textId="77777777" w:rsidR="00C14FC6" w:rsidRPr="006518C9" w:rsidRDefault="00A6726E">
      <w:pPr>
        <w:pStyle w:val="TOC2"/>
        <w:rPr>
          <w:rFonts w:ascii="Calibri" w:hAnsi="Calibri"/>
          <w:noProof/>
          <w:sz w:val="22"/>
          <w:szCs w:val="22"/>
          <w:lang w:val="en-US"/>
        </w:rPr>
      </w:pPr>
      <w:hyperlink w:anchor="_Toc457214061" w:history="1">
        <w:r w:rsidR="00C14FC6" w:rsidRPr="006518C9">
          <w:rPr>
            <w:rStyle w:val="Hyperlink"/>
            <w:noProof/>
            <w:lang w:val="en-US"/>
          </w:rPr>
          <w:t>6.6</w:t>
        </w:r>
        <w:r w:rsidR="00C14FC6" w:rsidRPr="006518C9">
          <w:rPr>
            <w:rFonts w:ascii="Calibri" w:hAnsi="Calibri"/>
            <w:noProof/>
            <w:sz w:val="22"/>
            <w:szCs w:val="22"/>
            <w:lang w:val="en-US"/>
          </w:rPr>
          <w:tab/>
        </w:r>
        <w:r w:rsidR="00C14FC6" w:rsidRPr="006518C9">
          <w:rPr>
            <w:rStyle w:val="Hyperlink"/>
            <w:noProof/>
            <w:lang w:val="en-US"/>
          </w:rPr>
          <w:t>Element &lt;AnalysisData&gt;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30</w:t>
        </w:r>
        <w:r w:rsidR="00C14FC6" w:rsidRPr="006518C9">
          <w:rPr>
            <w:noProof/>
            <w:webHidden/>
            <w:lang w:val="en-US"/>
          </w:rPr>
          <w:fldChar w:fldCharType="end"/>
        </w:r>
      </w:hyperlink>
    </w:p>
    <w:p w14:paraId="5B46A407" w14:textId="77777777" w:rsidR="00C14FC6" w:rsidRPr="006518C9" w:rsidRDefault="00A6726E">
      <w:pPr>
        <w:pStyle w:val="TOC2"/>
        <w:rPr>
          <w:rFonts w:ascii="Calibri" w:hAnsi="Calibri"/>
          <w:noProof/>
          <w:sz w:val="22"/>
          <w:szCs w:val="22"/>
          <w:lang w:val="en-US"/>
        </w:rPr>
      </w:pPr>
      <w:hyperlink w:anchor="_Toc457214062" w:history="1">
        <w:r w:rsidR="00C14FC6" w:rsidRPr="006518C9">
          <w:rPr>
            <w:rStyle w:val="Hyperlink"/>
            <w:noProof/>
            <w:lang w:val="en-US"/>
          </w:rPr>
          <w:t>6.7</w:t>
        </w:r>
        <w:r w:rsidR="00C14FC6" w:rsidRPr="006518C9">
          <w:rPr>
            <w:rFonts w:ascii="Calibri" w:hAnsi="Calibri"/>
            <w:noProof/>
            <w:sz w:val="22"/>
            <w:szCs w:val="22"/>
            <w:lang w:val="en-US"/>
          </w:rPr>
          <w:tab/>
        </w:r>
        <w:r w:rsidR="00C14FC6" w:rsidRPr="006518C9">
          <w:rPr>
            <w:rStyle w:val="Hyperlink"/>
            <w:noProof/>
            <w:lang w:val="en-US"/>
          </w:rPr>
          <w:t>Element &lt;AnalysisParams&gt;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30</w:t>
        </w:r>
        <w:r w:rsidR="00C14FC6" w:rsidRPr="006518C9">
          <w:rPr>
            <w:noProof/>
            <w:webHidden/>
            <w:lang w:val="en-US"/>
          </w:rPr>
          <w:fldChar w:fldCharType="end"/>
        </w:r>
      </w:hyperlink>
    </w:p>
    <w:p w14:paraId="400F8E9D" w14:textId="77777777" w:rsidR="00C14FC6" w:rsidRPr="006518C9" w:rsidRDefault="00A6726E">
      <w:pPr>
        <w:pStyle w:val="TOC2"/>
        <w:rPr>
          <w:rFonts w:ascii="Calibri" w:hAnsi="Calibri"/>
          <w:noProof/>
          <w:sz w:val="22"/>
          <w:szCs w:val="22"/>
          <w:lang w:val="en-US"/>
        </w:rPr>
      </w:pPr>
      <w:hyperlink w:anchor="_Toc457214063" w:history="1">
        <w:r w:rsidR="00C14FC6" w:rsidRPr="006518C9">
          <w:rPr>
            <w:rStyle w:val="Hyperlink"/>
            <w:noProof/>
            <w:lang w:val="en-US"/>
          </w:rPr>
          <w:t>6.8</w:t>
        </w:r>
        <w:r w:rsidR="00C14FC6" w:rsidRPr="006518C9">
          <w:rPr>
            <w:rFonts w:ascii="Calibri" w:hAnsi="Calibri"/>
            <w:noProof/>
            <w:sz w:val="22"/>
            <w:szCs w:val="22"/>
            <w:lang w:val="en-US"/>
          </w:rPr>
          <w:tab/>
        </w:r>
        <w:r w:rsidR="00C14FC6" w:rsidRPr="006518C9">
          <w:rPr>
            <w:rStyle w:val="Hyperlink"/>
            <w:noProof/>
            <w:lang w:val="en-US"/>
          </w:rPr>
          <w:t>Element &lt;AnalysisProtocolCollection&gt;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31</w:t>
        </w:r>
        <w:r w:rsidR="00C14FC6" w:rsidRPr="006518C9">
          <w:rPr>
            <w:noProof/>
            <w:webHidden/>
            <w:lang w:val="en-US"/>
          </w:rPr>
          <w:fldChar w:fldCharType="end"/>
        </w:r>
      </w:hyperlink>
    </w:p>
    <w:p w14:paraId="2FDEF05B" w14:textId="77777777" w:rsidR="00C14FC6" w:rsidRPr="006518C9" w:rsidRDefault="00A6726E">
      <w:pPr>
        <w:pStyle w:val="TOC2"/>
        <w:rPr>
          <w:rFonts w:ascii="Calibri" w:hAnsi="Calibri"/>
          <w:noProof/>
          <w:sz w:val="22"/>
          <w:szCs w:val="22"/>
          <w:lang w:val="en-US"/>
        </w:rPr>
      </w:pPr>
      <w:hyperlink w:anchor="_Toc457214064" w:history="1">
        <w:r w:rsidR="00C14FC6" w:rsidRPr="006518C9">
          <w:rPr>
            <w:rStyle w:val="Hyperlink"/>
            <w:noProof/>
            <w:lang w:val="en-US"/>
          </w:rPr>
          <w:t>6.9</w:t>
        </w:r>
        <w:r w:rsidR="00C14FC6" w:rsidRPr="006518C9">
          <w:rPr>
            <w:rFonts w:ascii="Calibri" w:hAnsi="Calibri"/>
            <w:noProof/>
            <w:sz w:val="22"/>
            <w:szCs w:val="22"/>
            <w:lang w:val="en-US"/>
          </w:rPr>
          <w:tab/>
        </w:r>
        <w:r w:rsidR="00C14FC6" w:rsidRPr="006518C9">
          <w:rPr>
            <w:rStyle w:val="Hyperlink"/>
            <w:noProof/>
            <w:lang w:val="en-US"/>
          </w:rPr>
          <w:t>Element &lt;AnalysisSampleCollection&gt;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31</w:t>
        </w:r>
        <w:r w:rsidR="00C14FC6" w:rsidRPr="006518C9">
          <w:rPr>
            <w:noProof/>
            <w:webHidden/>
            <w:lang w:val="en-US"/>
          </w:rPr>
          <w:fldChar w:fldCharType="end"/>
        </w:r>
      </w:hyperlink>
    </w:p>
    <w:p w14:paraId="16B7AC4D" w14:textId="77777777" w:rsidR="00C14FC6" w:rsidRPr="006518C9" w:rsidRDefault="00A6726E">
      <w:pPr>
        <w:pStyle w:val="TOC2"/>
        <w:rPr>
          <w:rFonts w:ascii="Calibri" w:hAnsi="Calibri"/>
          <w:noProof/>
          <w:sz w:val="22"/>
          <w:szCs w:val="22"/>
          <w:lang w:val="en-US"/>
        </w:rPr>
      </w:pPr>
      <w:hyperlink w:anchor="_Toc457214065" w:history="1">
        <w:r w:rsidR="00C14FC6" w:rsidRPr="006518C9">
          <w:rPr>
            <w:rStyle w:val="Hyperlink"/>
            <w:noProof/>
            <w:lang w:val="en-US"/>
          </w:rPr>
          <w:t>6.10</w:t>
        </w:r>
        <w:r w:rsidR="00C14FC6" w:rsidRPr="006518C9">
          <w:rPr>
            <w:rFonts w:ascii="Calibri" w:hAnsi="Calibri"/>
            <w:noProof/>
            <w:sz w:val="22"/>
            <w:szCs w:val="22"/>
            <w:lang w:val="en-US"/>
          </w:rPr>
          <w:tab/>
        </w:r>
        <w:r w:rsidR="00C14FC6" w:rsidRPr="006518C9">
          <w:rPr>
            <w:rStyle w:val="Hyperlink"/>
            <w:noProof/>
            <w:lang w:val="en-US"/>
          </w:rPr>
          <w:t>Element &lt;AnalysisSoftware&gt;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32</w:t>
        </w:r>
        <w:r w:rsidR="00C14FC6" w:rsidRPr="006518C9">
          <w:rPr>
            <w:noProof/>
            <w:webHidden/>
            <w:lang w:val="en-US"/>
          </w:rPr>
          <w:fldChar w:fldCharType="end"/>
        </w:r>
      </w:hyperlink>
    </w:p>
    <w:p w14:paraId="1F59C643" w14:textId="77777777" w:rsidR="00C14FC6" w:rsidRPr="006518C9" w:rsidRDefault="00A6726E">
      <w:pPr>
        <w:pStyle w:val="TOC2"/>
        <w:rPr>
          <w:rFonts w:ascii="Calibri" w:hAnsi="Calibri"/>
          <w:noProof/>
          <w:sz w:val="22"/>
          <w:szCs w:val="22"/>
          <w:lang w:val="en-US"/>
        </w:rPr>
      </w:pPr>
      <w:hyperlink w:anchor="_Toc457214066" w:history="1">
        <w:r w:rsidR="00C14FC6" w:rsidRPr="006518C9">
          <w:rPr>
            <w:rStyle w:val="Hyperlink"/>
            <w:noProof/>
            <w:lang w:val="en-US"/>
          </w:rPr>
          <w:t>6.11</w:t>
        </w:r>
        <w:r w:rsidR="00C14FC6" w:rsidRPr="006518C9">
          <w:rPr>
            <w:rFonts w:ascii="Calibri" w:hAnsi="Calibri"/>
            <w:noProof/>
            <w:sz w:val="22"/>
            <w:szCs w:val="22"/>
            <w:lang w:val="en-US"/>
          </w:rPr>
          <w:tab/>
        </w:r>
        <w:r w:rsidR="00C14FC6" w:rsidRPr="006518C9">
          <w:rPr>
            <w:rStyle w:val="Hyperlink"/>
            <w:noProof/>
            <w:lang w:val="en-US"/>
          </w:rPr>
          <w:t>Element &lt;AnalysisSoftwareList&gt;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32</w:t>
        </w:r>
        <w:r w:rsidR="00C14FC6" w:rsidRPr="006518C9">
          <w:rPr>
            <w:noProof/>
            <w:webHidden/>
            <w:lang w:val="en-US"/>
          </w:rPr>
          <w:fldChar w:fldCharType="end"/>
        </w:r>
      </w:hyperlink>
    </w:p>
    <w:p w14:paraId="5217CC55" w14:textId="77777777" w:rsidR="00C14FC6" w:rsidRPr="006518C9" w:rsidRDefault="00A6726E">
      <w:pPr>
        <w:pStyle w:val="TOC2"/>
        <w:rPr>
          <w:rFonts w:ascii="Calibri" w:hAnsi="Calibri"/>
          <w:noProof/>
          <w:sz w:val="22"/>
          <w:szCs w:val="22"/>
          <w:lang w:val="en-US"/>
        </w:rPr>
      </w:pPr>
      <w:hyperlink w:anchor="_Toc457214067" w:history="1">
        <w:r w:rsidR="00C14FC6" w:rsidRPr="006518C9">
          <w:rPr>
            <w:rStyle w:val="Hyperlink"/>
            <w:noProof/>
            <w:lang w:val="en-US"/>
          </w:rPr>
          <w:t>6.12</w:t>
        </w:r>
        <w:r w:rsidR="00C14FC6" w:rsidRPr="006518C9">
          <w:rPr>
            <w:rFonts w:ascii="Calibri" w:hAnsi="Calibri"/>
            <w:noProof/>
            <w:sz w:val="22"/>
            <w:szCs w:val="22"/>
            <w:lang w:val="en-US"/>
          </w:rPr>
          <w:tab/>
        </w:r>
        <w:r w:rsidR="00C14FC6" w:rsidRPr="006518C9">
          <w:rPr>
            <w:rStyle w:val="Hyperlink"/>
            <w:noProof/>
            <w:lang w:val="en-US"/>
          </w:rPr>
          <w:t>Element &lt;AuditCollection&gt;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33</w:t>
        </w:r>
        <w:r w:rsidR="00C14FC6" w:rsidRPr="006518C9">
          <w:rPr>
            <w:noProof/>
            <w:webHidden/>
            <w:lang w:val="en-US"/>
          </w:rPr>
          <w:fldChar w:fldCharType="end"/>
        </w:r>
      </w:hyperlink>
    </w:p>
    <w:p w14:paraId="7606CA78" w14:textId="77777777" w:rsidR="00C14FC6" w:rsidRPr="006518C9" w:rsidRDefault="00A6726E">
      <w:pPr>
        <w:pStyle w:val="TOC2"/>
        <w:rPr>
          <w:rFonts w:ascii="Calibri" w:hAnsi="Calibri"/>
          <w:noProof/>
          <w:sz w:val="22"/>
          <w:szCs w:val="22"/>
          <w:lang w:val="en-US"/>
        </w:rPr>
      </w:pPr>
      <w:hyperlink w:anchor="_Toc457214068" w:history="1">
        <w:r w:rsidR="00C14FC6" w:rsidRPr="006518C9">
          <w:rPr>
            <w:rStyle w:val="Hyperlink"/>
            <w:noProof/>
            <w:lang w:val="en-US"/>
          </w:rPr>
          <w:t>6.13</w:t>
        </w:r>
        <w:r w:rsidR="00C14FC6" w:rsidRPr="006518C9">
          <w:rPr>
            <w:rFonts w:ascii="Calibri" w:hAnsi="Calibri"/>
            <w:noProof/>
            <w:sz w:val="22"/>
            <w:szCs w:val="22"/>
            <w:lang w:val="en-US"/>
          </w:rPr>
          <w:tab/>
        </w:r>
        <w:r w:rsidR="00C14FC6" w:rsidRPr="006518C9">
          <w:rPr>
            <w:rStyle w:val="Hyperlink"/>
            <w:noProof/>
            <w:lang w:val="en-US"/>
          </w:rPr>
          <w:t>Element &lt;BibliographicReference&gt;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33</w:t>
        </w:r>
        <w:r w:rsidR="00C14FC6" w:rsidRPr="006518C9">
          <w:rPr>
            <w:noProof/>
            <w:webHidden/>
            <w:lang w:val="en-US"/>
          </w:rPr>
          <w:fldChar w:fldCharType="end"/>
        </w:r>
      </w:hyperlink>
    </w:p>
    <w:p w14:paraId="7D924584" w14:textId="77777777" w:rsidR="00C14FC6" w:rsidRPr="006518C9" w:rsidRDefault="00A6726E">
      <w:pPr>
        <w:pStyle w:val="TOC2"/>
        <w:rPr>
          <w:rFonts w:ascii="Calibri" w:hAnsi="Calibri"/>
          <w:noProof/>
          <w:sz w:val="22"/>
          <w:szCs w:val="22"/>
          <w:lang w:val="en-US"/>
        </w:rPr>
      </w:pPr>
      <w:hyperlink w:anchor="_Toc457214069" w:history="1">
        <w:r w:rsidR="00C14FC6" w:rsidRPr="006518C9">
          <w:rPr>
            <w:rStyle w:val="Hyperlink"/>
            <w:noProof/>
            <w:lang w:val="en-US"/>
          </w:rPr>
          <w:t>6.14</w:t>
        </w:r>
        <w:r w:rsidR="00C14FC6" w:rsidRPr="006518C9">
          <w:rPr>
            <w:rFonts w:ascii="Calibri" w:hAnsi="Calibri"/>
            <w:noProof/>
            <w:sz w:val="22"/>
            <w:szCs w:val="22"/>
            <w:lang w:val="en-US"/>
          </w:rPr>
          <w:tab/>
        </w:r>
        <w:r w:rsidR="00C14FC6" w:rsidRPr="006518C9">
          <w:rPr>
            <w:rStyle w:val="Hyperlink"/>
            <w:noProof/>
            <w:lang w:val="en-US"/>
          </w:rPr>
          <w:t>Element &lt;ContactRole&gt;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34</w:t>
        </w:r>
        <w:r w:rsidR="00C14FC6" w:rsidRPr="006518C9">
          <w:rPr>
            <w:noProof/>
            <w:webHidden/>
            <w:lang w:val="en-US"/>
          </w:rPr>
          <w:fldChar w:fldCharType="end"/>
        </w:r>
      </w:hyperlink>
    </w:p>
    <w:p w14:paraId="6F81D6C1" w14:textId="77777777" w:rsidR="00C14FC6" w:rsidRPr="006518C9" w:rsidRDefault="00A6726E">
      <w:pPr>
        <w:pStyle w:val="TOC2"/>
        <w:rPr>
          <w:rFonts w:ascii="Calibri" w:hAnsi="Calibri"/>
          <w:noProof/>
          <w:sz w:val="22"/>
          <w:szCs w:val="22"/>
          <w:lang w:val="en-US"/>
        </w:rPr>
      </w:pPr>
      <w:hyperlink w:anchor="_Toc457214070" w:history="1">
        <w:r w:rsidR="00C14FC6" w:rsidRPr="006518C9">
          <w:rPr>
            <w:rStyle w:val="Hyperlink"/>
            <w:noProof/>
            <w:lang w:val="en-US"/>
          </w:rPr>
          <w:t>6.15</w:t>
        </w:r>
        <w:r w:rsidR="00C14FC6" w:rsidRPr="006518C9">
          <w:rPr>
            <w:rFonts w:ascii="Calibri" w:hAnsi="Calibri"/>
            <w:noProof/>
            <w:sz w:val="22"/>
            <w:szCs w:val="22"/>
            <w:lang w:val="en-US"/>
          </w:rPr>
          <w:tab/>
        </w:r>
        <w:r w:rsidR="00C14FC6" w:rsidRPr="006518C9">
          <w:rPr>
            <w:rStyle w:val="Hyperlink"/>
            <w:noProof/>
            <w:lang w:val="en-US"/>
          </w:rPr>
          <w:t>Element &lt;Customizations&gt;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34</w:t>
        </w:r>
        <w:r w:rsidR="00C14FC6" w:rsidRPr="006518C9">
          <w:rPr>
            <w:noProof/>
            <w:webHidden/>
            <w:lang w:val="en-US"/>
          </w:rPr>
          <w:fldChar w:fldCharType="end"/>
        </w:r>
      </w:hyperlink>
    </w:p>
    <w:p w14:paraId="6318A96A" w14:textId="77777777" w:rsidR="00C14FC6" w:rsidRPr="006518C9" w:rsidRDefault="00A6726E">
      <w:pPr>
        <w:pStyle w:val="TOC2"/>
        <w:rPr>
          <w:rFonts w:ascii="Calibri" w:hAnsi="Calibri"/>
          <w:noProof/>
          <w:sz w:val="22"/>
          <w:szCs w:val="22"/>
          <w:lang w:val="en-US"/>
        </w:rPr>
      </w:pPr>
      <w:hyperlink w:anchor="_Toc457214071" w:history="1">
        <w:r w:rsidR="00C14FC6" w:rsidRPr="006518C9">
          <w:rPr>
            <w:rStyle w:val="Hyperlink"/>
            <w:noProof/>
            <w:lang w:val="en-US"/>
          </w:rPr>
          <w:t>6.16</w:t>
        </w:r>
        <w:r w:rsidR="00C14FC6" w:rsidRPr="006518C9">
          <w:rPr>
            <w:rFonts w:ascii="Calibri" w:hAnsi="Calibri"/>
            <w:noProof/>
            <w:sz w:val="22"/>
            <w:szCs w:val="22"/>
            <w:lang w:val="en-US"/>
          </w:rPr>
          <w:tab/>
        </w:r>
        <w:r w:rsidR="00C14FC6" w:rsidRPr="006518C9">
          <w:rPr>
            <w:rStyle w:val="Hyperlink"/>
            <w:noProof/>
            <w:lang w:val="en-US"/>
          </w:rPr>
          <w:t>Element &lt;cv&gt;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34</w:t>
        </w:r>
        <w:r w:rsidR="00C14FC6" w:rsidRPr="006518C9">
          <w:rPr>
            <w:noProof/>
            <w:webHidden/>
            <w:lang w:val="en-US"/>
          </w:rPr>
          <w:fldChar w:fldCharType="end"/>
        </w:r>
      </w:hyperlink>
    </w:p>
    <w:p w14:paraId="442838B9" w14:textId="77777777" w:rsidR="00C14FC6" w:rsidRPr="006518C9" w:rsidRDefault="00A6726E">
      <w:pPr>
        <w:pStyle w:val="TOC2"/>
        <w:rPr>
          <w:rFonts w:ascii="Calibri" w:hAnsi="Calibri"/>
          <w:noProof/>
          <w:sz w:val="22"/>
          <w:szCs w:val="22"/>
          <w:lang w:val="en-US"/>
        </w:rPr>
      </w:pPr>
      <w:hyperlink w:anchor="_Toc457214072" w:history="1">
        <w:r w:rsidR="00C14FC6" w:rsidRPr="006518C9">
          <w:rPr>
            <w:rStyle w:val="Hyperlink"/>
            <w:noProof/>
            <w:lang w:val="en-US"/>
          </w:rPr>
          <w:t>6.17</w:t>
        </w:r>
        <w:r w:rsidR="00C14FC6" w:rsidRPr="006518C9">
          <w:rPr>
            <w:rFonts w:ascii="Calibri" w:hAnsi="Calibri"/>
            <w:noProof/>
            <w:sz w:val="22"/>
            <w:szCs w:val="22"/>
            <w:lang w:val="en-US"/>
          </w:rPr>
          <w:tab/>
        </w:r>
        <w:r w:rsidR="00C14FC6" w:rsidRPr="006518C9">
          <w:rPr>
            <w:rStyle w:val="Hyperlink"/>
            <w:noProof/>
            <w:lang w:val="en-US"/>
          </w:rPr>
          <w:t>Element &lt;cvList&gt;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35</w:t>
        </w:r>
        <w:r w:rsidR="00C14FC6" w:rsidRPr="006518C9">
          <w:rPr>
            <w:noProof/>
            <w:webHidden/>
            <w:lang w:val="en-US"/>
          </w:rPr>
          <w:fldChar w:fldCharType="end"/>
        </w:r>
      </w:hyperlink>
    </w:p>
    <w:p w14:paraId="5614FCA7" w14:textId="77777777" w:rsidR="00C14FC6" w:rsidRPr="006518C9" w:rsidRDefault="00A6726E">
      <w:pPr>
        <w:pStyle w:val="TOC2"/>
        <w:rPr>
          <w:rFonts w:ascii="Calibri" w:hAnsi="Calibri"/>
          <w:noProof/>
          <w:sz w:val="22"/>
          <w:szCs w:val="22"/>
          <w:lang w:val="en-US"/>
        </w:rPr>
      </w:pPr>
      <w:hyperlink w:anchor="_Toc457214073" w:history="1">
        <w:r w:rsidR="00C14FC6" w:rsidRPr="006518C9">
          <w:rPr>
            <w:rStyle w:val="Hyperlink"/>
            <w:noProof/>
            <w:lang w:val="en-US"/>
          </w:rPr>
          <w:t>6.18</w:t>
        </w:r>
        <w:r w:rsidR="00C14FC6" w:rsidRPr="006518C9">
          <w:rPr>
            <w:rFonts w:ascii="Calibri" w:hAnsi="Calibri"/>
            <w:noProof/>
            <w:sz w:val="22"/>
            <w:szCs w:val="22"/>
            <w:lang w:val="en-US"/>
          </w:rPr>
          <w:tab/>
        </w:r>
        <w:r w:rsidR="00C14FC6" w:rsidRPr="006518C9">
          <w:rPr>
            <w:rStyle w:val="Hyperlink"/>
            <w:noProof/>
            <w:lang w:val="en-US"/>
          </w:rPr>
          <w:t>Element &lt;cvParam&gt;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35</w:t>
        </w:r>
        <w:r w:rsidR="00C14FC6" w:rsidRPr="006518C9">
          <w:rPr>
            <w:noProof/>
            <w:webHidden/>
            <w:lang w:val="en-US"/>
          </w:rPr>
          <w:fldChar w:fldCharType="end"/>
        </w:r>
      </w:hyperlink>
    </w:p>
    <w:p w14:paraId="7E2D7EA3" w14:textId="77777777" w:rsidR="00C14FC6" w:rsidRPr="006518C9" w:rsidRDefault="00A6726E">
      <w:pPr>
        <w:pStyle w:val="TOC2"/>
        <w:rPr>
          <w:rFonts w:ascii="Calibri" w:hAnsi="Calibri"/>
          <w:noProof/>
          <w:sz w:val="22"/>
          <w:szCs w:val="22"/>
          <w:lang w:val="en-US"/>
        </w:rPr>
      </w:pPr>
      <w:hyperlink w:anchor="_Toc457214074" w:history="1">
        <w:r w:rsidR="00C14FC6" w:rsidRPr="006518C9">
          <w:rPr>
            <w:rStyle w:val="Hyperlink"/>
            <w:noProof/>
            <w:lang w:val="en-US"/>
          </w:rPr>
          <w:t>6.19</w:t>
        </w:r>
        <w:r w:rsidR="00C14FC6" w:rsidRPr="006518C9">
          <w:rPr>
            <w:rFonts w:ascii="Calibri" w:hAnsi="Calibri"/>
            <w:noProof/>
            <w:sz w:val="22"/>
            <w:szCs w:val="22"/>
            <w:lang w:val="en-US"/>
          </w:rPr>
          <w:tab/>
        </w:r>
        <w:r w:rsidR="00C14FC6" w:rsidRPr="006518C9">
          <w:rPr>
            <w:rStyle w:val="Hyperlink"/>
            <w:noProof/>
            <w:lang w:val="en-US"/>
          </w:rPr>
          <w:t>Element &lt;DatabaseFilters&gt;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35</w:t>
        </w:r>
        <w:r w:rsidR="00C14FC6" w:rsidRPr="006518C9">
          <w:rPr>
            <w:noProof/>
            <w:webHidden/>
            <w:lang w:val="en-US"/>
          </w:rPr>
          <w:fldChar w:fldCharType="end"/>
        </w:r>
      </w:hyperlink>
    </w:p>
    <w:p w14:paraId="3260299A" w14:textId="77777777" w:rsidR="00C14FC6" w:rsidRPr="006518C9" w:rsidRDefault="00A6726E">
      <w:pPr>
        <w:pStyle w:val="TOC2"/>
        <w:rPr>
          <w:rFonts w:ascii="Calibri" w:hAnsi="Calibri"/>
          <w:noProof/>
          <w:sz w:val="22"/>
          <w:szCs w:val="22"/>
          <w:lang w:val="en-US"/>
        </w:rPr>
      </w:pPr>
      <w:hyperlink w:anchor="_Toc457214075" w:history="1">
        <w:r w:rsidR="00C14FC6" w:rsidRPr="006518C9">
          <w:rPr>
            <w:rStyle w:val="Hyperlink"/>
            <w:noProof/>
            <w:lang w:val="en-US"/>
          </w:rPr>
          <w:t>6.20</w:t>
        </w:r>
        <w:r w:rsidR="00C14FC6" w:rsidRPr="006518C9">
          <w:rPr>
            <w:rFonts w:ascii="Calibri" w:hAnsi="Calibri"/>
            <w:noProof/>
            <w:sz w:val="22"/>
            <w:szCs w:val="22"/>
            <w:lang w:val="en-US"/>
          </w:rPr>
          <w:tab/>
        </w:r>
        <w:r w:rsidR="00C14FC6" w:rsidRPr="006518C9">
          <w:rPr>
            <w:rStyle w:val="Hyperlink"/>
            <w:noProof/>
            <w:lang w:val="en-US"/>
          </w:rPr>
          <w:t>Element &lt;DatabaseName&gt;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36</w:t>
        </w:r>
        <w:r w:rsidR="00C14FC6" w:rsidRPr="006518C9">
          <w:rPr>
            <w:noProof/>
            <w:webHidden/>
            <w:lang w:val="en-US"/>
          </w:rPr>
          <w:fldChar w:fldCharType="end"/>
        </w:r>
      </w:hyperlink>
    </w:p>
    <w:p w14:paraId="2E28D27C" w14:textId="77777777" w:rsidR="00C14FC6" w:rsidRPr="006518C9" w:rsidRDefault="00A6726E">
      <w:pPr>
        <w:pStyle w:val="TOC2"/>
        <w:rPr>
          <w:rFonts w:ascii="Calibri" w:hAnsi="Calibri"/>
          <w:noProof/>
          <w:sz w:val="22"/>
          <w:szCs w:val="22"/>
          <w:lang w:val="en-US"/>
        </w:rPr>
      </w:pPr>
      <w:hyperlink w:anchor="_Toc457214076" w:history="1">
        <w:r w:rsidR="00C14FC6" w:rsidRPr="006518C9">
          <w:rPr>
            <w:rStyle w:val="Hyperlink"/>
            <w:noProof/>
            <w:lang w:val="en-US"/>
          </w:rPr>
          <w:t>6.21</w:t>
        </w:r>
        <w:r w:rsidR="00C14FC6" w:rsidRPr="006518C9">
          <w:rPr>
            <w:rFonts w:ascii="Calibri" w:hAnsi="Calibri"/>
            <w:noProof/>
            <w:sz w:val="22"/>
            <w:szCs w:val="22"/>
            <w:lang w:val="en-US"/>
          </w:rPr>
          <w:tab/>
        </w:r>
        <w:r w:rsidR="00C14FC6" w:rsidRPr="006518C9">
          <w:rPr>
            <w:rStyle w:val="Hyperlink"/>
            <w:noProof/>
            <w:lang w:val="en-US"/>
          </w:rPr>
          <w:t>Element &lt;DatabaseTranslation&gt;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36</w:t>
        </w:r>
        <w:r w:rsidR="00C14FC6" w:rsidRPr="006518C9">
          <w:rPr>
            <w:noProof/>
            <w:webHidden/>
            <w:lang w:val="en-US"/>
          </w:rPr>
          <w:fldChar w:fldCharType="end"/>
        </w:r>
      </w:hyperlink>
    </w:p>
    <w:p w14:paraId="6F1FBB35" w14:textId="77777777" w:rsidR="00C14FC6" w:rsidRPr="006518C9" w:rsidRDefault="00A6726E">
      <w:pPr>
        <w:pStyle w:val="TOC2"/>
        <w:rPr>
          <w:rFonts w:ascii="Calibri" w:hAnsi="Calibri"/>
          <w:noProof/>
          <w:sz w:val="22"/>
          <w:szCs w:val="22"/>
          <w:lang w:val="en-US"/>
        </w:rPr>
      </w:pPr>
      <w:hyperlink w:anchor="_Toc457214077" w:history="1">
        <w:r w:rsidR="00C14FC6" w:rsidRPr="006518C9">
          <w:rPr>
            <w:rStyle w:val="Hyperlink"/>
            <w:noProof/>
            <w:lang w:val="en-US"/>
          </w:rPr>
          <w:t>6.22</w:t>
        </w:r>
        <w:r w:rsidR="00C14FC6" w:rsidRPr="006518C9">
          <w:rPr>
            <w:rFonts w:ascii="Calibri" w:hAnsi="Calibri"/>
            <w:noProof/>
            <w:sz w:val="22"/>
            <w:szCs w:val="22"/>
            <w:lang w:val="en-US"/>
          </w:rPr>
          <w:tab/>
        </w:r>
        <w:r w:rsidR="00C14FC6" w:rsidRPr="006518C9">
          <w:rPr>
            <w:rStyle w:val="Hyperlink"/>
            <w:noProof/>
            <w:lang w:val="en-US"/>
          </w:rPr>
          <w:t>Element &lt;DataCollection&gt;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37</w:t>
        </w:r>
        <w:r w:rsidR="00C14FC6" w:rsidRPr="006518C9">
          <w:rPr>
            <w:noProof/>
            <w:webHidden/>
            <w:lang w:val="en-US"/>
          </w:rPr>
          <w:fldChar w:fldCharType="end"/>
        </w:r>
      </w:hyperlink>
    </w:p>
    <w:p w14:paraId="2F5DCA21" w14:textId="77777777" w:rsidR="00C14FC6" w:rsidRPr="006518C9" w:rsidRDefault="00A6726E">
      <w:pPr>
        <w:pStyle w:val="TOC2"/>
        <w:rPr>
          <w:rFonts w:ascii="Calibri" w:hAnsi="Calibri"/>
          <w:noProof/>
          <w:sz w:val="22"/>
          <w:szCs w:val="22"/>
          <w:lang w:val="en-US"/>
        </w:rPr>
      </w:pPr>
      <w:hyperlink w:anchor="_Toc457214078" w:history="1">
        <w:r w:rsidR="00C14FC6" w:rsidRPr="006518C9">
          <w:rPr>
            <w:rStyle w:val="Hyperlink"/>
            <w:noProof/>
            <w:lang w:val="en-US"/>
          </w:rPr>
          <w:t>6.23</w:t>
        </w:r>
        <w:r w:rsidR="00C14FC6" w:rsidRPr="006518C9">
          <w:rPr>
            <w:rFonts w:ascii="Calibri" w:hAnsi="Calibri"/>
            <w:noProof/>
            <w:sz w:val="22"/>
            <w:szCs w:val="22"/>
            <w:lang w:val="en-US"/>
          </w:rPr>
          <w:tab/>
        </w:r>
        <w:r w:rsidR="00C14FC6" w:rsidRPr="006518C9">
          <w:rPr>
            <w:rStyle w:val="Hyperlink"/>
            <w:noProof/>
            <w:lang w:val="en-US"/>
          </w:rPr>
          <w:t>Element &lt;DBSequence&gt;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38</w:t>
        </w:r>
        <w:r w:rsidR="00C14FC6" w:rsidRPr="006518C9">
          <w:rPr>
            <w:noProof/>
            <w:webHidden/>
            <w:lang w:val="en-US"/>
          </w:rPr>
          <w:fldChar w:fldCharType="end"/>
        </w:r>
      </w:hyperlink>
    </w:p>
    <w:p w14:paraId="3C2020CA" w14:textId="77777777" w:rsidR="00C14FC6" w:rsidRPr="006518C9" w:rsidRDefault="00A6726E">
      <w:pPr>
        <w:pStyle w:val="TOC2"/>
        <w:rPr>
          <w:rFonts w:ascii="Calibri" w:hAnsi="Calibri"/>
          <w:noProof/>
          <w:sz w:val="22"/>
          <w:szCs w:val="22"/>
          <w:lang w:val="en-US"/>
        </w:rPr>
      </w:pPr>
      <w:hyperlink w:anchor="_Toc457214079" w:history="1">
        <w:r w:rsidR="00C14FC6" w:rsidRPr="006518C9">
          <w:rPr>
            <w:rStyle w:val="Hyperlink"/>
            <w:noProof/>
            <w:lang w:val="en-US"/>
          </w:rPr>
          <w:t>6.24</w:t>
        </w:r>
        <w:r w:rsidR="00C14FC6" w:rsidRPr="006518C9">
          <w:rPr>
            <w:rFonts w:ascii="Calibri" w:hAnsi="Calibri"/>
            <w:noProof/>
            <w:sz w:val="22"/>
            <w:szCs w:val="22"/>
            <w:lang w:val="en-US"/>
          </w:rPr>
          <w:tab/>
        </w:r>
        <w:r w:rsidR="00C14FC6" w:rsidRPr="006518C9">
          <w:rPr>
            <w:rStyle w:val="Hyperlink"/>
            <w:noProof/>
            <w:lang w:val="en-US"/>
          </w:rPr>
          <w:t>Element &lt;Enzyme&gt;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39</w:t>
        </w:r>
        <w:r w:rsidR="00C14FC6" w:rsidRPr="006518C9">
          <w:rPr>
            <w:noProof/>
            <w:webHidden/>
            <w:lang w:val="en-US"/>
          </w:rPr>
          <w:fldChar w:fldCharType="end"/>
        </w:r>
      </w:hyperlink>
    </w:p>
    <w:p w14:paraId="3796C631" w14:textId="77777777" w:rsidR="00C14FC6" w:rsidRPr="006518C9" w:rsidRDefault="00A6726E">
      <w:pPr>
        <w:pStyle w:val="TOC2"/>
        <w:rPr>
          <w:rFonts w:ascii="Calibri" w:hAnsi="Calibri"/>
          <w:noProof/>
          <w:sz w:val="22"/>
          <w:szCs w:val="22"/>
          <w:lang w:val="en-US"/>
        </w:rPr>
      </w:pPr>
      <w:hyperlink w:anchor="_Toc457214080" w:history="1">
        <w:r w:rsidR="00C14FC6" w:rsidRPr="006518C9">
          <w:rPr>
            <w:rStyle w:val="Hyperlink"/>
            <w:noProof/>
            <w:lang w:val="en-US"/>
          </w:rPr>
          <w:t>6.25</w:t>
        </w:r>
        <w:r w:rsidR="00C14FC6" w:rsidRPr="006518C9">
          <w:rPr>
            <w:rFonts w:ascii="Calibri" w:hAnsi="Calibri"/>
            <w:noProof/>
            <w:sz w:val="22"/>
            <w:szCs w:val="22"/>
            <w:lang w:val="en-US"/>
          </w:rPr>
          <w:tab/>
        </w:r>
        <w:r w:rsidR="00C14FC6" w:rsidRPr="006518C9">
          <w:rPr>
            <w:rStyle w:val="Hyperlink"/>
            <w:noProof/>
            <w:lang w:val="en-US"/>
          </w:rPr>
          <w:t>Element &lt;EnzymeName&gt;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39</w:t>
        </w:r>
        <w:r w:rsidR="00C14FC6" w:rsidRPr="006518C9">
          <w:rPr>
            <w:noProof/>
            <w:webHidden/>
            <w:lang w:val="en-US"/>
          </w:rPr>
          <w:fldChar w:fldCharType="end"/>
        </w:r>
      </w:hyperlink>
    </w:p>
    <w:p w14:paraId="2E3E135A" w14:textId="77777777" w:rsidR="00C14FC6" w:rsidRPr="006518C9" w:rsidRDefault="00A6726E">
      <w:pPr>
        <w:pStyle w:val="TOC2"/>
        <w:rPr>
          <w:rFonts w:ascii="Calibri" w:hAnsi="Calibri"/>
          <w:noProof/>
          <w:sz w:val="22"/>
          <w:szCs w:val="22"/>
          <w:lang w:val="en-US"/>
        </w:rPr>
      </w:pPr>
      <w:hyperlink w:anchor="_Toc457214081" w:history="1">
        <w:r w:rsidR="00C14FC6" w:rsidRPr="006518C9">
          <w:rPr>
            <w:rStyle w:val="Hyperlink"/>
            <w:noProof/>
            <w:lang w:val="en-US"/>
          </w:rPr>
          <w:t>6.26</w:t>
        </w:r>
        <w:r w:rsidR="00C14FC6" w:rsidRPr="006518C9">
          <w:rPr>
            <w:rFonts w:ascii="Calibri" w:hAnsi="Calibri"/>
            <w:noProof/>
            <w:sz w:val="22"/>
            <w:szCs w:val="22"/>
            <w:lang w:val="en-US"/>
          </w:rPr>
          <w:tab/>
        </w:r>
        <w:r w:rsidR="00C14FC6" w:rsidRPr="006518C9">
          <w:rPr>
            <w:rStyle w:val="Hyperlink"/>
            <w:noProof/>
            <w:lang w:val="en-US"/>
          </w:rPr>
          <w:t>Element &lt;Enzymes&gt;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40</w:t>
        </w:r>
        <w:r w:rsidR="00C14FC6" w:rsidRPr="006518C9">
          <w:rPr>
            <w:noProof/>
            <w:webHidden/>
            <w:lang w:val="en-US"/>
          </w:rPr>
          <w:fldChar w:fldCharType="end"/>
        </w:r>
      </w:hyperlink>
    </w:p>
    <w:p w14:paraId="1E793D76" w14:textId="77777777" w:rsidR="00C14FC6" w:rsidRPr="006518C9" w:rsidRDefault="00A6726E">
      <w:pPr>
        <w:pStyle w:val="TOC2"/>
        <w:rPr>
          <w:rFonts w:ascii="Calibri" w:hAnsi="Calibri"/>
          <w:noProof/>
          <w:sz w:val="22"/>
          <w:szCs w:val="22"/>
          <w:lang w:val="en-US"/>
        </w:rPr>
      </w:pPr>
      <w:hyperlink w:anchor="_Toc457214082" w:history="1">
        <w:r w:rsidR="00C14FC6" w:rsidRPr="006518C9">
          <w:rPr>
            <w:rStyle w:val="Hyperlink"/>
            <w:noProof/>
            <w:lang w:val="en-US"/>
          </w:rPr>
          <w:t>6.27</w:t>
        </w:r>
        <w:r w:rsidR="00C14FC6" w:rsidRPr="006518C9">
          <w:rPr>
            <w:rFonts w:ascii="Calibri" w:hAnsi="Calibri"/>
            <w:noProof/>
            <w:sz w:val="22"/>
            <w:szCs w:val="22"/>
            <w:lang w:val="en-US"/>
          </w:rPr>
          <w:tab/>
        </w:r>
        <w:r w:rsidR="00C14FC6" w:rsidRPr="006518C9">
          <w:rPr>
            <w:rStyle w:val="Hyperlink"/>
            <w:noProof/>
            <w:lang w:val="en-US"/>
          </w:rPr>
          <w:t>Element &lt;Exclude&gt;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40</w:t>
        </w:r>
        <w:r w:rsidR="00C14FC6" w:rsidRPr="006518C9">
          <w:rPr>
            <w:noProof/>
            <w:webHidden/>
            <w:lang w:val="en-US"/>
          </w:rPr>
          <w:fldChar w:fldCharType="end"/>
        </w:r>
      </w:hyperlink>
    </w:p>
    <w:p w14:paraId="2C37A292" w14:textId="77777777" w:rsidR="00C14FC6" w:rsidRPr="006518C9" w:rsidRDefault="00A6726E">
      <w:pPr>
        <w:pStyle w:val="TOC2"/>
        <w:rPr>
          <w:rFonts w:ascii="Calibri" w:hAnsi="Calibri"/>
          <w:noProof/>
          <w:sz w:val="22"/>
          <w:szCs w:val="22"/>
          <w:lang w:val="en-US"/>
        </w:rPr>
      </w:pPr>
      <w:hyperlink w:anchor="_Toc457214083" w:history="1">
        <w:r w:rsidR="00C14FC6" w:rsidRPr="006518C9">
          <w:rPr>
            <w:rStyle w:val="Hyperlink"/>
            <w:noProof/>
            <w:lang w:val="en-US"/>
          </w:rPr>
          <w:t>6.28</w:t>
        </w:r>
        <w:r w:rsidR="00C14FC6" w:rsidRPr="006518C9">
          <w:rPr>
            <w:rFonts w:ascii="Calibri" w:hAnsi="Calibri"/>
            <w:noProof/>
            <w:sz w:val="22"/>
            <w:szCs w:val="22"/>
            <w:lang w:val="en-US"/>
          </w:rPr>
          <w:tab/>
        </w:r>
        <w:r w:rsidR="00C14FC6" w:rsidRPr="006518C9">
          <w:rPr>
            <w:rStyle w:val="Hyperlink"/>
            <w:noProof/>
            <w:lang w:val="en-US"/>
          </w:rPr>
          <w:t>Element &lt;ExternalFormatDocumentation&gt;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41</w:t>
        </w:r>
        <w:r w:rsidR="00C14FC6" w:rsidRPr="006518C9">
          <w:rPr>
            <w:noProof/>
            <w:webHidden/>
            <w:lang w:val="en-US"/>
          </w:rPr>
          <w:fldChar w:fldCharType="end"/>
        </w:r>
      </w:hyperlink>
    </w:p>
    <w:p w14:paraId="6D64988C" w14:textId="77777777" w:rsidR="00C14FC6" w:rsidRPr="006518C9" w:rsidRDefault="00A6726E">
      <w:pPr>
        <w:pStyle w:val="TOC2"/>
        <w:rPr>
          <w:rFonts w:ascii="Calibri" w:hAnsi="Calibri"/>
          <w:noProof/>
          <w:sz w:val="22"/>
          <w:szCs w:val="22"/>
          <w:lang w:val="en-US"/>
        </w:rPr>
      </w:pPr>
      <w:hyperlink w:anchor="_Toc457214084" w:history="1">
        <w:r w:rsidR="00C14FC6" w:rsidRPr="006518C9">
          <w:rPr>
            <w:rStyle w:val="Hyperlink"/>
            <w:noProof/>
            <w:lang w:val="en-US"/>
          </w:rPr>
          <w:t>6.29</w:t>
        </w:r>
        <w:r w:rsidR="00C14FC6" w:rsidRPr="006518C9">
          <w:rPr>
            <w:rFonts w:ascii="Calibri" w:hAnsi="Calibri"/>
            <w:noProof/>
            <w:sz w:val="22"/>
            <w:szCs w:val="22"/>
            <w:lang w:val="en-US"/>
          </w:rPr>
          <w:tab/>
        </w:r>
        <w:r w:rsidR="00C14FC6" w:rsidRPr="006518C9">
          <w:rPr>
            <w:rStyle w:val="Hyperlink"/>
            <w:noProof/>
            <w:lang w:val="en-US"/>
          </w:rPr>
          <w:t>Element &lt;FileFormat&gt;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41</w:t>
        </w:r>
        <w:r w:rsidR="00C14FC6" w:rsidRPr="006518C9">
          <w:rPr>
            <w:noProof/>
            <w:webHidden/>
            <w:lang w:val="en-US"/>
          </w:rPr>
          <w:fldChar w:fldCharType="end"/>
        </w:r>
      </w:hyperlink>
    </w:p>
    <w:p w14:paraId="473D2713" w14:textId="77777777" w:rsidR="00C14FC6" w:rsidRPr="006518C9" w:rsidRDefault="00A6726E">
      <w:pPr>
        <w:pStyle w:val="TOC2"/>
        <w:rPr>
          <w:rFonts w:ascii="Calibri" w:hAnsi="Calibri"/>
          <w:noProof/>
          <w:sz w:val="22"/>
          <w:szCs w:val="22"/>
          <w:lang w:val="en-US"/>
        </w:rPr>
      </w:pPr>
      <w:hyperlink w:anchor="_Toc457214085" w:history="1">
        <w:r w:rsidR="00C14FC6" w:rsidRPr="006518C9">
          <w:rPr>
            <w:rStyle w:val="Hyperlink"/>
            <w:noProof/>
            <w:lang w:val="en-US"/>
          </w:rPr>
          <w:t>6.30</w:t>
        </w:r>
        <w:r w:rsidR="00C14FC6" w:rsidRPr="006518C9">
          <w:rPr>
            <w:rFonts w:ascii="Calibri" w:hAnsi="Calibri"/>
            <w:noProof/>
            <w:sz w:val="22"/>
            <w:szCs w:val="22"/>
            <w:lang w:val="en-US"/>
          </w:rPr>
          <w:tab/>
        </w:r>
        <w:r w:rsidR="00C14FC6" w:rsidRPr="006518C9">
          <w:rPr>
            <w:rStyle w:val="Hyperlink"/>
            <w:noProof/>
            <w:lang w:val="en-US"/>
          </w:rPr>
          <w:t>Element &lt;Filter&gt;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42</w:t>
        </w:r>
        <w:r w:rsidR="00C14FC6" w:rsidRPr="006518C9">
          <w:rPr>
            <w:noProof/>
            <w:webHidden/>
            <w:lang w:val="en-US"/>
          </w:rPr>
          <w:fldChar w:fldCharType="end"/>
        </w:r>
      </w:hyperlink>
    </w:p>
    <w:p w14:paraId="1010D341" w14:textId="77777777" w:rsidR="00C14FC6" w:rsidRPr="006518C9" w:rsidRDefault="00A6726E">
      <w:pPr>
        <w:pStyle w:val="TOC2"/>
        <w:rPr>
          <w:rFonts w:ascii="Calibri" w:hAnsi="Calibri"/>
          <w:noProof/>
          <w:sz w:val="22"/>
          <w:szCs w:val="22"/>
          <w:lang w:val="en-US"/>
        </w:rPr>
      </w:pPr>
      <w:hyperlink w:anchor="_Toc457214086" w:history="1">
        <w:r w:rsidR="00C14FC6" w:rsidRPr="006518C9">
          <w:rPr>
            <w:rStyle w:val="Hyperlink"/>
            <w:noProof/>
            <w:lang w:val="en-US"/>
          </w:rPr>
          <w:t>6.31</w:t>
        </w:r>
        <w:r w:rsidR="00C14FC6" w:rsidRPr="006518C9">
          <w:rPr>
            <w:rFonts w:ascii="Calibri" w:hAnsi="Calibri"/>
            <w:noProof/>
            <w:sz w:val="22"/>
            <w:szCs w:val="22"/>
            <w:lang w:val="en-US"/>
          </w:rPr>
          <w:tab/>
        </w:r>
        <w:r w:rsidR="00C14FC6" w:rsidRPr="006518C9">
          <w:rPr>
            <w:rStyle w:val="Hyperlink"/>
            <w:noProof/>
            <w:lang w:val="en-US"/>
          </w:rPr>
          <w:t>Element &lt;FilterType&gt;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42</w:t>
        </w:r>
        <w:r w:rsidR="00C14FC6" w:rsidRPr="006518C9">
          <w:rPr>
            <w:noProof/>
            <w:webHidden/>
            <w:lang w:val="en-US"/>
          </w:rPr>
          <w:fldChar w:fldCharType="end"/>
        </w:r>
      </w:hyperlink>
    </w:p>
    <w:p w14:paraId="708525CC" w14:textId="77777777" w:rsidR="00C14FC6" w:rsidRPr="006518C9" w:rsidRDefault="00A6726E">
      <w:pPr>
        <w:pStyle w:val="TOC2"/>
        <w:rPr>
          <w:rFonts w:ascii="Calibri" w:hAnsi="Calibri"/>
          <w:noProof/>
          <w:sz w:val="22"/>
          <w:szCs w:val="22"/>
          <w:lang w:val="en-US"/>
        </w:rPr>
      </w:pPr>
      <w:hyperlink w:anchor="_Toc457214087" w:history="1">
        <w:r w:rsidR="00C14FC6" w:rsidRPr="006518C9">
          <w:rPr>
            <w:rStyle w:val="Hyperlink"/>
            <w:noProof/>
            <w:lang w:val="en-US"/>
          </w:rPr>
          <w:t>6.32</w:t>
        </w:r>
        <w:r w:rsidR="00C14FC6" w:rsidRPr="006518C9">
          <w:rPr>
            <w:rFonts w:ascii="Calibri" w:hAnsi="Calibri"/>
            <w:noProof/>
            <w:sz w:val="22"/>
            <w:szCs w:val="22"/>
            <w:lang w:val="en-US"/>
          </w:rPr>
          <w:tab/>
        </w:r>
        <w:r w:rsidR="00C14FC6" w:rsidRPr="006518C9">
          <w:rPr>
            <w:rStyle w:val="Hyperlink"/>
            <w:noProof/>
            <w:lang w:val="en-US"/>
          </w:rPr>
          <w:t>Element &lt;FragmentArray&gt;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42</w:t>
        </w:r>
        <w:r w:rsidR="00C14FC6" w:rsidRPr="006518C9">
          <w:rPr>
            <w:noProof/>
            <w:webHidden/>
            <w:lang w:val="en-US"/>
          </w:rPr>
          <w:fldChar w:fldCharType="end"/>
        </w:r>
      </w:hyperlink>
    </w:p>
    <w:p w14:paraId="3F08045C" w14:textId="77777777" w:rsidR="00C14FC6" w:rsidRPr="006518C9" w:rsidRDefault="00A6726E">
      <w:pPr>
        <w:pStyle w:val="TOC2"/>
        <w:rPr>
          <w:rFonts w:ascii="Calibri" w:hAnsi="Calibri"/>
          <w:noProof/>
          <w:sz w:val="22"/>
          <w:szCs w:val="22"/>
          <w:lang w:val="en-US"/>
        </w:rPr>
      </w:pPr>
      <w:hyperlink w:anchor="_Toc457214088" w:history="1">
        <w:r w:rsidR="00C14FC6" w:rsidRPr="006518C9">
          <w:rPr>
            <w:rStyle w:val="Hyperlink"/>
            <w:noProof/>
            <w:lang w:val="en-US"/>
          </w:rPr>
          <w:t>6.33</w:t>
        </w:r>
        <w:r w:rsidR="00C14FC6" w:rsidRPr="006518C9">
          <w:rPr>
            <w:rFonts w:ascii="Calibri" w:hAnsi="Calibri"/>
            <w:noProof/>
            <w:sz w:val="22"/>
            <w:szCs w:val="22"/>
            <w:lang w:val="en-US"/>
          </w:rPr>
          <w:tab/>
        </w:r>
        <w:r w:rsidR="00C14FC6" w:rsidRPr="006518C9">
          <w:rPr>
            <w:rStyle w:val="Hyperlink"/>
            <w:noProof/>
            <w:lang w:val="en-US"/>
          </w:rPr>
          <w:t>Element &lt;Fragmentation&gt;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43</w:t>
        </w:r>
        <w:r w:rsidR="00C14FC6" w:rsidRPr="006518C9">
          <w:rPr>
            <w:noProof/>
            <w:webHidden/>
            <w:lang w:val="en-US"/>
          </w:rPr>
          <w:fldChar w:fldCharType="end"/>
        </w:r>
      </w:hyperlink>
    </w:p>
    <w:p w14:paraId="319C2400" w14:textId="77777777" w:rsidR="00C14FC6" w:rsidRPr="006518C9" w:rsidRDefault="00A6726E">
      <w:pPr>
        <w:pStyle w:val="TOC2"/>
        <w:rPr>
          <w:rFonts w:ascii="Calibri" w:hAnsi="Calibri"/>
          <w:noProof/>
          <w:sz w:val="22"/>
          <w:szCs w:val="22"/>
          <w:lang w:val="en-US"/>
        </w:rPr>
      </w:pPr>
      <w:hyperlink w:anchor="_Toc457214089" w:history="1">
        <w:r w:rsidR="00C14FC6" w:rsidRPr="006518C9">
          <w:rPr>
            <w:rStyle w:val="Hyperlink"/>
            <w:noProof/>
            <w:lang w:val="en-US"/>
          </w:rPr>
          <w:t>6.34</w:t>
        </w:r>
        <w:r w:rsidR="00C14FC6" w:rsidRPr="006518C9">
          <w:rPr>
            <w:rFonts w:ascii="Calibri" w:hAnsi="Calibri"/>
            <w:noProof/>
            <w:sz w:val="22"/>
            <w:szCs w:val="22"/>
            <w:lang w:val="en-US"/>
          </w:rPr>
          <w:tab/>
        </w:r>
        <w:r w:rsidR="00C14FC6" w:rsidRPr="006518C9">
          <w:rPr>
            <w:rStyle w:val="Hyperlink"/>
            <w:noProof/>
            <w:lang w:val="en-US"/>
          </w:rPr>
          <w:t>Element &lt;FragmentationTable&gt;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43</w:t>
        </w:r>
        <w:r w:rsidR="00C14FC6" w:rsidRPr="006518C9">
          <w:rPr>
            <w:noProof/>
            <w:webHidden/>
            <w:lang w:val="en-US"/>
          </w:rPr>
          <w:fldChar w:fldCharType="end"/>
        </w:r>
      </w:hyperlink>
    </w:p>
    <w:p w14:paraId="4E1DE107" w14:textId="77777777" w:rsidR="00C14FC6" w:rsidRPr="006518C9" w:rsidRDefault="00A6726E">
      <w:pPr>
        <w:pStyle w:val="TOC2"/>
        <w:rPr>
          <w:rFonts w:ascii="Calibri" w:hAnsi="Calibri"/>
          <w:noProof/>
          <w:sz w:val="22"/>
          <w:szCs w:val="22"/>
          <w:lang w:val="en-US"/>
        </w:rPr>
      </w:pPr>
      <w:hyperlink w:anchor="_Toc457214090" w:history="1">
        <w:r w:rsidR="00C14FC6" w:rsidRPr="006518C9">
          <w:rPr>
            <w:rStyle w:val="Hyperlink"/>
            <w:noProof/>
            <w:lang w:val="en-US"/>
          </w:rPr>
          <w:t>6.35</w:t>
        </w:r>
        <w:r w:rsidR="00C14FC6" w:rsidRPr="006518C9">
          <w:rPr>
            <w:rFonts w:ascii="Calibri" w:hAnsi="Calibri"/>
            <w:noProof/>
            <w:sz w:val="22"/>
            <w:szCs w:val="22"/>
            <w:lang w:val="en-US"/>
          </w:rPr>
          <w:tab/>
        </w:r>
        <w:r w:rsidR="00C14FC6" w:rsidRPr="006518C9">
          <w:rPr>
            <w:rStyle w:val="Hyperlink"/>
            <w:noProof/>
            <w:lang w:val="en-US"/>
          </w:rPr>
          <w:t>Element &lt;FragmentTolerance&gt;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44</w:t>
        </w:r>
        <w:r w:rsidR="00C14FC6" w:rsidRPr="006518C9">
          <w:rPr>
            <w:noProof/>
            <w:webHidden/>
            <w:lang w:val="en-US"/>
          </w:rPr>
          <w:fldChar w:fldCharType="end"/>
        </w:r>
      </w:hyperlink>
    </w:p>
    <w:p w14:paraId="6B4E98E4" w14:textId="77777777" w:rsidR="00C14FC6" w:rsidRPr="006518C9" w:rsidRDefault="00A6726E">
      <w:pPr>
        <w:pStyle w:val="TOC2"/>
        <w:rPr>
          <w:rFonts w:ascii="Calibri" w:hAnsi="Calibri"/>
          <w:noProof/>
          <w:sz w:val="22"/>
          <w:szCs w:val="22"/>
          <w:lang w:val="en-US"/>
        </w:rPr>
      </w:pPr>
      <w:hyperlink w:anchor="_Toc457214091" w:history="1">
        <w:r w:rsidR="00C14FC6" w:rsidRPr="006518C9">
          <w:rPr>
            <w:rStyle w:val="Hyperlink"/>
            <w:noProof/>
            <w:lang w:val="en-US"/>
          </w:rPr>
          <w:t>6.36</w:t>
        </w:r>
        <w:r w:rsidR="00C14FC6" w:rsidRPr="006518C9">
          <w:rPr>
            <w:rFonts w:ascii="Calibri" w:hAnsi="Calibri"/>
            <w:noProof/>
            <w:sz w:val="22"/>
            <w:szCs w:val="22"/>
            <w:lang w:val="en-US"/>
          </w:rPr>
          <w:tab/>
        </w:r>
        <w:r w:rsidR="00C14FC6" w:rsidRPr="006518C9">
          <w:rPr>
            <w:rStyle w:val="Hyperlink"/>
            <w:noProof/>
            <w:lang w:val="en-US"/>
          </w:rPr>
          <w:t>Element &lt;Include&gt;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44</w:t>
        </w:r>
        <w:r w:rsidR="00C14FC6" w:rsidRPr="006518C9">
          <w:rPr>
            <w:noProof/>
            <w:webHidden/>
            <w:lang w:val="en-US"/>
          </w:rPr>
          <w:fldChar w:fldCharType="end"/>
        </w:r>
      </w:hyperlink>
    </w:p>
    <w:p w14:paraId="414C4A61" w14:textId="77777777" w:rsidR="00C14FC6" w:rsidRPr="006518C9" w:rsidRDefault="00A6726E">
      <w:pPr>
        <w:pStyle w:val="TOC2"/>
        <w:rPr>
          <w:rFonts w:ascii="Calibri" w:hAnsi="Calibri"/>
          <w:noProof/>
          <w:sz w:val="22"/>
          <w:szCs w:val="22"/>
          <w:lang w:val="en-US"/>
        </w:rPr>
      </w:pPr>
      <w:hyperlink w:anchor="_Toc457214092" w:history="1">
        <w:r w:rsidR="00C14FC6" w:rsidRPr="006518C9">
          <w:rPr>
            <w:rStyle w:val="Hyperlink"/>
            <w:noProof/>
            <w:lang w:val="en-US"/>
          </w:rPr>
          <w:t>6.37</w:t>
        </w:r>
        <w:r w:rsidR="00C14FC6" w:rsidRPr="006518C9">
          <w:rPr>
            <w:rFonts w:ascii="Calibri" w:hAnsi="Calibri"/>
            <w:noProof/>
            <w:sz w:val="22"/>
            <w:szCs w:val="22"/>
            <w:lang w:val="en-US"/>
          </w:rPr>
          <w:tab/>
        </w:r>
        <w:r w:rsidR="00C14FC6" w:rsidRPr="006518C9">
          <w:rPr>
            <w:rStyle w:val="Hyperlink"/>
            <w:noProof/>
            <w:lang w:val="en-US"/>
          </w:rPr>
          <w:t>Element &lt;Inputs&gt;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44</w:t>
        </w:r>
        <w:r w:rsidR="00C14FC6" w:rsidRPr="006518C9">
          <w:rPr>
            <w:noProof/>
            <w:webHidden/>
            <w:lang w:val="en-US"/>
          </w:rPr>
          <w:fldChar w:fldCharType="end"/>
        </w:r>
      </w:hyperlink>
    </w:p>
    <w:p w14:paraId="26CE4647" w14:textId="77777777" w:rsidR="00C14FC6" w:rsidRPr="006518C9" w:rsidRDefault="00A6726E">
      <w:pPr>
        <w:pStyle w:val="TOC2"/>
        <w:rPr>
          <w:rFonts w:ascii="Calibri" w:hAnsi="Calibri"/>
          <w:noProof/>
          <w:sz w:val="22"/>
          <w:szCs w:val="22"/>
          <w:lang w:val="en-US"/>
        </w:rPr>
      </w:pPr>
      <w:hyperlink w:anchor="_Toc457214093" w:history="1">
        <w:r w:rsidR="00C14FC6" w:rsidRPr="006518C9">
          <w:rPr>
            <w:rStyle w:val="Hyperlink"/>
            <w:noProof/>
            <w:lang w:val="en-US"/>
          </w:rPr>
          <w:t>6.38</w:t>
        </w:r>
        <w:r w:rsidR="00C14FC6" w:rsidRPr="006518C9">
          <w:rPr>
            <w:rFonts w:ascii="Calibri" w:hAnsi="Calibri"/>
            <w:noProof/>
            <w:sz w:val="22"/>
            <w:szCs w:val="22"/>
            <w:lang w:val="en-US"/>
          </w:rPr>
          <w:tab/>
        </w:r>
        <w:r w:rsidR="00C14FC6" w:rsidRPr="006518C9">
          <w:rPr>
            <w:rStyle w:val="Hyperlink"/>
            <w:noProof/>
            <w:lang w:val="en-US"/>
          </w:rPr>
          <w:t>Element &lt;InputSpectra&gt;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45</w:t>
        </w:r>
        <w:r w:rsidR="00C14FC6" w:rsidRPr="006518C9">
          <w:rPr>
            <w:noProof/>
            <w:webHidden/>
            <w:lang w:val="en-US"/>
          </w:rPr>
          <w:fldChar w:fldCharType="end"/>
        </w:r>
      </w:hyperlink>
    </w:p>
    <w:p w14:paraId="526ADFDE" w14:textId="77777777" w:rsidR="00C14FC6" w:rsidRPr="006518C9" w:rsidRDefault="00A6726E">
      <w:pPr>
        <w:pStyle w:val="TOC2"/>
        <w:rPr>
          <w:rFonts w:ascii="Calibri" w:hAnsi="Calibri"/>
          <w:noProof/>
          <w:sz w:val="22"/>
          <w:szCs w:val="22"/>
          <w:lang w:val="en-US"/>
        </w:rPr>
      </w:pPr>
      <w:hyperlink w:anchor="_Toc457214094" w:history="1">
        <w:r w:rsidR="00C14FC6" w:rsidRPr="006518C9">
          <w:rPr>
            <w:rStyle w:val="Hyperlink"/>
            <w:noProof/>
            <w:lang w:val="en-US"/>
          </w:rPr>
          <w:t>6.39</w:t>
        </w:r>
        <w:r w:rsidR="00C14FC6" w:rsidRPr="006518C9">
          <w:rPr>
            <w:rFonts w:ascii="Calibri" w:hAnsi="Calibri"/>
            <w:noProof/>
            <w:sz w:val="22"/>
            <w:szCs w:val="22"/>
            <w:lang w:val="en-US"/>
          </w:rPr>
          <w:tab/>
        </w:r>
        <w:r w:rsidR="00C14FC6" w:rsidRPr="006518C9">
          <w:rPr>
            <w:rStyle w:val="Hyperlink"/>
            <w:noProof/>
            <w:lang w:val="en-US"/>
          </w:rPr>
          <w:t>Element &lt;InputSpectrumIdentifications&gt;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45</w:t>
        </w:r>
        <w:r w:rsidR="00C14FC6" w:rsidRPr="006518C9">
          <w:rPr>
            <w:noProof/>
            <w:webHidden/>
            <w:lang w:val="en-US"/>
          </w:rPr>
          <w:fldChar w:fldCharType="end"/>
        </w:r>
      </w:hyperlink>
    </w:p>
    <w:p w14:paraId="691B2BD3" w14:textId="77777777" w:rsidR="00C14FC6" w:rsidRPr="006518C9" w:rsidRDefault="00A6726E">
      <w:pPr>
        <w:pStyle w:val="TOC2"/>
        <w:rPr>
          <w:rFonts w:ascii="Calibri" w:hAnsi="Calibri"/>
          <w:noProof/>
          <w:sz w:val="22"/>
          <w:szCs w:val="22"/>
          <w:lang w:val="en-US"/>
        </w:rPr>
      </w:pPr>
      <w:hyperlink w:anchor="_Toc457214095" w:history="1">
        <w:r w:rsidR="00C14FC6" w:rsidRPr="006518C9">
          <w:rPr>
            <w:rStyle w:val="Hyperlink"/>
            <w:noProof/>
            <w:lang w:val="en-US"/>
          </w:rPr>
          <w:t>6.40</w:t>
        </w:r>
        <w:r w:rsidR="00C14FC6" w:rsidRPr="006518C9">
          <w:rPr>
            <w:rFonts w:ascii="Calibri" w:hAnsi="Calibri"/>
            <w:noProof/>
            <w:sz w:val="22"/>
            <w:szCs w:val="22"/>
            <w:lang w:val="en-US"/>
          </w:rPr>
          <w:tab/>
        </w:r>
        <w:r w:rsidR="00C14FC6" w:rsidRPr="006518C9">
          <w:rPr>
            <w:rStyle w:val="Hyperlink"/>
            <w:noProof/>
            <w:lang w:val="en-US"/>
          </w:rPr>
          <w:t>Element &lt;IonType&gt;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45</w:t>
        </w:r>
        <w:r w:rsidR="00C14FC6" w:rsidRPr="006518C9">
          <w:rPr>
            <w:noProof/>
            <w:webHidden/>
            <w:lang w:val="en-US"/>
          </w:rPr>
          <w:fldChar w:fldCharType="end"/>
        </w:r>
      </w:hyperlink>
    </w:p>
    <w:p w14:paraId="526D383C" w14:textId="77777777" w:rsidR="00C14FC6" w:rsidRPr="006518C9" w:rsidRDefault="00A6726E">
      <w:pPr>
        <w:pStyle w:val="TOC2"/>
        <w:rPr>
          <w:rFonts w:ascii="Calibri" w:hAnsi="Calibri"/>
          <w:noProof/>
          <w:sz w:val="22"/>
          <w:szCs w:val="22"/>
          <w:lang w:val="en-US"/>
        </w:rPr>
      </w:pPr>
      <w:hyperlink w:anchor="_Toc457214096" w:history="1">
        <w:r w:rsidR="00C14FC6" w:rsidRPr="006518C9">
          <w:rPr>
            <w:rStyle w:val="Hyperlink"/>
            <w:noProof/>
            <w:lang w:val="en-US"/>
          </w:rPr>
          <w:t>6.41</w:t>
        </w:r>
        <w:r w:rsidR="00C14FC6" w:rsidRPr="006518C9">
          <w:rPr>
            <w:rFonts w:ascii="Calibri" w:hAnsi="Calibri"/>
            <w:noProof/>
            <w:sz w:val="22"/>
            <w:szCs w:val="22"/>
            <w:lang w:val="en-US"/>
          </w:rPr>
          <w:tab/>
        </w:r>
        <w:r w:rsidR="00C14FC6" w:rsidRPr="006518C9">
          <w:rPr>
            <w:rStyle w:val="Hyperlink"/>
            <w:noProof/>
            <w:lang w:val="en-US"/>
          </w:rPr>
          <w:t>Element &lt;MassTable&gt;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47</w:t>
        </w:r>
        <w:r w:rsidR="00C14FC6" w:rsidRPr="006518C9">
          <w:rPr>
            <w:noProof/>
            <w:webHidden/>
            <w:lang w:val="en-US"/>
          </w:rPr>
          <w:fldChar w:fldCharType="end"/>
        </w:r>
      </w:hyperlink>
    </w:p>
    <w:p w14:paraId="431335EE" w14:textId="77777777" w:rsidR="00C14FC6" w:rsidRPr="006518C9" w:rsidRDefault="00A6726E">
      <w:pPr>
        <w:pStyle w:val="TOC2"/>
        <w:rPr>
          <w:rFonts w:ascii="Calibri" w:hAnsi="Calibri"/>
          <w:noProof/>
          <w:sz w:val="22"/>
          <w:szCs w:val="22"/>
          <w:lang w:val="en-US"/>
        </w:rPr>
      </w:pPr>
      <w:hyperlink w:anchor="_Toc457214097" w:history="1">
        <w:r w:rsidR="00C14FC6" w:rsidRPr="006518C9">
          <w:rPr>
            <w:rStyle w:val="Hyperlink"/>
            <w:noProof/>
            <w:lang w:val="en-US"/>
          </w:rPr>
          <w:t>6.42</w:t>
        </w:r>
        <w:r w:rsidR="00C14FC6" w:rsidRPr="006518C9">
          <w:rPr>
            <w:rFonts w:ascii="Calibri" w:hAnsi="Calibri"/>
            <w:noProof/>
            <w:sz w:val="22"/>
            <w:szCs w:val="22"/>
            <w:lang w:val="en-US"/>
          </w:rPr>
          <w:tab/>
        </w:r>
        <w:r w:rsidR="00C14FC6" w:rsidRPr="006518C9">
          <w:rPr>
            <w:rStyle w:val="Hyperlink"/>
            <w:noProof/>
            <w:lang w:val="en-US"/>
          </w:rPr>
          <w:t>Element &lt;Measure&gt;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48</w:t>
        </w:r>
        <w:r w:rsidR="00C14FC6" w:rsidRPr="006518C9">
          <w:rPr>
            <w:noProof/>
            <w:webHidden/>
            <w:lang w:val="en-US"/>
          </w:rPr>
          <w:fldChar w:fldCharType="end"/>
        </w:r>
      </w:hyperlink>
    </w:p>
    <w:p w14:paraId="5308C706" w14:textId="77777777" w:rsidR="00C14FC6" w:rsidRPr="006518C9" w:rsidRDefault="00A6726E">
      <w:pPr>
        <w:pStyle w:val="TOC2"/>
        <w:rPr>
          <w:rFonts w:ascii="Calibri" w:hAnsi="Calibri"/>
          <w:noProof/>
          <w:sz w:val="22"/>
          <w:szCs w:val="22"/>
          <w:lang w:val="en-US"/>
        </w:rPr>
      </w:pPr>
      <w:hyperlink w:anchor="_Toc457214098" w:history="1">
        <w:r w:rsidR="00C14FC6" w:rsidRPr="006518C9">
          <w:rPr>
            <w:rStyle w:val="Hyperlink"/>
            <w:noProof/>
            <w:lang w:val="en-US"/>
          </w:rPr>
          <w:t>6.43</w:t>
        </w:r>
        <w:r w:rsidR="00C14FC6" w:rsidRPr="006518C9">
          <w:rPr>
            <w:rFonts w:ascii="Calibri" w:hAnsi="Calibri"/>
            <w:noProof/>
            <w:sz w:val="22"/>
            <w:szCs w:val="22"/>
            <w:lang w:val="en-US"/>
          </w:rPr>
          <w:tab/>
        </w:r>
        <w:r w:rsidR="00C14FC6" w:rsidRPr="006518C9">
          <w:rPr>
            <w:rStyle w:val="Hyperlink"/>
            <w:noProof/>
            <w:lang w:val="en-US"/>
          </w:rPr>
          <w:t>Element &lt;Modification&gt;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48</w:t>
        </w:r>
        <w:r w:rsidR="00C14FC6" w:rsidRPr="006518C9">
          <w:rPr>
            <w:noProof/>
            <w:webHidden/>
            <w:lang w:val="en-US"/>
          </w:rPr>
          <w:fldChar w:fldCharType="end"/>
        </w:r>
      </w:hyperlink>
    </w:p>
    <w:p w14:paraId="12C809AC" w14:textId="77777777" w:rsidR="00C14FC6" w:rsidRPr="006518C9" w:rsidRDefault="00A6726E">
      <w:pPr>
        <w:pStyle w:val="TOC2"/>
        <w:rPr>
          <w:rFonts w:ascii="Calibri" w:hAnsi="Calibri"/>
          <w:noProof/>
          <w:sz w:val="22"/>
          <w:szCs w:val="22"/>
          <w:lang w:val="en-US"/>
        </w:rPr>
      </w:pPr>
      <w:hyperlink w:anchor="_Toc457214099" w:history="1">
        <w:r w:rsidR="00C14FC6" w:rsidRPr="006518C9">
          <w:rPr>
            <w:rStyle w:val="Hyperlink"/>
            <w:noProof/>
            <w:lang w:val="en-US"/>
          </w:rPr>
          <w:t>6.44</w:t>
        </w:r>
        <w:r w:rsidR="00C14FC6" w:rsidRPr="006518C9">
          <w:rPr>
            <w:rFonts w:ascii="Calibri" w:hAnsi="Calibri"/>
            <w:noProof/>
            <w:sz w:val="22"/>
            <w:szCs w:val="22"/>
            <w:lang w:val="en-US"/>
          </w:rPr>
          <w:tab/>
        </w:r>
        <w:r w:rsidR="00C14FC6" w:rsidRPr="006518C9">
          <w:rPr>
            <w:rStyle w:val="Hyperlink"/>
            <w:noProof/>
            <w:lang w:val="en-US"/>
          </w:rPr>
          <w:t>Element &lt;ModificationParams&gt;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49</w:t>
        </w:r>
        <w:r w:rsidR="00C14FC6" w:rsidRPr="006518C9">
          <w:rPr>
            <w:noProof/>
            <w:webHidden/>
            <w:lang w:val="en-US"/>
          </w:rPr>
          <w:fldChar w:fldCharType="end"/>
        </w:r>
      </w:hyperlink>
    </w:p>
    <w:p w14:paraId="1F27D2D2" w14:textId="77777777" w:rsidR="00C14FC6" w:rsidRPr="006518C9" w:rsidRDefault="00A6726E">
      <w:pPr>
        <w:pStyle w:val="TOC2"/>
        <w:rPr>
          <w:rFonts w:ascii="Calibri" w:hAnsi="Calibri"/>
          <w:noProof/>
          <w:sz w:val="22"/>
          <w:szCs w:val="22"/>
          <w:lang w:val="en-US"/>
        </w:rPr>
      </w:pPr>
      <w:hyperlink w:anchor="_Toc457214100" w:history="1">
        <w:r w:rsidR="00C14FC6" w:rsidRPr="006518C9">
          <w:rPr>
            <w:rStyle w:val="Hyperlink"/>
            <w:noProof/>
            <w:lang w:val="en-US"/>
          </w:rPr>
          <w:t>6.45</w:t>
        </w:r>
        <w:r w:rsidR="00C14FC6" w:rsidRPr="006518C9">
          <w:rPr>
            <w:rFonts w:ascii="Calibri" w:hAnsi="Calibri"/>
            <w:noProof/>
            <w:sz w:val="22"/>
            <w:szCs w:val="22"/>
            <w:lang w:val="en-US"/>
          </w:rPr>
          <w:tab/>
        </w:r>
        <w:r w:rsidR="00C14FC6" w:rsidRPr="006518C9">
          <w:rPr>
            <w:rStyle w:val="Hyperlink"/>
            <w:noProof/>
            <w:lang w:val="en-US"/>
          </w:rPr>
          <w:t>Element &lt;Organization&gt;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50</w:t>
        </w:r>
        <w:r w:rsidR="00C14FC6" w:rsidRPr="006518C9">
          <w:rPr>
            <w:noProof/>
            <w:webHidden/>
            <w:lang w:val="en-US"/>
          </w:rPr>
          <w:fldChar w:fldCharType="end"/>
        </w:r>
      </w:hyperlink>
    </w:p>
    <w:p w14:paraId="55CF72C4" w14:textId="77777777" w:rsidR="00C14FC6" w:rsidRPr="006518C9" w:rsidRDefault="00A6726E">
      <w:pPr>
        <w:pStyle w:val="TOC2"/>
        <w:rPr>
          <w:rFonts w:ascii="Calibri" w:hAnsi="Calibri"/>
          <w:noProof/>
          <w:sz w:val="22"/>
          <w:szCs w:val="22"/>
          <w:lang w:val="en-US"/>
        </w:rPr>
      </w:pPr>
      <w:hyperlink w:anchor="_Toc457214101" w:history="1">
        <w:r w:rsidR="00C14FC6" w:rsidRPr="006518C9">
          <w:rPr>
            <w:rStyle w:val="Hyperlink"/>
            <w:noProof/>
            <w:lang w:val="en-US"/>
          </w:rPr>
          <w:t>6.46</w:t>
        </w:r>
        <w:r w:rsidR="00C14FC6" w:rsidRPr="006518C9">
          <w:rPr>
            <w:rFonts w:ascii="Calibri" w:hAnsi="Calibri"/>
            <w:noProof/>
            <w:sz w:val="22"/>
            <w:szCs w:val="22"/>
            <w:lang w:val="en-US"/>
          </w:rPr>
          <w:tab/>
        </w:r>
        <w:r w:rsidR="00C14FC6" w:rsidRPr="006518C9">
          <w:rPr>
            <w:rStyle w:val="Hyperlink"/>
            <w:noProof/>
            <w:lang w:val="en-US"/>
          </w:rPr>
          <w:t>Element &lt;Parent&gt;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51</w:t>
        </w:r>
        <w:r w:rsidR="00C14FC6" w:rsidRPr="006518C9">
          <w:rPr>
            <w:noProof/>
            <w:webHidden/>
            <w:lang w:val="en-US"/>
          </w:rPr>
          <w:fldChar w:fldCharType="end"/>
        </w:r>
      </w:hyperlink>
    </w:p>
    <w:p w14:paraId="1272B70D" w14:textId="77777777" w:rsidR="00C14FC6" w:rsidRPr="006518C9" w:rsidRDefault="00A6726E">
      <w:pPr>
        <w:pStyle w:val="TOC2"/>
        <w:rPr>
          <w:rFonts w:ascii="Calibri" w:hAnsi="Calibri"/>
          <w:noProof/>
          <w:sz w:val="22"/>
          <w:szCs w:val="22"/>
          <w:lang w:val="en-US"/>
        </w:rPr>
      </w:pPr>
      <w:hyperlink w:anchor="_Toc457214102" w:history="1">
        <w:r w:rsidR="00C14FC6" w:rsidRPr="006518C9">
          <w:rPr>
            <w:rStyle w:val="Hyperlink"/>
            <w:noProof/>
            <w:lang w:val="en-US"/>
          </w:rPr>
          <w:t>6.47</w:t>
        </w:r>
        <w:r w:rsidR="00C14FC6" w:rsidRPr="006518C9">
          <w:rPr>
            <w:rFonts w:ascii="Calibri" w:hAnsi="Calibri"/>
            <w:noProof/>
            <w:sz w:val="22"/>
            <w:szCs w:val="22"/>
            <w:lang w:val="en-US"/>
          </w:rPr>
          <w:tab/>
        </w:r>
        <w:r w:rsidR="00C14FC6" w:rsidRPr="006518C9">
          <w:rPr>
            <w:rStyle w:val="Hyperlink"/>
            <w:noProof/>
            <w:lang w:val="en-US"/>
          </w:rPr>
          <w:t>Element &lt;ParentTolerance&gt;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51</w:t>
        </w:r>
        <w:r w:rsidR="00C14FC6" w:rsidRPr="006518C9">
          <w:rPr>
            <w:noProof/>
            <w:webHidden/>
            <w:lang w:val="en-US"/>
          </w:rPr>
          <w:fldChar w:fldCharType="end"/>
        </w:r>
      </w:hyperlink>
    </w:p>
    <w:p w14:paraId="55E52C23" w14:textId="77777777" w:rsidR="00C14FC6" w:rsidRPr="006518C9" w:rsidRDefault="00A6726E">
      <w:pPr>
        <w:pStyle w:val="TOC2"/>
        <w:rPr>
          <w:rFonts w:ascii="Calibri" w:hAnsi="Calibri"/>
          <w:noProof/>
          <w:sz w:val="22"/>
          <w:szCs w:val="22"/>
          <w:lang w:val="en-US"/>
        </w:rPr>
      </w:pPr>
      <w:hyperlink w:anchor="_Toc457214103" w:history="1">
        <w:r w:rsidR="00C14FC6" w:rsidRPr="006518C9">
          <w:rPr>
            <w:rStyle w:val="Hyperlink"/>
            <w:noProof/>
            <w:lang w:val="en-US"/>
          </w:rPr>
          <w:t>6.48</w:t>
        </w:r>
        <w:r w:rsidR="00C14FC6" w:rsidRPr="006518C9">
          <w:rPr>
            <w:rFonts w:ascii="Calibri" w:hAnsi="Calibri"/>
            <w:noProof/>
            <w:sz w:val="22"/>
            <w:szCs w:val="22"/>
            <w:lang w:val="en-US"/>
          </w:rPr>
          <w:tab/>
        </w:r>
        <w:r w:rsidR="00C14FC6" w:rsidRPr="006518C9">
          <w:rPr>
            <w:rStyle w:val="Hyperlink"/>
            <w:noProof/>
            <w:lang w:val="en-US"/>
          </w:rPr>
          <w:t>Element &lt;Peptide&gt;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51</w:t>
        </w:r>
        <w:r w:rsidR="00C14FC6" w:rsidRPr="006518C9">
          <w:rPr>
            <w:noProof/>
            <w:webHidden/>
            <w:lang w:val="en-US"/>
          </w:rPr>
          <w:fldChar w:fldCharType="end"/>
        </w:r>
      </w:hyperlink>
    </w:p>
    <w:p w14:paraId="53DB2051" w14:textId="77777777" w:rsidR="00C14FC6" w:rsidRPr="006518C9" w:rsidRDefault="00A6726E">
      <w:pPr>
        <w:pStyle w:val="TOC2"/>
        <w:rPr>
          <w:rFonts w:ascii="Calibri" w:hAnsi="Calibri"/>
          <w:noProof/>
          <w:sz w:val="22"/>
          <w:szCs w:val="22"/>
          <w:lang w:val="en-US"/>
        </w:rPr>
      </w:pPr>
      <w:hyperlink w:anchor="_Toc457214104" w:history="1">
        <w:r w:rsidR="00C14FC6" w:rsidRPr="006518C9">
          <w:rPr>
            <w:rStyle w:val="Hyperlink"/>
            <w:noProof/>
            <w:lang w:val="en-US"/>
          </w:rPr>
          <w:t>6.49</w:t>
        </w:r>
        <w:r w:rsidR="00C14FC6" w:rsidRPr="006518C9">
          <w:rPr>
            <w:rFonts w:ascii="Calibri" w:hAnsi="Calibri"/>
            <w:noProof/>
            <w:sz w:val="22"/>
            <w:szCs w:val="22"/>
            <w:lang w:val="en-US"/>
          </w:rPr>
          <w:tab/>
        </w:r>
        <w:r w:rsidR="00C14FC6" w:rsidRPr="006518C9">
          <w:rPr>
            <w:rStyle w:val="Hyperlink"/>
            <w:noProof/>
            <w:lang w:val="en-US"/>
          </w:rPr>
          <w:t>Element &lt;PeptideEvidence&gt;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52</w:t>
        </w:r>
        <w:r w:rsidR="00C14FC6" w:rsidRPr="006518C9">
          <w:rPr>
            <w:noProof/>
            <w:webHidden/>
            <w:lang w:val="en-US"/>
          </w:rPr>
          <w:fldChar w:fldCharType="end"/>
        </w:r>
      </w:hyperlink>
    </w:p>
    <w:p w14:paraId="1873A8F5" w14:textId="77777777" w:rsidR="00C14FC6" w:rsidRPr="006518C9" w:rsidRDefault="00A6726E">
      <w:pPr>
        <w:pStyle w:val="TOC2"/>
        <w:rPr>
          <w:rFonts w:ascii="Calibri" w:hAnsi="Calibri"/>
          <w:noProof/>
          <w:sz w:val="22"/>
          <w:szCs w:val="22"/>
          <w:lang w:val="en-US"/>
        </w:rPr>
      </w:pPr>
      <w:hyperlink w:anchor="_Toc457214105" w:history="1">
        <w:r w:rsidR="00C14FC6" w:rsidRPr="006518C9">
          <w:rPr>
            <w:rStyle w:val="Hyperlink"/>
            <w:noProof/>
            <w:lang w:val="en-US"/>
          </w:rPr>
          <w:t>6.50</w:t>
        </w:r>
        <w:r w:rsidR="00C14FC6" w:rsidRPr="006518C9">
          <w:rPr>
            <w:rFonts w:ascii="Calibri" w:hAnsi="Calibri"/>
            <w:noProof/>
            <w:sz w:val="22"/>
            <w:szCs w:val="22"/>
            <w:lang w:val="en-US"/>
          </w:rPr>
          <w:tab/>
        </w:r>
        <w:r w:rsidR="00C14FC6" w:rsidRPr="006518C9">
          <w:rPr>
            <w:rStyle w:val="Hyperlink"/>
            <w:noProof/>
            <w:lang w:val="en-US"/>
          </w:rPr>
          <w:t>Element &lt;PeptideEvidenceRef&gt;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54</w:t>
        </w:r>
        <w:r w:rsidR="00C14FC6" w:rsidRPr="006518C9">
          <w:rPr>
            <w:noProof/>
            <w:webHidden/>
            <w:lang w:val="en-US"/>
          </w:rPr>
          <w:fldChar w:fldCharType="end"/>
        </w:r>
      </w:hyperlink>
    </w:p>
    <w:p w14:paraId="28257734" w14:textId="77777777" w:rsidR="00C14FC6" w:rsidRPr="006518C9" w:rsidRDefault="00A6726E">
      <w:pPr>
        <w:pStyle w:val="TOC2"/>
        <w:rPr>
          <w:rFonts w:ascii="Calibri" w:hAnsi="Calibri"/>
          <w:noProof/>
          <w:sz w:val="22"/>
          <w:szCs w:val="22"/>
          <w:lang w:val="en-US"/>
        </w:rPr>
      </w:pPr>
      <w:hyperlink w:anchor="_Toc457214106" w:history="1">
        <w:r w:rsidR="00C14FC6" w:rsidRPr="006518C9">
          <w:rPr>
            <w:rStyle w:val="Hyperlink"/>
            <w:noProof/>
            <w:lang w:val="en-US"/>
          </w:rPr>
          <w:t>6.51</w:t>
        </w:r>
        <w:r w:rsidR="00C14FC6" w:rsidRPr="006518C9">
          <w:rPr>
            <w:rFonts w:ascii="Calibri" w:hAnsi="Calibri"/>
            <w:noProof/>
            <w:sz w:val="22"/>
            <w:szCs w:val="22"/>
            <w:lang w:val="en-US"/>
          </w:rPr>
          <w:tab/>
        </w:r>
        <w:r w:rsidR="00C14FC6" w:rsidRPr="006518C9">
          <w:rPr>
            <w:rStyle w:val="Hyperlink"/>
            <w:noProof/>
            <w:lang w:val="en-US"/>
          </w:rPr>
          <w:t>Element &lt;PeptideHypothesis&gt;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54</w:t>
        </w:r>
        <w:r w:rsidR="00C14FC6" w:rsidRPr="006518C9">
          <w:rPr>
            <w:noProof/>
            <w:webHidden/>
            <w:lang w:val="en-US"/>
          </w:rPr>
          <w:fldChar w:fldCharType="end"/>
        </w:r>
      </w:hyperlink>
    </w:p>
    <w:p w14:paraId="405AC235" w14:textId="77777777" w:rsidR="00C14FC6" w:rsidRPr="006518C9" w:rsidRDefault="00A6726E">
      <w:pPr>
        <w:pStyle w:val="TOC2"/>
        <w:rPr>
          <w:rFonts w:ascii="Calibri" w:hAnsi="Calibri"/>
          <w:noProof/>
          <w:sz w:val="22"/>
          <w:szCs w:val="22"/>
          <w:lang w:val="en-US"/>
        </w:rPr>
      </w:pPr>
      <w:hyperlink w:anchor="_Toc457214107" w:history="1">
        <w:r w:rsidR="00C14FC6" w:rsidRPr="006518C9">
          <w:rPr>
            <w:rStyle w:val="Hyperlink"/>
            <w:noProof/>
            <w:lang w:val="en-US"/>
          </w:rPr>
          <w:t>6.52</w:t>
        </w:r>
        <w:r w:rsidR="00C14FC6" w:rsidRPr="006518C9">
          <w:rPr>
            <w:rFonts w:ascii="Calibri" w:hAnsi="Calibri"/>
            <w:noProof/>
            <w:sz w:val="22"/>
            <w:szCs w:val="22"/>
            <w:lang w:val="en-US"/>
          </w:rPr>
          <w:tab/>
        </w:r>
        <w:r w:rsidR="00C14FC6" w:rsidRPr="006518C9">
          <w:rPr>
            <w:rStyle w:val="Hyperlink"/>
            <w:noProof/>
            <w:lang w:val="en-US"/>
          </w:rPr>
          <w:t>Element &lt;PeptideSequence&gt;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55</w:t>
        </w:r>
        <w:r w:rsidR="00C14FC6" w:rsidRPr="006518C9">
          <w:rPr>
            <w:noProof/>
            <w:webHidden/>
            <w:lang w:val="en-US"/>
          </w:rPr>
          <w:fldChar w:fldCharType="end"/>
        </w:r>
      </w:hyperlink>
    </w:p>
    <w:p w14:paraId="74D94D8F" w14:textId="77777777" w:rsidR="00C14FC6" w:rsidRPr="006518C9" w:rsidRDefault="00A6726E">
      <w:pPr>
        <w:pStyle w:val="TOC2"/>
        <w:rPr>
          <w:rFonts w:ascii="Calibri" w:hAnsi="Calibri"/>
          <w:noProof/>
          <w:sz w:val="22"/>
          <w:szCs w:val="22"/>
          <w:lang w:val="en-US"/>
        </w:rPr>
      </w:pPr>
      <w:hyperlink w:anchor="_Toc457214108" w:history="1">
        <w:r w:rsidR="00C14FC6" w:rsidRPr="006518C9">
          <w:rPr>
            <w:rStyle w:val="Hyperlink"/>
            <w:noProof/>
            <w:lang w:val="en-US"/>
          </w:rPr>
          <w:t>6.53</w:t>
        </w:r>
        <w:r w:rsidR="00C14FC6" w:rsidRPr="006518C9">
          <w:rPr>
            <w:rFonts w:ascii="Calibri" w:hAnsi="Calibri"/>
            <w:noProof/>
            <w:sz w:val="22"/>
            <w:szCs w:val="22"/>
            <w:lang w:val="en-US"/>
          </w:rPr>
          <w:tab/>
        </w:r>
        <w:r w:rsidR="00C14FC6" w:rsidRPr="006518C9">
          <w:rPr>
            <w:rStyle w:val="Hyperlink"/>
            <w:noProof/>
            <w:lang w:val="en-US"/>
          </w:rPr>
          <w:t>Element &lt;Person&gt;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55</w:t>
        </w:r>
        <w:r w:rsidR="00C14FC6" w:rsidRPr="006518C9">
          <w:rPr>
            <w:noProof/>
            <w:webHidden/>
            <w:lang w:val="en-US"/>
          </w:rPr>
          <w:fldChar w:fldCharType="end"/>
        </w:r>
      </w:hyperlink>
    </w:p>
    <w:p w14:paraId="4F814CC7" w14:textId="77777777" w:rsidR="00C14FC6" w:rsidRPr="006518C9" w:rsidRDefault="00A6726E">
      <w:pPr>
        <w:pStyle w:val="TOC2"/>
        <w:rPr>
          <w:rFonts w:ascii="Calibri" w:hAnsi="Calibri"/>
          <w:noProof/>
          <w:sz w:val="22"/>
          <w:szCs w:val="22"/>
          <w:lang w:val="en-US"/>
        </w:rPr>
      </w:pPr>
      <w:hyperlink w:anchor="_Toc457214109" w:history="1">
        <w:r w:rsidR="00C14FC6" w:rsidRPr="006518C9">
          <w:rPr>
            <w:rStyle w:val="Hyperlink"/>
            <w:noProof/>
            <w:lang w:val="en-US"/>
          </w:rPr>
          <w:t>6.54</w:t>
        </w:r>
        <w:r w:rsidR="00C14FC6" w:rsidRPr="006518C9">
          <w:rPr>
            <w:rFonts w:ascii="Calibri" w:hAnsi="Calibri"/>
            <w:noProof/>
            <w:sz w:val="22"/>
            <w:szCs w:val="22"/>
            <w:lang w:val="en-US"/>
          </w:rPr>
          <w:tab/>
        </w:r>
        <w:r w:rsidR="00C14FC6" w:rsidRPr="006518C9">
          <w:rPr>
            <w:rStyle w:val="Hyperlink"/>
            <w:noProof/>
            <w:lang w:val="en-US"/>
          </w:rPr>
          <w:t>Element &lt;ProteinAmbiguityGroup&gt;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56</w:t>
        </w:r>
        <w:r w:rsidR="00C14FC6" w:rsidRPr="006518C9">
          <w:rPr>
            <w:noProof/>
            <w:webHidden/>
            <w:lang w:val="en-US"/>
          </w:rPr>
          <w:fldChar w:fldCharType="end"/>
        </w:r>
      </w:hyperlink>
    </w:p>
    <w:p w14:paraId="2E6B4270" w14:textId="77777777" w:rsidR="00C14FC6" w:rsidRPr="006518C9" w:rsidRDefault="00A6726E">
      <w:pPr>
        <w:pStyle w:val="TOC2"/>
        <w:rPr>
          <w:rFonts w:ascii="Calibri" w:hAnsi="Calibri"/>
          <w:noProof/>
          <w:sz w:val="22"/>
          <w:szCs w:val="22"/>
          <w:lang w:val="en-US"/>
        </w:rPr>
      </w:pPr>
      <w:hyperlink w:anchor="_Toc457214110" w:history="1">
        <w:r w:rsidR="00C14FC6" w:rsidRPr="006518C9">
          <w:rPr>
            <w:rStyle w:val="Hyperlink"/>
            <w:noProof/>
            <w:lang w:val="en-US"/>
          </w:rPr>
          <w:t>6.55</w:t>
        </w:r>
        <w:r w:rsidR="00C14FC6" w:rsidRPr="006518C9">
          <w:rPr>
            <w:rFonts w:ascii="Calibri" w:hAnsi="Calibri"/>
            <w:noProof/>
            <w:sz w:val="22"/>
            <w:szCs w:val="22"/>
            <w:lang w:val="en-US"/>
          </w:rPr>
          <w:tab/>
        </w:r>
        <w:r w:rsidR="00C14FC6" w:rsidRPr="006518C9">
          <w:rPr>
            <w:rStyle w:val="Hyperlink"/>
            <w:noProof/>
            <w:lang w:val="en-US"/>
          </w:rPr>
          <w:t>Element &lt;ProteinDetection&gt;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57</w:t>
        </w:r>
        <w:r w:rsidR="00C14FC6" w:rsidRPr="006518C9">
          <w:rPr>
            <w:noProof/>
            <w:webHidden/>
            <w:lang w:val="en-US"/>
          </w:rPr>
          <w:fldChar w:fldCharType="end"/>
        </w:r>
      </w:hyperlink>
    </w:p>
    <w:p w14:paraId="63E09BDA" w14:textId="77777777" w:rsidR="00C14FC6" w:rsidRPr="006518C9" w:rsidRDefault="00A6726E">
      <w:pPr>
        <w:pStyle w:val="TOC2"/>
        <w:rPr>
          <w:rFonts w:ascii="Calibri" w:hAnsi="Calibri"/>
          <w:noProof/>
          <w:sz w:val="22"/>
          <w:szCs w:val="22"/>
          <w:lang w:val="en-US"/>
        </w:rPr>
      </w:pPr>
      <w:hyperlink w:anchor="_Toc457214111" w:history="1">
        <w:r w:rsidR="00C14FC6" w:rsidRPr="006518C9">
          <w:rPr>
            <w:rStyle w:val="Hyperlink"/>
            <w:noProof/>
            <w:lang w:val="en-US"/>
          </w:rPr>
          <w:t>6.56</w:t>
        </w:r>
        <w:r w:rsidR="00C14FC6" w:rsidRPr="006518C9">
          <w:rPr>
            <w:rFonts w:ascii="Calibri" w:hAnsi="Calibri"/>
            <w:noProof/>
            <w:sz w:val="22"/>
            <w:szCs w:val="22"/>
            <w:lang w:val="en-US"/>
          </w:rPr>
          <w:tab/>
        </w:r>
        <w:r w:rsidR="00C14FC6" w:rsidRPr="006518C9">
          <w:rPr>
            <w:rStyle w:val="Hyperlink"/>
            <w:noProof/>
            <w:lang w:val="en-US"/>
          </w:rPr>
          <w:t>Element &lt;ProteinDetectionHypothesis&gt;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57</w:t>
        </w:r>
        <w:r w:rsidR="00C14FC6" w:rsidRPr="006518C9">
          <w:rPr>
            <w:noProof/>
            <w:webHidden/>
            <w:lang w:val="en-US"/>
          </w:rPr>
          <w:fldChar w:fldCharType="end"/>
        </w:r>
      </w:hyperlink>
    </w:p>
    <w:p w14:paraId="3AC7D9E1" w14:textId="77777777" w:rsidR="00C14FC6" w:rsidRPr="006518C9" w:rsidRDefault="00A6726E">
      <w:pPr>
        <w:pStyle w:val="TOC2"/>
        <w:rPr>
          <w:rFonts w:ascii="Calibri" w:hAnsi="Calibri"/>
          <w:noProof/>
          <w:sz w:val="22"/>
          <w:szCs w:val="22"/>
          <w:lang w:val="en-US"/>
        </w:rPr>
      </w:pPr>
      <w:hyperlink w:anchor="_Toc457214112" w:history="1">
        <w:r w:rsidR="00C14FC6" w:rsidRPr="006518C9">
          <w:rPr>
            <w:rStyle w:val="Hyperlink"/>
            <w:noProof/>
            <w:lang w:val="en-US"/>
          </w:rPr>
          <w:t>6.57</w:t>
        </w:r>
        <w:r w:rsidR="00C14FC6" w:rsidRPr="006518C9">
          <w:rPr>
            <w:rFonts w:ascii="Calibri" w:hAnsi="Calibri"/>
            <w:noProof/>
            <w:sz w:val="22"/>
            <w:szCs w:val="22"/>
            <w:lang w:val="en-US"/>
          </w:rPr>
          <w:tab/>
        </w:r>
        <w:r w:rsidR="00C14FC6" w:rsidRPr="006518C9">
          <w:rPr>
            <w:rStyle w:val="Hyperlink"/>
            <w:noProof/>
            <w:lang w:val="en-US"/>
          </w:rPr>
          <w:t>Element &lt;ProteinDetectionList&gt;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59</w:t>
        </w:r>
        <w:r w:rsidR="00C14FC6" w:rsidRPr="006518C9">
          <w:rPr>
            <w:noProof/>
            <w:webHidden/>
            <w:lang w:val="en-US"/>
          </w:rPr>
          <w:fldChar w:fldCharType="end"/>
        </w:r>
      </w:hyperlink>
    </w:p>
    <w:p w14:paraId="1FFE64DB" w14:textId="77777777" w:rsidR="00C14FC6" w:rsidRPr="006518C9" w:rsidRDefault="00A6726E">
      <w:pPr>
        <w:pStyle w:val="TOC2"/>
        <w:rPr>
          <w:rFonts w:ascii="Calibri" w:hAnsi="Calibri"/>
          <w:noProof/>
          <w:sz w:val="22"/>
          <w:szCs w:val="22"/>
          <w:lang w:val="en-US"/>
        </w:rPr>
      </w:pPr>
      <w:hyperlink w:anchor="_Toc457214113" w:history="1">
        <w:r w:rsidR="00C14FC6" w:rsidRPr="006518C9">
          <w:rPr>
            <w:rStyle w:val="Hyperlink"/>
            <w:noProof/>
            <w:lang w:val="en-US"/>
          </w:rPr>
          <w:t>6.58</w:t>
        </w:r>
        <w:r w:rsidR="00C14FC6" w:rsidRPr="006518C9">
          <w:rPr>
            <w:rFonts w:ascii="Calibri" w:hAnsi="Calibri"/>
            <w:noProof/>
            <w:sz w:val="22"/>
            <w:szCs w:val="22"/>
            <w:lang w:val="en-US"/>
          </w:rPr>
          <w:tab/>
        </w:r>
        <w:r w:rsidR="00C14FC6" w:rsidRPr="006518C9">
          <w:rPr>
            <w:rStyle w:val="Hyperlink"/>
            <w:noProof/>
            <w:lang w:val="en-US"/>
          </w:rPr>
          <w:t>Element &lt;ProteinDetectionProtocol&gt;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59</w:t>
        </w:r>
        <w:r w:rsidR="00C14FC6" w:rsidRPr="006518C9">
          <w:rPr>
            <w:noProof/>
            <w:webHidden/>
            <w:lang w:val="en-US"/>
          </w:rPr>
          <w:fldChar w:fldCharType="end"/>
        </w:r>
      </w:hyperlink>
    </w:p>
    <w:p w14:paraId="7D6FF069" w14:textId="77777777" w:rsidR="00C14FC6" w:rsidRPr="006518C9" w:rsidRDefault="00A6726E">
      <w:pPr>
        <w:pStyle w:val="TOC2"/>
        <w:rPr>
          <w:rFonts w:ascii="Calibri" w:hAnsi="Calibri"/>
          <w:noProof/>
          <w:sz w:val="22"/>
          <w:szCs w:val="22"/>
          <w:lang w:val="en-US"/>
        </w:rPr>
      </w:pPr>
      <w:hyperlink w:anchor="_Toc457214114" w:history="1">
        <w:r w:rsidR="00C14FC6" w:rsidRPr="006518C9">
          <w:rPr>
            <w:rStyle w:val="Hyperlink"/>
            <w:noProof/>
            <w:lang w:val="en-US"/>
          </w:rPr>
          <w:t>6.59</w:t>
        </w:r>
        <w:r w:rsidR="00C14FC6" w:rsidRPr="006518C9">
          <w:rPr>
            <w:rFonts w:ascii="Calibri" w:hAnsi="Calibri"/>
            <w:noProof/>
            <w:sz w:val="22"/>
            <w:szCs w:val="22"/>
            <w:lang w:val="en-US"/>
          </w:rPr>
          <w:tab/>
        </w:r>
        <w:r w:rsidR="00C14FC6" w:rsidRPr="006518C9">
          <w:rPr>
            <w:rStyle w:val="Hyperlink"/>
            <w:noProof/>
            <w:lang w:val="en-US"/>
          </w:rPr>
          <w:t>Element &lt;Provider&gt;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60</w:t>
        </w:r>
        <w:r w:rsidR="00C14FC6" w:rsidRPr="006518C9">
          <w:rPr>
            <w:noProof/>
            <w:webHidden/>
            <w:lang w:val="en-US"/>
          </w:rPr>
          <w:fldChar w:fldCharType="end"/>
        </w:r>
      </w:hyperlink>
    </w:p>
    <w:p w14:paraId="4A66D797" w14:textId="77777777" w:rsidR="00C14FC6" w:rsidRPr="006518C9" w:rsidRDefault="00A6726E">
      <w:pPr>
        <w:pStyle w:val="TOC2"/>
        <w:rPr>
          <w:rFonts w:ascii="Calibri" w:hAnsi="Calibri"/>
          <w:noProof/>
          <w:sz w:val="22"/>
          <w:szCs w:val="22"/>
          <w:lang w:val="en-US"/>
        </w:rPr>
      </w:pPr>
      <w:hyperlink w:anchor="_Toc457214115" w:history="1">
        <w:r w:rsidR="00C14FC6" w:rsidRPr="006518C9">
          <w:rPr>
            <w:rStyle w:val="Hyperlink"/>
            <w:noProof/>
            <w:lang w:val="en-US"/>
          </w:rPr>
          <w:t>6.60</w:t>
        </w:r>
        <w:r w:rsidR="00C14FC6" w:rsidRPr="006518C9">
          <w:rPr>
            <w:rFonts w:ascii="Calibri" w:hAnsi="Calibri"/>
            <w:noProof/>
            <w:sz w:val="22"/>
            <w:szCs w:val="22"/>
            <w:lang w:val="en-US"/>
          </w:rPr>
          <w:tab/>
        </w:r>
        <w:r w:rsidR="00C14FC6" w:rsidRPr="006518C9">
          <w:rPr>
            <w:rStyle w:val="Hyperlink"/>
            <w:noProof/>
            <w:lang w:val="en-US"/>
          </w:rPr>
          <w:t>Element &lt;Residue&gt;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61</w:t>
        </w:r>
        <w:r w:rsidR="00C14FC6" w:rsidRPr="006518C9">
          <w:rPr>
            <w:noProof/>
            <w:webHidden/>
            <w:lang w:val="en-US"/>
          </w:rPr>
          <w:fldChar w:fldCharType="end"/>
        </w:r>
      </w:hyperlink>
    </w:p>
    <w:p w14:paraId="6669A7FA" w14:textId="77777777" w:rsidR="00C14FC6" w:rsidRPr="006518C9" w:rsidRDefault="00A6726E">
      <w:pPr>
        <w:pStyle w:val="TOC2"/>
        <w:rPr>
          <w:rFonts w:ascii="Calibri" w:hAnsi="Calibri"/>
          <w:noProof/>
          <w:sz w:val="22"/>
          <w:szCs w:val="22"/>
          <w:lang w:val="en-US"/>
        </w:rPr>
      </w:pPr>
      <w:hyperlink w:anchor="_Toc457214116" w:history="1">
        <w:r w:rsidR="00C14FC6" w:rsidRPr="006518C9">
          <w:rPr>
            <w:rStyle w:val="Hyperlink"/>
            <w:noProof/>
            <w:lang w:val="en-US"/>
          </w:rPr>
          <w:t>6.61</w:t>
        </w:r>
        <w:r w:rsidR="00C14FC6" w:rsidRPr="006518C9">
          <w:rPr>
            <w:rFonts w:ascii="Calibri" w:hAnsi="Calibri"/>
            <w:noProof/>
            <w:sz w:val="22"/>
            <w:szCs w:val="22"/>
            <w:lang w:val="en-US"/>
          </w:rPr>
          <w:tab/>
        </w:r>
        <w:r w:rsidR="00C14FC6" w:rsidRPr="006518C9">
          <w:rPr>
            <w:rStyle w:val="Hyperlink"/>
            <w:noProof/>
            <w:lang w:val="en-US"/>
          </w:rPr>
          <w:t>Element &lt;Role&gt;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61</w:t>
        </w:r>
        <w:r w:rsidR="00C14FC6" w:rsidRPr="006518C9">
          <w:rPr>
            <w:noProof/>
            <w:webHidden/>
            <w:lang w:val="en-US"/>
          </w:rPr>
          <w:fldChar w:fldCharType="end"/>
        </w:r>
      </w:hyperlink>
    </w:p>
    <w:p w14:paraId="7E5DFFC7" w14:textId="77777777" w:rsidR="00C14FC6" w:rsidRPr="006518C9" w:rsidRDefault="00A6726E">
      <w:pPr>
        <w:pStyle w:val="TOC2"/>
        <w:rPr>
          <w:rFonts w:ascii="Calibri" w:hAnsi="Calibri"/>
          <w:noProof/>
          <w:sz w:val="22"/>
          <w:szCs w:val="22"/>
          <w:lang w:val="en-US"/>
        </w:rPr>
      </w:pPr>
      <w:hyperlink w:anchor="_Toc457214117" w:history="1">
        <w:r w:rsidR="00C14FC6" w:rsidRPr="006518C9">
          <w:rPr>
            <w:rStyle w:val="Hyperlink"/>
            <w:noProof/>
            <w:lang w:val="en-US"/>
          </w:rPr>
          <w:t>6.62</w:t>
        </w:r>
        <w:r w:rsidR="00C14FC6" w:rsidRPr="006518C9">
          <w:rPr>
            <w:rFonts w:ascii="Calibri" w:hAnsi="Calibri"/>
            <w:noProof/>
            <w:sz w:val="22"/>
            <w:szCs w:val="22"/>
            <w:lang w:val="en-US"/>
          </w:rPr>
          <w:tab/>
        </w:r>
        <w:r w:rsidR="00C14FC6" w:rsidRPr="006518C9">
          <w:rPr>
            <w:rStyle w:val="Hyperlink"/>
            <w:noProof/>
            <w:lang w:val="en-US"/>
          </w:rPr>
          <w:t>Element &lt;Sample&gt;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62</w:t>
        </w:r>
        <w:r w:rsidR="00C14FC6" w:rsidRPr="006518C9">
          <w:rPr>
            <w:noProof/>
            <w:webHidden/>
            <w:lang w:val="en-US"/>
          </w:rPr>
          <w:fldChar w:fldCharType="end"/>
        </w:r>
      </w:hyperlink>
    </w:p>
    <w:p w14:paraId="772A6CF3" w14:textId="77777777" w:rsidR="00C14FC6" w:rsidRPr="006518C9" w:rsidRDefault="00A6726E">
      <w:pPr>
        <w:pStyle w:val="TOC2"/>
        <w:rPr>
          <w:rFonts w:ascii="Calibri" w:hAnsi="Calibri"/>
          <w:noProof/>
          <w:sz w:val="22"/>
          <w:szCs w:val="22"/>
          <w:lang w:val="en-US"/>
        </w:rPr>
      </w:pPr>
      <w:hyperlink w:anchor="_Toc457214118" w:history="1">
        <w:r w:rsidR="00C14FC6" w:rsidRPr="006518C9">
          <w:rPr>
            <w:rStyle w:val="Hyperlink"/>
            <w:noProof/>
            <w:lang w:val="en-US"/>
          </w:rPr>
          <w:t>6.63</w:t>
        </w:r>
        <w:r w:rsidR="00C14FC6" w:rsidRPr="006518C9">
          <w:rPr>
            <w:rFonts w:ascii="Calibri" w:hAnsi="Calibri"/>
            <w:noProof/>
            <w:sz w:val="22"/>
            <w:szCs w:val="22"/>
            <w:lang w:val="en-US"/>
          </w:rPr>
          <w:tab/>
        </w:r>
        <w:r w:rsidR="00C14FC6" w:rsidRPr="006518C9">
          <w:rPr>
            <w:rStyle w:val="Hyperlink"/>
            <w:noProof/>
            <w:lang w:val="en-US"/>
          </w:rPr>
          <w:t>Element &lt;SearchDatabase&gt;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62</w:t>
        </w:r>
        <w:r w:rsidR="00C14FC6" w:rsidRPr="006518C9">
          <w:rPr>
            <w:noProof/>
            <w:webHidden/>
            <w:lang w:val="en-US"/>
          </w:rPr>
          <w:fldChar w:fldCharType="end"/>
        </w:r>
      </w:hyperlink>
    </w:p>
    <w:p w14:paraId="31A2A9A1" w14:textId="77777777" w:rsidR="00C14FC6" w:rsidRPr="006518C9" w:rsidRDefault="00A6726E">
      <w:pPr>
        <w:pStyle w:val="TOC2"/>
        <w:rPr>
          <w:rFonts w:ascii="Calibri" w:hAnsi="Calibri"/>
          <w:noProof/>
          <w:sz w:val="22"/>
          <w:szCs w:val="22"/>
          <w:lang w:val="en-US"/>
        </w:rPr>
      </w:pPr>
      <w:hyperlink w:anchor="_Toc457214119" w:history="1">
        <w:r w:rsidR="00C14FC6" w:rsidRPr="006518C9">
          <w:rPr>
            <w:rStyle w:val="Hyperlink"/>
            <w:noProof/>
            <w:lang w:val="en-US"/>
          </w:rPr>
          <w:t>6.64</w:t>
        </w:r>
        <w:r w:rsidR="00C14FC6" w:rsidRPr="006518C9">
          <w:rPr>
            <w:rFonts w:ascii="Calibri" w:hAnsi="Calibri"/>
            <w:noProof/>
            <w:sz w:val="22"/>
            <w:szCs w:val="22"/>
            <w:lang w:val="en-US"/>
          </w:rPr>
          <w:tab/>
        </w:r>
        <w:r w:rsidR="00C14FC6" w:rsidRPr="006518C9">
          <w:rPr>
            <w:rStyle w:val="Hyperlink"/>
            <w:noProof/>
            <w:lang w:val="en-US"/>
          </w:rPr>
          <w:t>Element &lt;SearchDatabaseRef&gt;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63</w:t>
        </w:r>
        <w:r w:rsidR="00C14FC6" w:rsidRPr="006518C9">
          <w:rPr>
            <w:noProof/>
            <w:webHidden/>
            <w:lang w:val="en-US"/>
          </w:rPr>
          <w:fldChar w:fldCharType="end"/>
        </w:r>
      </w:hyperlink>
    </w:p>
    <w:p w14:paraId="48524900" w14:textId="77777777" w:rsidR="00C14FC6" w:rsidRPr="006518C9" w:rsidRDefault="00A6726E">
      <w:pPr>
        <w:pStyle w:val="TOC2"/>
        <w:rPr>
          <w:rFonts w:ascii="Calibri" w:hAnsi="Calibri"/>
          <w:noProof/>
          <w:sz w:val="22"/>
          <w:szCs w:val="22"/>
          <w:lang w:val="en-US"/>
        </w:rPr>
      </w:pPr>
      <w:hyperlink w:anchor="_Toc457214120" w:history="1">
        <w:r w:rsidR="00C14FC6" w:rsidRPr="006518C9">
          <w:rPr>
            <w:rStyle w:val="Hyperlink"/>
            <w:noProof/>
            <w:lang w:val="en-US"/>
          </w:rPr>
          <w:t>6.65</w:t>
        </w:r>
        <w:r w:rsidR="00C14FC6" w:rsidRPr="006518C9">
          <w:rPr>
            <w:rFonts w:ascii="Calibri" w:hAnsi="Calibri"/>
            <w:noProof/>
            <w:sz w:val="22"/>
            <w:szCs w:val="22"/>
            <w:lang w:val="en-US"/>
          </w:rPr>
          <w:tab/>
        </w:r>
        <w:r w:rsidR="00C14FC6" w:rsidRPr="006518C9">
          <w:rPr>
            <w:rStyle w:val="Hyperlink"/>
            <w:noProof/>
            <w:lang w:val="en-US"/>
          </w:rPr>
          <w:t>Element &lt;SearchModification&gt;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63</w:t>
        </w:r>
        <w:r w:rsidR="00C14FC6" w:rsidRPr="006518C9">
          <w:rPr>
            <w:noProof/>
            <w:webHidden/>
            <w:lang w:val="en-US"/>
          </w:rPr>
          <w:fldChar w:fldCharType="end"/>
        </w:r>
      </w:hyperlink>
    </w:p>
    <w:p w14:paraId="17C751BB" w14:textId="77777777" w:rsidR="00C14FC6" w:rsidRPr="006518C9" w:rsidRDefault="00A6726E">
      <w:pPr>
        <w:pStyle w:val="TOC2"/>
        <w:rPr>
          <w:rFonts w:ascii="Calibri" w:hAnsi="Calibri"/>
          <w:noProof/>
          <w:sz w:val="22"/>
          <w:szCs w:val="22"/>
          <w:lang w:val="en-US"/>
        </w:rPr>
      </w:pPr>
      <w:hyperlink w:anchor="_Toc457214121" w:history="1">
        <w:r w:rsidR="00C14FC6" w:rsidRPr="006518C9">
          <w:rPr>
            <w:rStyle w:val="Hyperlink"/>
            <w:noProof/>
            <w:lang w:val="en-US"/>
          </w:rPr>
          <w:t>6.66</w:t>
        </w:r>
        <w:r w:rsidR="00C14FC6" w:rsidRPr="006518C9">
          <w:rPr>
            <w:rFonts w:ascii="Calibri" w:hAnsi="Calibri"/>
            <w:noProof/>
            <w:sz w:val="22"/>
            <w:szCs w:val="22"/>
            <w:lang w:val="en-US"/>
          </w:rPr>
          <w:tab/>
        </w:r>
        <w:r w:rsidR="00C14FC6" w:rsidRPr="006518C9">
          <w:rPr>
            <w:rStyle w:val="Hyperlink"/>
            <w:noProof/>
            <w:lang w:val="en-US"/>
          </w:rPr>
          <w:t>Element &lt;SearchType&gt;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65</w:t>
        </w:r>
        <w:r w:rsidR="00C14FC6" w:rsidRPr="006518C9">
          <w:rPr>
            <w:noProof/>
            <w:webHidden/>
            <w:lang w:val="en-US"/>
          </w:rPr>
          <w:fldChar w:fldCharType="end"/>
        </w:r>
      </w:hyperlink>
    </w:p>
    <w:p w14:paraId="54972669" w14:textId="77777777" w:rsidR="00C14FC6" w:rsidRPr="006518C9" w:rsidRDefault="00A6726E">
      <w:pPr>
        <w:pStyle w:val="TOC2"/>
        <w:rPr>
          <w:rFonts w:ascii="Calibri" w:hAnsi="Calibri"/>
          <w:noProof/>
          <w:sz w:val="22"/>
          <w:szCs w:val="22"/>
          <w:lang w:val="en-US"/>
        </w:rPr>
      </w:pPr>
      <w:hyperlink w:anchor="_Toc457214122" w:history="1">
        <w:r w:rsidR="00C14FC6" w:rsidRPr="006518C9">
          <w:rPr>
            <w:rStyle w:val="Hyperlink"/>
            <w:noProof/>
            <w:lang w:val="en-US"/>
          </w:rPr>
          <w:t>6.67</w:t>
        </w:r>
        <w:r w:rsidR="00C14FC6" w:rsidRPr="006518C9">
          <w:rPr>
            <w:rFonts w:ascii="Calibri" w:hAnsi="Calibri"/>
            <w:noProof/>
            <w:sz w:val="22"/>
            <w:szCs w:val="22"/>
            <w:lang w:val="en-US"/>
          </w:rPr>
          <w:tab/>
        </w:r>
        <w:r w:rsidR="00C14FC6" w:rsidRPr="006518C9">
          <w:rPr>
            <w:rStyle w:val="Hyperlink"/>
            <w:noProof/>
            <w:lang w:val="en-US"/>
          </w:rPr>
          <w:t>Element &lt;Seq&gt;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65</w:t>
        </w:r>
        <w:r w:rsidR="00C14FC6" w:rsidRPr="006518C9">
          <w:rPr>
            <w:noProof/>
            <w:webHidden/>
            <w:lang w:val="en-US"/>
          </w:rPr>
          <w:fldChar w:fldCharType="end"/>
        </w:r>
      </w:hyperlink>
    </w:p>
    <w:p w14:paraId="45A95BD1" w14:textId="77777777" w:rsidR="00C14FC6" w:rsidRPr="006518C9" w:rsidRDefault="00A6726E">
      <w:pPr>
        <w:pStyle w:val="TOC2"/>
        <w:rPr>
          <w:rFonts w:ascii="Calibri" w:hAnsi="Calibri"/>
          <w:noProof/>
          <w:sz w:val="22"/>
          <w:szCs w:val="22"/>
          <w:lang w:val="en-US"/>
        </w:rPr>
      </w:pPr>
      <w:hyperlink w:anchor="_Toc457214123" w:history="1">
        <w:r w:rsidR="00C14FC6" w:rsidRPr="006518C9">
          <w:rPr>
            <w:rStyle w:val="Hyperlink"/>
            <w:noProof/>
            <w:lang w:val="en-US"/>
          </w:rPr>
          <w:t>6.68</w:t>
        </w:r>
        <w:r w:rsidR="00C14FC6" w:rsidRPr="006518C9">
          <w:rPr>
            <w:rFonts w:ascii="Calibri" w:hAnsi="Calibri"/>
            <w:noProof/>
            <w:sz w:val="22"/>
            <w:szCs w:val="22"/>
            <w:lang w:val="en-US"/>
          </w:rPr>
          <w:tab/>
        </w:r>
        <w:r w:rsidR="00C14FC6" w:rsidRPr="006518C9">
          <w:rPr>
            <w:rStyle w:val="Hyperlink"/>
            <w:noProof/>
            <w:lang w:val="en-US"/>
          </w:rPr>
          <w:t>Element &lt;SequenceCollection&gt;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65</w:t>
        </w:r>
        <w:r w:rsidR="00C14FC6" w:rsidRPr="006518C9">
          <w:rPr>
            <w:noProof/>
            <w:webHidden/>
            <w:lang w:val="en-US"/>
          </w:rPr>
          <w:fldChar w:fldCharType="end"/>
        </w:r>
      </w:hyperlink>
    </w:p>
    <w:p w14:paraId="0D343A52" w14:textId="77777777" w:rsidR="00C14FC6" w:rsidRPr="006518C9" w:rsidRDefault="00A6726E">
      <w:pPr>
        <w:pStyle w:val="TOC2"/>
        <w:rPr>
          <w:rFonts w:ascii="Calibri" w:hAnsi="Calibri"/>
          <w:noProof/>
          <w:sz w:val="22"/>
          <w:szCs w:val="22"/>
          <w:lang w:val="en-US"/>
        </w:rPr>
      </w:pPr>
      <w:hyperlink w:anchor="_Toc457214124" w:history="1">
        <w:r w:rsidR="00C14FC6" w:rsidRPr="006518C9">
          <w:rPr>
            <w:rStyle w:val="Hyperlink"/>
            <w:noProof/>
            <w:lang w:val="en-US"/>
          </w:rPr>
          <w:t>6.69</w:t>
        </w:r>
        <w:r w:rsidR="00C14FC6" w:rsidRPr="006518C9">
          <w:rPr>
            <w:rFonts w:ascii="Calibri" w:hAnsi="Calibri"/>
            <w:noProof/>
            <w:sz w:val="22"/>
            <w:szCs w:val="22"/>
            <w:lang w:val="en-US"/>
          </w:rPr>
          <w:tab/>
        </w:r>
        <w:r w:rsidR="00C14FC6" w:rsidRPr="006518C9">
          <w:rPr>
            <w:rStyle w:val="Hyperlink"/>
            <w:noProof/>
            <w:lang w:val="en-US"/>
          </w:rPr>
          <w:t>Element &lt;SiteRegexp&gt;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67</w:t>
        </w:r>
        <w:r w:rsidR="00C14FC6" w:rsidRPr="006518C9">
          <w:rPr>
            <w:noProof/>
            <w:webHidden/>
            <w:lang w:val="en-US"/>
          </w:rPr>
          <w:fldChar w:fldCharType="end"/>
        </w:r>
      </w:hyperlink>
    </w:p>
    <w:p w14:paraId="27AE03A7" w14:textId="77777777" w:rsidR="00C14FC6" w:rsidRPr="006518C9" w:rsidRDefault="00A6726E">
      <w:pPr>
        <w:pStyle w:val="TOC2"/>
        <w:rPr>
          <w:rFonts w:ascii="Calibri" w:hAnsi="Calibri"/>
          <w:noProof/>
          <w:sz w:val="22"/>
          <w:szCs w:val="22"/>
          <w:lang w:val="en-US"/>
        </w:rPr>
      </w:pPr>
      <w:hyperlink w:anchor="_Toc457214125" w:history="1">
        <w:r w:rsidR="00C14FC6" w:rsidRPr="006518C9">
          <w:rPr>
            <w:rStyle w:val="Hyperlink"/>
            <w:noProof/>
            <w:lang w:val="en-US"/>
          </w:rPr>
          <w:t>6.70</w:t>
        </w:r>
        <w:r w:rsidR="00C14FC6" w:rsidRPr="006518C9">
          <w:rPr>
            <w:rFonts w:ascii="Calibri" w:hAnsi="Calibri"/>
            <w:noProof/>
            <w:sz w:val="22"/>
            <w:szCs w:val="22"/>
            <w:lang w:val="en-US"/>
          </w:rPr>
          <w:tab/>
        </w:r>
        <w:r w:rsidR="00C14FC6" w:rsidRPr="006518C9">
          <w:rPr>
            <w:rStyle w:val="Hyperlink"/>
            <w:noProof/>
            <w:lang w:val="en-US"/>
          </w:rPr>
          <w:t>Element &lt;SoftwareName&gt;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67</w:t>
        </w:r>
        <w:r w:rsidR="00C14FC6" w:rsidRPr="006518C9">
          <w:rPr>
            <w:noProof/>
            <w:webHidden/>
            <w:lang w:val="en-US"/>
          </w:rPr>
          <w:fldChar w:fldCharType="end"/>
        </w:r>
      </w:hyperlink>
    </w:p>
    <w:p w14:paraId="59CEE96B" w14:textId="77777777" w:rsidR="00C14FC6" w:rsidRPr="006518C9" w:rsidRDefault="00A6726E">
      <w:pPr>
        <w:pStyle w:val="TOC2"/>
        <w:rPr>
          <w:rFonts w:ascii="Calibri" w:hAnsi="Calibri"/>
          <w:noProof/>
          <w:sz w:val="22"/>
          <w:szCs w:val="22"/>
          <w:lang w:val="en-US"/>
        </w:rPr>
      </w:pPr>
      <w:hyperlink w:anchor="_Toc457214126" w:history="1">
        <w:r w:rsidR="00C14FC6" w:rsidRPr="006518C9">
          <w:rPr>
            <w:rStyle w:val="Hyperlink"/>
            <w:noProof/>
            <w:lang w:val="en-US"/>
          </w:rPr>
          <w:t>6.71</w:t>
        </w:r>
        <w:r w:rsidR="00C14FC6" w:rsidRPr="006518C9">
          <w:rPr>
            <w:rFonts w:ascii="Calibri" w:hAnsi="Calibri"/>
            <w:noProof/>
            <w:sz w:val="22"/>
            <w:szCs w:val="22"/>
            <w:lang w:val="en-US"/>
          </w:rPr>
          <w:tab/>
        </w:r>
        <w:r w:rsidR="00C14FC6" w:rsidRPr="006518C9">
          <w:rPr>
            <w:rStyle w:val="Hyperlink"/>
            <w:noProof/>
            <w:lang w:val="en-US"/>
          </w:rPr>
          <w:t>Element &lt;SourceFile&gt;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67</w:t>
        </w:r>
        <w:r w:rsidR="00C14FC6" w:rsidRPr="006518C9">
          <w:rPr>
            <w:noProof/>
            <w:webHidden/>
            <w:lang w:val="en-US"/>
          </w:rPr>
          <w:fldChar w:fldCharType="end"/>
        </w:r>
      </w:hyperlink>
    </w:p>
    <w:p w14:paraId="71DDA035" w14:textId="77777777" w:rsidR="00C14FC6" w:rsidRPr="006518C9" w:rsidRDefault="00A6726E">
      <w:pPr>
        <w:pStyle w:val="TOC2"/>
        <w:rPr>
          <w:rFonts w:ascii="Calibri" w:hAnsi="Calibri"/>
          <w:noProof/>
          <w:sz w:val="22"/>
          <w:szCs w:val="22"/>
          <w:lang w:val="en-US"/>
        </w:rPr>
      </w:pPr>
      <w:hyperlink w:anchor="_Toc457214127" w:history="1">
        <w:r w:rsidR="00C14FC6" w:rsidRPr="006518C9">
          <w:rPr>
            <w:rStyle w:val="Hyperlink"/>
            <w:noProof/>
            <w:lang w:val="en-US"/>
          </w:rPr>
          <w:t>6.72</w:t>
        </w:r>
        <w:r w:rsidR="00C14FC6" w:rsidRPr="006518C9">
          <w:rPr>
            <w:rFonts w:ascii="Calibri" w:hAnsi="Calibri"/>
            <w:noProof/>
            <w:sz w:val="22"/>
            <w:szCs w:val="22"/>
            <w:lang w:val="en-US"/>
          </w:rPr>
          <w:tab/>
        </w:r>
        <w:r w:rsidR="00C14FC6" w:rsidRPr="006518C9">
          <w:rPr>
            <w:rStyle w:val="Hyperlink"/>
            <w:noProof/>
            <w:lang w:val="en-US"/>
          </w:rPr>
          <w:t>Element &lt;SpecificityRules&gt;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68</w:t>
        </w:r>
        <w:r w:rsidR="00C14FC6" w:rsidRPr="006518C9">
          <w:rPr>
            <w:noProof/>
            <w:webHidden/>
            <w:lang w:val="en-US"/>
          </w:rPr>
          <w:fldChar w:fldCharType="end"/>
        </w:r>
      </w:hyperlink>
    </w:p>
    <w:p w14:paraId="5E58187F" w14:textId="77777777" w:rsidR="00C14FC6" w:rsidRPr="006518C9" w:rsidRDefault="00A6726E">
      <w:pPr>
        <w:pStyle w:val="TOC2"/>
        <w:rPr>
          <w:rFonts w:ascii="Calibri" w:hAnsi="Calibri"/>
          <w:noProof/>
          <w:sz w:val="22"/>
          <w:szCs w:val="22"/>
          <w:lang w:val="en-US"/>
        </w:rPr>
      </w:pPr>
      <w:hyperlink w:anchor="_Toc457214128" w:history="1">
        <w:r w:rsidR="00C14FC6" w:rsidRPr="006518C9">
          <w:rPr>
            <w:rStyle w:val="Hyperlink"/>
            <w:noProof/>
            <w:lang w:val="en-US"/>
          </w:rPr>
          <w:t>6.73</w:t>
        </w:r>
        <w:r w:rsidR="00C14FC6" w:rsidRPr="006518C9">
          <w:rPr>
            <w:rFonts w:ascii="Calibri" w:hAnsi="Calibri"/>
            <w:noProof/>
            <w:sz w:val="22"/>
            <w:szCs w:val="22"/>
            <w:lang w:val="en-US"/>
          </w:rPr>
          <w:tab/>
        </w:r>
        <w:r w:rsidR="00C14FC6" w:rsidRPr="006518C9">
          <w:rPr>
            <w:rStyle w:val="Hyperlink"/>
            <w:noProof/>
            <w:lang w:val="en-US"/>
          </w:rPr>
          <w:t>Element &lt;SpectraData&gt;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69</w:t>
        </w:r>
        <w:r w:rsidR="00C14FC6" w:rsidRPr="006518C9">
          <w:rPr>
            <w:noProof/>
            <w:webHidden/>
            <w:lang w:val="en-US"/>
          </w:rPr>
          <w:fldChar w:fldCharType="end"/>
        </w:r>
      </w:hyperlink>
    </w:p>
    <w:p w14:paraId="74B0BB17" w14:textId="77777777" w:rsidR="00C14FC6" w:rsidRPr="006518C9" w:rsidRDefault="00A6726E">
      <w:pPr>
        <w:pStyle w:val="TOC2"/>
        <w:rPr>
          <w:rFonts w:ascii="Calibri" w:hAnsi="Calibri"/>
          <w:noProof/>
          <w:sz w:val="22"/>
          <w:szCs w:val="22"/>
          <w:lang w:val="en-US"/>
        </w:rPr>
      </w:pPr>
      <w:hyperlink w:anchor="_Toc457214129" w:history="1">
        <w:r w:rsidR="00C14FC6" w:rsidRPr="006518C9">
          <w:rPr>
            <w:rStyle w:val="Hyperlink"/>
            <w:noProof/>
            <w:lang w:val="en-US"/>
          </w:rPr>
          <w:t>6.74</w:t>
        </w:r>
        <w:r w:rsidR="00C14FC6" w:rsidRPr="006518C9">
          <w:rPr>
            <w:rFonts w:ascii="Calibri" w:hAnsi="Calibri"/>
            <w:noProof/>
            <w:sz w:val="22"/>
            <w:szCs w:val="22"/>
            <w:lang w:val="en-US"/>
          </w:rPr>
          <w:tab/>
        </w:r>
        <w:r w:rsidR="00C14FC6" w:rsidRPr="006518C9">
          <w:rPr>
            <w:rStyle w:val="Hyperlink"/>
            <w:noProof/>
            <w:lang w:val="en-US"/>
          </w:rPr>
          <w:t>Element &lt;SpectrumIdentification&gt;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69</w:t>
        </w:r>
        <w:r w:rsidR="00C14FC6" w:rsidRPr="006518C9">
          <w:rPr>
            <w:noProof/>
            <w:webHidden/>
            <w:lang w:val="en-US"/>
          </w:rPr>
          <w:fldChar w:fldCharType="end"/>
        </w:r>
      </w:hyperlink>
    </w:p>
    <w:p w14:paraId="3B066455" w14:textId="77777777" w:rsidR="00C14FC6" w:rsidRPr="006518C9" w:rsidRDefault="00A6726E">
      <w:pPr>
        <w:pStyle w:val="TOC2"/>
        <w:rPr>
          <w:rFonts w:ascii="Calibri" w:hAnsi="Calibri"/>
          <w:noProof/>
          <w:sz w:val="22"/>
          <w:szCs w:val="22"/>
          <w:lang w:val="en-US"/>
        </w:rPr>
      </w:pPr>
      <w:hyperlink w:anchor="_Toc457214130" w:history="1">
        <w:r w:rsidR="00C14FC6" w:rsidRPr="006518C9">
          <w:rPr>
            <w:rStyle w:val="Hyperlink"/>
            <w:noProof/>
            <w:lang w:val="en-US"/>
          </w:rPr>
          <w:t>6.75</w:t>
        </w:r>
        <w:r w:rsidR="00C14FC6" w:rsidRPr="006518C9">
          <w:rPr>
            <w:rFonts w:ascii="Calibri" w:hAnsi="Calibri"/>
            <w:noProof/>
            <w:sz w:val="22"/>
            <w:szCs w:val="22"/>
            <w:lang w:val="en-US"/>
          </w:rPr>
          <w:tab/>
        </w:r>
        <w:r w:rsidR="00C14FC6" w:rsidRPr="006518C9">
          <w:rPr>
            <w:rStyle w:val="Hyperlink"/>
            <w:noProof/>
            <w:lang w:val="en-US"/>
          </w:rPr>
          <w:t>Element &lt;SpectrumIdentificationItem&gt;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70</w:t>
        </w:r>
        <w:r w:rsidR="00C14FC6" w:rsidRPr="006518C9">
          <w:rPr>
            <w:noProof/>
            <w:webHidden/>
            <w:lang w:val="en-US"/>
          </w:rPr>
          <w:fldChar w:fldCharType="end"/>
        </w:r>
      </w:hyperlink>
    </w:p>
    <w:p w14:paraId="7F43D7D5" w14:textId="77777777" w:rsidR="00C14FC6" w:rsidRPr="006518C9" w:rsidRDefault="00A6726E">
      <w:pPr>
        <w:pStyle w:val="TOC2"/>
        <w:rPr>
          <w:rFonts w:ascii="Calibri" w:hAnsi="Calibri"/>
          <w:noProof/>
          <w:sz w:val="22"/>
          <w:szCs w:val="22"/>
          <w:lang w:val="en-US"/>
        </w:rPr>
      </w:pPr>
      <w:hyperlink w:anchor="_Toc457214131" w:history="1">
        <w:r w:rsidR="00C14FC6" w:rsidRPr="006518C9">
          <w:rPr>
            <w:rStyle w:val="Hyperlink"/>
            <w:noProof/>
            <w:lang w:val="en-US"/>
          </w:rPr>
          <w:t>6.76</w:t>
        </w:r>
        <w:r w:rsidR="00C14FC6" w:rsidRPr="006518C9">
          <w:rPr>
            <w:rFonts w:ascii="Calibri" w:hAnsi="Calibri"/>
            <w:noProof/>
            <w:sz w:val="22"/>
            <w:szCs w:val="22"/>
            <w:lang w:val="en-US"/>
          </w:rPr>
          <w:tab/>
        </w:r>
        <w:r w:rsidR="00C14FC6" w:rsidRPr="006518C9">
          <w:rPr>
            <w:rStyle w:val="Hyperlink"/>
            <w:noProof/>
            <w:lang w:val="en-US"/>
          </w:rPr>
          <w:t>Element &lt;SpectrumIdentificationItemRef&gt;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73</w:t>
        </w:r>
        <w:r w:rsidR="00C14FC6" w:rsidRPr="006518C9">
          <w:rPr>
            <w:noProof/>
            <w:webHidden/>
            <w:lang w:val="en-US"/>
          </w:rPr>
          <w:fldChar w:fldCharType="end"/>
        </w:r>
      </w:hyperlink>
    </w:p>
    <w:p w14:paraId="68BC071B" w14:textId="77777777" w:rsidR="00C14FC6" w:rsidRPr="006518C9" w:rsidRDefault="00A6726E">
      <w:pPr>
        <w:pStyle w:val="TOC2"/>
        <w:rPr>
          <w:rFonts w:ascii="Calibri" w:hAnsi="Calibri"/>
          <w:noProof/>
          <w:sz w:val="22"/>
          <w:szCs w:val="22"/>
          <w:lang w:val="en-US"/>
        </w:rPr>
      </w:pPr>
      <w:hyperlink w:anchor="_Toc457214132" w:history="1">
        <w:r w:rsidR="00C14FC6" w:rsidRPr="006518C9">
          <w:rPr>
            <w:rStyle w:val="Hyperlink"/>
            <w:noProof/>
            <w:lang w:val="en-US"/>
          </w:rPr>
          <w:t>6.77</w:t>
        </w:r>
        <w:r w:rsidR="00C14FC6" w:rsidRPr="006518C9">
          <w:rPr>
            <w:rFonts w:ascii="Calibri" w:hAnsi="Calibri"/>
            <w:noProof/>
            <w:sz w:val="22"/>
            <w:szCs w:val="22"/>
            <w:lang w:val="en-US"/>
          </w:rPr>
          <w:tab/>
        </w:r>
        <w:r w:rsidR="00C14FC6" w:rsidRPr="006518C9">
          <w:rPr>
            <w:rStyle w:val="Hyperlink"/>
            <w:noProof/>
            <w:lang w:val="en-US"/>
          </w:rPr>
          <w:t>Element &lt;SpectrumIdentificationList&gt;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73</w:t>
        </w:r>
        <w:r w:rsidR="00C14FC6" w:rsidRPr="006518C9">
          <w:rPr>
            <w:noProof/>
            <w:webHidden/>
            <w:lang w:val="en-US"/>
          </w:rPr>
          <w:fldChar w:fldCharType="end"/>
        </w:r>
      </w:hyperlink>
    </w:p>
    <w:p w14:paraId="1069730C" w14:textId="77777777" w:rsidR="00C14FC6" w:rsidRPr="006518C9" w:rsidRDefault="00A6726E">
      <w:pPr>
        <w:pStyle w:val="TOC2"/>
        <w:rPr>
          <w:rFonts w:ascii="Calibri" w:hAnsi="Calibri"/>
          <w:noProof/>
          <w:sz w:val="22"/>
          <w:szCs w:val="22"/>
          <w:lang w:val="en-US"/>
        </w:rPr>
      </w:pPr>
      <w:hyperlink w:anchor="_Toc457214133" w:history="1">
        <w:r w:rsidR="00C14FC6" w:rsidRPr="006518C9">
          <w:rPr>
            <w:rStyle w:val="Hyperlink"/>
            <w:noProof/>
            <w:lang w:val="en-US"/>
          </w:rPr>
          <w:t>6.78</w:t>
        </w:r>
        <w:r w:rsidR="00C14FC6" w:rsidRPr="006518C9">
          <w:rPr>
            <w:rFonts w:ascii="Calibri" w:hAnsi="Calibri"/>
            <w:noProof/>
            <w:sz w:val="22"/>
            <w:szCs w:val="22"/>
            <w:lang w:val="en-US"/>
          </w:rPr>
          <w:tab/>
        </w:r>
        <w:r w:rsidR="00C14FC6" w:rsidRPr="006518C9">
          <w:rPr>
            <w:rStyle w:val="Hyperlink"/>
            <w:noProof/>
            <w:lang w:val="en-US"/>
          </w:rPr>
          <w:t>Element &lt;SpectrumIdentificationProtocol&gt;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74</w:t>
        </w:r>
        <w:r w:rsidR="00C14FC6" w:rsidRPr="006518C9">
          <w:rPr>
            <w:noProof/>
            <w:webHidden/>
            <w:lang w:val="en-US"/>
          </w:rPr>
          <w:fldChar w:fldCharType="end"/>
        </w:r>
      </w:hyperlink>
    </w:p>
    <w:p w14:paraId="386F5DD7" w14:textId="77777777" w:rsidR="00C14FC6" w:rsidRPr="006518C9" w:rsidRDefault="00A6726E">
      <w:pPr>
        <w:pStyle w:val="TOC2"/>
        <w:rPr>
          <w:rFonts w:ascii="Calibri" w:hAnsi="Calibri"/>
          <w:noProof/>
          <w:sz w:val="22"/>
          <w:szCs w:val="22"/>
          <w:lang w:val="en-US"/>
        </w:rPr>
      </w:pPr>
      <w:hyperlink w:anchor="_Toc457214134" w:history="1">
        <w:r w:rsidR="00C14FC6" w:rsidRPr="006518C9">
          <w:rPr>
            <w:rStyle w:val="Hyperlink"/>
            <w:noProof/>
            <w:lang w:val="en-US"/>
          </w:rPr>
          <w:t>6.79</w:t>
        </w:r>
        <w:r w:rsidR="00C14FC6" w:rsidRPr="006518C9">
          <w:rPr>
            <w:rFonts w:ascii="Calibri" w:hAnsi="Calibri"/>
            <w:noProof/>
            <w:sz w:val="22"/>
            <w:szCs w:val="22"/>
            <w:lang w:val="en-US"/>
          </w:rPr>
          <w:tab/>
        </w:r>
        <w:r w:rsidR="00C14FC6" w:rsidRPr="006518C9">
          <w:rPr>
            <w:rStyle w:val="Hyperlink"/>
            <w:noProof/>
            <w:lang w:val="en-US"/>
          </w:rPr>
          <w:t>Element &lt;SpectrumIdentificationResult&gt;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77</w:t>
        </w:r>
        <w:r w:rsidR="00C14FC6" w:rsidRPr="006518C9">
          <w:rPr>
            <w:noProof/>
            <w:webHidden/>
            <w:lang w:val="en-US"/>
          </w:rPr>
          <w:fldChar w:fldCharType="end"/>
        </w:r>
      </w:hyperlink>
    </w:p>
    <w:p w14:paraId="236FC9B7" w14:textId="77777777" w:rsidR="00C14FC6" w:rsidRPr="006518C9" w:rsidRDefault="00A6726E">
      <w:pPr>
        <w:pStyle w:val="TOC2"/>
        <w:rPr>
          <w:rFonts w:ascii="Calibri" w:hAnsi="Calibri"/>
          <w:noProof/>
          <w:sz w:val="22"/>
          <w:szCs w:val="22"/>
          <w:lang w:val="en-US"/>
        </w:rPr>
      </w:pPr>
      <w:hyperlink w:anchor="_Toc457214135" w:history="1">
        <w:r w:rsidR="00C14FC6" w:rsidRPr="006518C9">
          <w:rPr>
            <w:rStyle w:val="Hyperlink"/>
            <w:noProof/>
            <w:lang w:val="en-US"/>
          </w:rPr>
          <w:t>6.80</w:t>
        </w:r>
        <w:r w:rsidR="00C14FC6" w:rsidRPr="006518C9">
          <w:rPr>
            <w:rFonts w:ascii="Calibri" w:hAnsi="Calibri"/>
            <w:noProof/>
            <w:sz w:val="22"/>
            <w:szCs w:val="22"/>
            <w:lang w:val="en-US"/>
          </w:rPr>
          <w:tab/>
        </w:r>
        <w:r w:rsidR="00C14FC6" w:rsidRPr="006518C9">
          <w:rPr>
            <w:rStyle w:val="Hyperlink"/>
            <w:noProof/>
            <w:lang w:val="en-US"/>
          </w:rPr>
          <w:t>Element &lt;SpectrumIDFormat&gt;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78</w:t>
        </w:r>
        <w:r w:rsidR="00C14FC6" w:rsidRPr="006518C9">
          <w:rPr>
            <w:noProof/>
            <w:webHidden/>
            <w:lang w:val="en-US"/>
          </w:rPr>
          <w:fldChar w:fldCharType="end"/>
        </w:r>
      </w:hyperlink>
    </w:p>
    <w:p w14:paraId="129A2555" w14:textId="77777777" w:rsidR="00C14FC6" w:rsidRPr="006518C9" w:rsidRDefault="00A6726E">
      <w:pPr>
        <w:pStyle w:val="TOC2"/>
        <w:rPr>
          <w:rFonts w:ascii="Calibri" w:hAnsi="Calibri"/>
          <w:noProof/>
          <w:sz w:val="22"/>
          <w:szCs w:val="22"/>
          <w:lang w:val="en-US"/>
        </w:rPr>
      </w:pPr>
      <w:hyperlink w:anchor="_Toc457214136" w:history="1">
        <w:r w:rsidR="00C14FC6" w:rsidRPr="006518C9">
          <w:rPr>
            <w:rStyle w:val="Hyperlink"/>
            <w:noProof/>
            <w:lang w:val="en-US"/>
          </w:rPr>
          <w:t>6.81</w:t>
        </w:r>
        <w:r w:rsidR="00C14FC6" w:rsidRPr="006518C9">
          <w:rPr>
            <w:rFonts w:ascii="Calibri" w:hAnsi="Calibri"/>
            <w:noProof/>
            <w:sz w:val="22"/>
            <w:szCs w:val="22"/>
            <w:lang w:val="en-US"/>
          </w:rPr>
          <w:tab/>
        </w:r>
        <w:r w:rsidR="00C14FC6" w:rsidRPr="006518C9">
          <w:rPr>
            <w:rStyle w:val="Hyperlink"/>
            <w:noProof/>
            <w:lang w:val="en-US"/>
          </w:rPr>
          <w:t>Element &lt;SubSample&gt;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78</w:t>
        </w:r>
        <w:r w:rsidR="00C14FC6" w:rsidRPr="006518C9">
          <w:rPr>
            <w:noProof/>
            <w:webHidden/>
            <w:lang w:val="en-US"/>
          </w:rPr>
          <w:fldChar w:fldCharType="end"/>
        </w:r>
      </w:hyperlink>
    </w:p>
    <w:p w14:paraId="3E96FC08" w14:textId="77777777" w:rsidR="00C14FC6" w:rsidRPr="006518C9" w:rsidRDefault="00A6726E">
      <w:pPr>
        <w:pStyle w:val="TOC2"/>
        <w:rPr>
          <w:rFonts w:ascii="Calibri" w:hAnsi="Calibri"/>
          <w:noProof/>
          <w:sz w:val="22"/>
          <w:szCs w:val="22"/>
          <w:lang w:val="en-US"/>
        </w:rPr>
      </w:pPr>
      <w:hyperlink w:anchor="_Toc457214137" w:history="1">
        <w:r w:rsidR="00C14FC6" w:rsidRPr="006518C9">
          <w:rPr>
            <w:rStyle w:val="Hyperlink"/>
            <w:noProof/>
            <w:lang w:val="en-US"/>
          </w:rPr>
          <w:t>6.82</w:t>
        </w:r>
        <w:r w:rsidR="00C14FC6" w:rsidRPr="006518C9">
          <w:rPr>
            <w:rFonts w:ascii="Calibri" w:hAnsi="Calibri"/>
            <w:noProof/>
            <w:sz w:val="22"/>
            <w:szCs w:val="22"/>
            <w:lang w:val="en-US"/>
          </w:rPr>
          <w:tab/>
        </w:r>
        <w:r w:rsidR="00C14FC6" w:rsidRPr="006518C9">
          <w:rPr>
            <w:rStyle w:val="Hyperlink"/>
            <w:noProof/>
            <w:lang w:val="en-US"/>
          </w:rPr>
          <w:t>Element &lt;SubstitutionModification&gt;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78</w:t>
        </w:r>
        <w:r w:rsidR="00C14FC6" w:rsidRPr="006518C9">
          <w:rPr>
            <w:noProof/>
            <w:webHidden/>
            <w:lang w:val="en-US"/>
          </w:rPr>
          <w:fldChar w:fldCharType="end"/>
        </w:r>
      </w:hyperlink>
    </w:p>
    <w:p w14:paraId="414F83B1" w14:textId="77777777" w:rsidR="00C14FC6" w:rsidRPr="006518C9" w:rsidRDefault="00A6726E">
      <w:pPr>
        <w:pStyle w:val="TOC2"/>
        <w:rPr>
          <w:rFonts w:ascii="Calibri" w:hAnsi="Calibri"/>
          <w:noProof/>
          <w:sz w:val="22"/>
          <w:szCs w:val="22"/>
          <w:lang w:val="en-US"/>
        </w:rPr>
      </w:pPr>
      <w:hyperlink w:anchor="_Toc457214138" w:history="1">
        <w:r w:rsidR="00C14FC6" w:rsidRPr="006518C9">
          <w:rPr>
            <w:rStyle w:val="Hyperlink"/>
            <w:noProof/>
            <w:lang w:val="en-US"/>
          </w:rPr>
          <w:t>6.83</w:t>
        </w:r>
        <w:r w:rsidR="00C14FC6" w:rsidRPr="006518C9">
          <w:rPr>
            <w:rFonts w:ascii="Calibri" w:hAnsi="Calibri"/>
            <w:noProof/>
            <w:sz w:val="22"/>
            <w:szCs w:val="22"/>
            <w:lang w:val="en-US"/>
          </w:rPr>
          <w:tab/>
        </w:r>
        <w:r w:rsidR="00C14FC6" w:rsidRPr="006518C9">
          <w:rPr>
            <w:rStyle w:val="Hyperlink"/>
            <w:noProof/>
            <w:lang w:val="en-US"/>
          </w:rPr>
          <w:t>Element &lt;Threshold&gt;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79</w:t>
        </w:r>
        <w:r w:rsidR="00C14FC6" w:rsidRPr="006518C9">
          <w:rPr>
            <w:noProof/>
            <w:webHidden/>
            <w:lang w:val="en-US"/>
          </w:rPr>
          <w:fldChar w:fldCharType="end"/>
        </w:r>
      </w:hyperlink>
    </w:p>
    <w:p w14:paraId="227BED67" w14:textId="77777777" w:rsidR="00C14FC6" w:rsidRPr="006518C9" w:rsidRDefault="00A6726E">
      <w:pPr>
        <w:pStyle w:val="TOC2"/>
        <w:rPr>
          <w:rFonts w:ascii="Calibri" w:hAnsi="Calibri"/>
          <w:noProof/>
          <w:sz w:val="22"/>
          <w:szCs w:val="22"/>
          <w:lang w:val="en-US"/>
        </w:rPr>
      </w:pPr>
      <w:hyperlink w:anchor="_Toc457214139" w:history="1">
        <w:r w:rsidR="00C14FC6" w:rsidRPr="006518C9">
          <w:rPr>
            <w:rStyle w:val="Hyperlink"/>
            <w:noProof/>
            <w:lang w:val="en-US"/>
          </w:rPr>
          <w:t>6.84</w:t>
        </w:r>
        <w:r w:rsidR="00C14FC6" w:rsidRPr="006518C9">
          <w:rPr>
            <w:rFonts w:ascii="Calibri" w:hAnsi="Calibri"/>
            <w:noProof/>
            <w:sz w:val="22"/>
            <w:szCs w:val="22"/>
            <w:lang w:val="en-US"/>
          </w:rPr>
          <w:tab/>
        </w:r>
        <w:r w:rsidR="00C14FC6" w:rsidRPr="006518C9">
          <w:rPr>
            <w:rStyle w:val="Hyperlink"/>
            <w:noProof/>
            <w:lang w:val="en-US"/>
          </w:rPr>
          <w:t>Element &lt;TranslationTable&gt;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80</w:t>
        </w:r>
        <w:r w:rsidR="00C14FC6" w:rsidRPr="006518C9">
          <w:rPr>
            <w:noProof/>
            <w:webHidden/>
            <w:lang w:val="en-US"/>
          </w:rPr>
          <w:fldChar w:fldCharType="end"/>
        </w:r>
      </w:hyperlink>
    </w:p>
    <w:p w14:paraId="074F4291" w14:textId="77777777" w:rsidR="00C14FC6" w:rsidRPr="006518C9" w:rsidRDefault="00A6726E">
      <w:pPr>
        <w:pStyle w:val="TOC2"/>
        <w:rPr>
          <w:rFonts w:ascii="Calibri" w:hAnsi="Calibri"/>
          <w:noProof/>
          <w:sz w:val="22"/>
          <w:szCs w:val="22"/>
          <w:lang w:val="en-US"/>
        </w:rPr>
      </w:pPr>
      <w:hyperlink w:anchor="_Toc457214140" w:history="1">
        <w:r w:rsidR="00C14FC6" w:rsidRPr="006518C9">
          <w:rPr>
            <w:rStyle w:val="Hyperlink"/>
            <w:noProof/>
            <w:lang w:val="en-US"/>
          </w:rPr>
          <w:t>6.85</w:t>
        </w:r>
        <w:r w:rsidR="00C14FC6" w:rsidRPr="006518C9">
          <w:rPr>
            <w:rFonts w:ascii="Calibri" w:hAnsi="Calibri"/>
            <w:noProof/>
            <w:sz w:val="22"/>
            <w:szCs w:val="22"/>
            <w:lang w:val="en-US"/>
          </w:rPr>
          <w:tab/>
        </w:r>
        <w:r w:rsidR="00C14FC6" w:rsidRPr="006518C9">
          <w:rPr>
            <w:rStyle w:val="Hyperlink"/>
            <w:noProof/>
            <w:lang w:val="en-US"/>
          </w:rPr>
          <w:t>Element &lt;userParam&gt;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81</w:t>
        </w:r>
        <w:r w:rsidR="00C14FC6" w:rsidRPr="006518C9">
          <w:rPr>
            <w:noProof/>
            <w:webHidden/>
            <w:lang w:val="en-US"/>
          </w:rPr>
          <w:fldChar w:fldCharType="end"/>
        </w:r>
      </w:hyperlink>
    </w:p>
    <w:p w14:paraId="06B9665B" w14:textId="77777777" w:rsidR="00C14FC6" w:rsidRPr="006518C9" w:rsidRDefault="00A6726E">
      <w:pPr>
        <w:pStyle w:val="TOC1"/>
        <w:tabs>
          <w:tab w:val="left" w:pos="400"/>
          <w:tab w:val="right" w:leader="dot" w:pos="9962"/>
        </w:tabs>
        <w:rPr>
          <w:rFonts w:ascii="Calibri" w:hAnsi="Calibri"/>
          <w:noProof/>
          <w:sz w:val="22"/>
          <w:szCs w:val="22"/>
          <w:lang w:val="en-US"/>
        </w:rPr>
      </w:pPr>
      <w:hyperlink w:anchor="_Toc457214141" w:history="1">
        <w:r w:rsidR="00C14FC6" w:rsidRPr="006518C9">
          <w:rPr>
            <w:rStyle w:val="Hyperlink"/>
            <w:noProof/>
            <w:lang w:val="en-US"/>
          </w:rPr>
          <w:t>7.</w:t>
        </w:r>
        <w:r w:rsidR="00C14FC6" w:rsidRPr="006518C9">
          <w:rPr>
            <w:rFonts w:ascii="Calibri" w:hAnsi="Calibri"/>
            <w:noProof/>
            <w:sz w:val="22"/>
            <w:szCs w:val="22"/>
            <w:lang w:val="en-US"/>
          </w:rPr>
          <w:tab/>
        </w:r>
        <w:r w:rsidR="00C14FC6" w:rsidRPr="006518C9">
          <w:rPr>
            <w:rStyle w:val="Hyperlink"/>
            <w:noProof/>
            <w:lang w:val="en-US"/>
          </w:rPr>
          <w:t>Specific Comments on schema</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81</w:t>
        </w:r>
        <w:r w:rsidR="00C14FC6" w:rsidRPr="006518C9">
          <w:rPr>
            <w:noProof/>
            <w:webHidden/>
            <w:lang w:val="en-US"/>
          </w:rPr>
          <w:fldChar w:fldCharType="end"/>
        </w:r>
      </w:hyperlink>
    </w:p>
    <w:p w14:paraId="119874F2" w14:textId="77777777" w:rsidR="00C14FC6" w:rsidRPr="006518C9" w:rsidRDefault="00A6726E">
      <w:pPr>
        <w:pStyle w:val="TOC2"/>
        <w:rPr>
          <w:rFonts w:ascii="Calibri" w:hAnsi="Calibri"/>
          <w:noProof/>
          <w:sz w:val="22"/>
          <w:szCs w:val="22"/>
          <w:lang w:val="en-US"/>
        </w:rPr>
      </w:pPr>
      <w:hyperlink w:anchor="_Toc457214142" w:history="1">
        <w:r w:rsidR="00C14FC6" w:rsidRPr="006518C9">
          <w:rPr>
            <w:rStyle w:val="Hyperlink"/>
            <w:noProof/>
            <w:lang w:val="en-US"/>
          </w:rPr>
          <w:t>7.1</w:t>
        </w:r>
        <w:r w:rsidR="00C14FC6" w:rsidRPr="006518C9">
          <w:rPr>
            <w:rFonts w:ascii="Calibri" w:hAnsi="Calibri"/>
            <w:noProof/>
            <w:sz w:val="22"/>
            <w:szCs w:val="22"/>
            <w:lang w:val="en-US"/>
          </w:rPr>
          <w:tab/>
        </w:r>
        <w:r w:rsidR="00C14FC6" w:rsidRPr="006518C9">
          <w:rPr>
            <w:rStyle w:val="Hyperlink"/>
            <w:noProof/>
            <w:lang w:val="en-US"/>
          </w:rPr>
          <w:t>File extension and compression</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81</w:t>
        </w:r>
        <w:r w:rsidR="00C14FC6" w:rsidRPr="006518C9">
          <w:rPr>
            <w:noProof/>
            <w:webHidden/>
            <w:lang w:val="en-US"/>
          </w:rPr>
          <w:fldChar w:fldCharType="end"/>
        </w:r>
      </w:hyperlink>
    </w:p>
    <w:p w14:paraId="20CB311F" w14:textId="77777777" w:rsidR="00C14FC6" w:rsidRPr="006518C9" w:rsidRDefault="00A6726E">
      <w:pPr>
        <w:pStyle w:val="TOC2"/>
        <w:rPr>
          <w:rFonts w:ascii="Calibri" w:hAnsi="Calibri"/>
          <w:noProof/>
          <w:sz w:val="22"/>
          <w:szCs w:val="22"/>
          <w:lang w:val="en-US"/>
        </w:rPr>
      </w:pPr>
      <w:hyperlink w:anchor="_Toc457214143" w:history="1">
        <w:r w:rsidR="00C14FC6" w:rsidRPr="006518C9">
          <w:rPr>
            <w:rStyle w:val="Hyperlink"/>
            <w:noProof/>
            <w:lang w:val="en-US"/>
          </w:rPr>
          <w:t>7.2</w:t>
        </w:r>
        <w:r w:rsidR="00C14FC6" w:rsidRPr="006518C9">
          <w:rPr>
            <w:rFonts w:ascii="Calibri" w:hAnsi="Calibri"/>
            <w:noProof/>
            <w:sz w:val="22"/>
            <w:szCs w:val="22"/>
            <w:lang w:val="en-US"/>
          </w:rPr>
          <w:tab/>
        </w:r>
        <w:r w:rsidR="00C14FC6" w:rsidRPr="006518C9">
          <w:rPr>
            <w:rStyle w:val="Hyperlink"/>
            <w:noProof/>
            <w:lang w:val="en-US"/>
          </w:rPr>
          <w:t>Referencing elements within the document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81</w:t>
        </w:r>
        <w:r w:rsidR="00C14FC6" w:rsidRPr="006518C9">
          <w:rPr>
            <w:noProof/>
            <w:webHidden/>
            <w:lang w:val="en-US"/>
          </w:rPr>
          <w:fldChar w:fldCharType="end"/>
        </w:r>
      </w:hyperlink>
    </w:p>
    <w:p w14:paraId="2E28377F" w14:textId="77777777" w:rsidR="00C14FC6" w:rsidRPr="006518C9" w:rsidRDefault="00A6726E">
      <w:pPr>
        <w:pStyle w:val="TOC2"/>
        <w:rPr>
          <w:rFonts w:ascii="Calibri" w:hAnsi="Calibri"/>
          <w:noProof/>
          <w:sz w:val="22"/>
          <w:szCs w:val="22"/>
          <w:lang w:val="en-US"/>
        </w:rPr>
      </w:pPr>
      <w:hyperlink w:anchor="_Toc457214144" w:history="1">
        <w:r w:rsidR="00C14FC6" w:rsidRPr="006518C9">
          <w:rPr>
            <w:rStyle w:val="Hyperlink"/>
            <w:noProof/>
            <w:lang w:val="en-US"/>
          </w:rPr>
          <w:t>7.3</w:t>
        </w:r>
        <w:r w:rsidR="00C14FC6" w:rsidRPr="006518C9">
          <w:rPr>
            <w:rFonts w:ascii="Calibri" w:hAnsi="Calibri"/>
            <w:noProof/>
            <w:sz w:val="22"/>
            <w:szCs w:val="22"/>
            <w:lang w:val="en-US"/>
          </w:rPr>
          <w:tab/>
        </w:r>
        <w:r w:rsidR="00C14FC6" w:rsidRPr="006518C9">
          <w:rPr>
            <w:rStyle w:val="Hyperlink"/>
            <w:noProof/>
            <w:lang w:val="en-US"/>
          </w:rPr>
          <w:t>Searches against nucleotide sequences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82</w:t>
        </w:r>
        <w:r w:rsidR="00C14FC6" w:rsidRPr="006518C9">
          <w:rPr>
            <w:noProof/>
            <w:webHidden/>
            <w:lang w:val="en-US"/>
          </w:rPr>
          <w:fldChar w:fldCharType="end"/>
        </w:r>
      </w:hyperlink>
    </w:p>
    <w:p w14:paraId="57E5D6AE" w14:textId="77777777" w:rsidR="00C14FC6" w:rsidRPr="006518C9" w:rsidRDefault="00A6726E">
      <w:pPr>
        <w:pStyle w:val="TOC2"/>
        <w:rPr>
          <w:rFonts w:ascii="Calibri" w:hAnsi="Calibri"/>
          <w:noProof/>
          <w:sz w:val="22"/>
          <w:szCs w:val="22"/>
          <w:lang w:val="en-US"/>
        </w:rPr>
      </w:pPr>
      <w:hyperlink w:anchor="_Toc457214145" w:history="1">
        <w:r w:rsidR="00C14FC6" w:rsidRPr="006518C9">
          <w:rPr>
            <w:rStyle w:val="Hyperlink"/>
            <w:noProof/>
            <w:lang w:val="en-US"/>
          </w:rPr>
          <w:t>7.4</w:t>
        </w:r>
        <w:r w:rsidR="00C14FC6" w:rsidRPr="006518C9">
          <w:rPr>
            <w:rFonts w:ascii="Calibri" w:hAnsi="Calibri"/>
            <w:noProof/>
            <w:sz w:val="22"/>
            <w:szCs w:val="22"/>
            <w:lang w:val="en-US"/>
          </w:rPr>
          <w:tab/>
        </w:r>
        <w:r w:rsidR="00C14FC6" w:rsidRPr="006518C9">
          <w:rPr>
            <w:rStyle w:val="Hyperlink"/>
            <w:noProof/>
            <w:lang w:val="en-US"/>
          </w:rPr>
          <w:t>Reporting peptide and protein identifications passing a significance threshold</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82</w:t>
        </w:r>
        <w:r w:rsidR="00C14FC6" w:rsidRPr="006518C9">
          <w:rPr>
            <w:noProof/>
            <w:webHidden/>
            <w:lang w:val="en-US"/>
          </w:rPr>
          <w:fldChar w:fldCharType="end"/>
        </w:r>
      </w:hyperlink>
    </w:p>
    <w:p w14:paraId="2769BF5B" w14:textId="77777777" w:rsidR="00C14FC6" w:rsidRPr="006518C9" w:rsidRDefault="00A6726E">
      <w:pPr>
        <w:pStyle w:val="TOC2"/>
        <w:rPr>
          <w:rFonts w:ascii="Calibri" w:hAnsi="Calibri"/>
          <w:noProof/>
          <w:sz w:val="22"/>
          <w:szCs w:val="22"/>
          <w:lang w:val="en-US"/>
        </w:rPr>
      </w:pPr>
      <w:hyperlink w:anchor="_Toc457214146" w:history="1">
        <w:r w:rsidR="00C14FC6" w:rsidRPr="006518C9">
          <w:rPr>
            <w:rStyle w:val="Hyperlink"/>
            <w:noProof/>
            <w:lang w:val="en-US"/>
          </w:rPr>
          <w:t>7.5</w:t>
        </w:r>
        <w:r w:rsidR="00C14FC6" w:rsidRPr="006518C9">
          <w:rPr>
            <w:rFonts w:ascii="Calibri" w:hAnsi="Calibri"/>
            <w:noProof/>
            <w:sz w:val="22"/>
            <w:szCs w:val="22"/>
            <w:lang w:val="en-US"/>
          </w:rPr>
          <w:tab/>
        </w:r>
        <w:r w:rsidR="00C14FC6" w:rsidRPr="006518C9">
          <w:rPr>
            <w:rStyle w:val="Hyperlink"/>
            <w:noProof/>
            <w:lang w:val="en-US"/>
          </w:rPr>
          <w:t>Using decoy databases to set different thresholds of false discovery rate</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83</w:t>
        </w:r>
        <w:r w:rsidR="00C14FC6" w:rsidRPr="006518C9">
          <w:rPr>
            <w:noProof/>
            <w:webHidden/>
            <w:lang w:val="en-US"/>
          </w:rPr>
          <w:fldChar w:fldCharType="end"/>
        </w:r>
      </w:hyperlink>
    </w:p>
    <w:p w14:paraId="1EDEE059" w14:textId="77777777" w:rsidR="00C14FC6" w:rsidRPr="006518C9" w:rsidRDefault="00A6726E">
      <w:pPr>
        <w:pStyle w:val="TOC2"/>
        <w:rPr>
          <w:rFonts w:ascii="Calibri" w:hAnsi="Calibri"/>
          <w:noProof/>
          <w:sz w:val="22"/>
          <w:szCs w:val="22"/>
          <w:lang w:val="en-US"/>
        </w:rPr>
      </w:pPr>
      <w:hyperlink w:anchor="_Toc457214147" w:history="1">
        <w:r w:rsidR="00C14FC6" w:rsidRPr="006518C9">
          <w:rPr>
            <w:rStyle w:val="Hyperlink"/>
            <w:noProof/>
            <w:lang w:val="en-US"/>
          </w:rPr>
          <w:t>7.6</w:t>
        </w:r>
        <w:r w:rsidR="00C14FC6" w:rsidRPr="006518C9">
          <w:rPr>
            <w:rFonts w:ascii="Calibri" w:hAnsi="Calibri"/>
            <w:noProof/>
            <w:sz w:val="22"/>
            <w:szCs w:val="22"/>
            <w:lang w:val="en-US"/>
          </w:rPr>
          <w:tab/>
        </w:r>
        <w:r w:rsidR="00C14FC6" w:rsidRPr="006518C9">
          <w:rPr>
            <w:rStyle w:val="Hyperlink"/>
            <w:noProof/>
            <w:lang w:val="en-US"/>
          </w:rPr>
          <w:t>Database Filter</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83</w:t>
        </w:r>
        <w:r w:rsidR="00C14FC6" w:rsidRPr="006518C9">
          <w:rPr>
            <w:noProof/>
            <w:webHidden/>
            <w:lang w:val="en-US"/>
          </w:rPr>
          <w:fldChar w:fldCharType="end"/>
        </w:r>
      </w:hyperlink>
    </w:p>
    <w:p w14:paraId="67518B73" w14:textId="77777777" w:rsidR="00C14FC6" w:rsidRPr="006518C9" w:rsidRDefault="00A6726E">
      <w:pPr>
        <w:pStyle w:val="TOC2"/>
        <w:rPr>
          <w:rFonts w:ascii="Calibri" w:hAnsi="Calibri"/>
          <w:noProof/>
          <w:sz w:val="22"/>
          <w:szCs w:val="22"/>
          <w:lang w:val="en-US"/>
        </w:rPr>
      </w:pPr>
      <w:hyperlink w:anchor="_Toc457214148" w:history="1">
        <w:r w:rsidR="00C14FC6" w:rsidRPr="006518C9">
          <w:rPr>
            <w:rStyle w:val="Hyperlink"/>
            <w:noProof/>
            <w:lang w:val="en-US"/>
          </w:rPr>
          <w:t>7.7</w:t>
        </w:r>
        <w:r w:rsidR="00C14FC6" w:rsidRPr="006518C9">
          <w:rPr>
            <w:rFonts w:ascii="Calibri" w:hAnsi="Calibri"/>
            <w:noProof/>
            <w:sz w:val="22"/>
            <w:szCs w:val="22"/>
            <w:lang w:val="en-US"/>
          </w:rPr>
          <w:tab/>
        </w:r>
        <w:r w:rsidR="00C14FC6" w:rsidRPr="006518C9">
          <w:rPr>
            <w:rStyle w:val="Hyperlink"/>
            <w:noProof/>
            <w:lang w:val="en-US"/>
          </w:rPr>
          <w:t>Types of parameters and values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84</w:t>
        </w:r>
        <w:r w:rsidR="00C14FC6" w:rsidRPr="006518C9">
          <w:rPr>
            <w:noProof/>
            <w:webHidden/>
            <w:lang w:val="en-US"/>
          </w:rPr>
          <w:fldChar w:fldCharType="end"/>
        </w:r>
      </w:hyperlink>
    </w:p>
    <w:p w14:paraId="3E5FA1CE" w14:textId="77777777" w:rsidR="00C14FC6" w:rsidRPr="006518C9" w:rsidRDefault="00A6726E">
      <w:pPr>
        <w:pStyle w:val="TOC2"/>
        <w:rPr>
          <w:rFonts w:ascii="Calibri" w:hAnsi="Calibri"/>
          <w:noProof/>
          <w:sz w:val="22"/>
          <w:szCs w:val="22"/>
          <w:lang w:val="en-US"/>
        </w:rPr>
      </w:pPr>
      <w:hyperlink w:anchor="_Toc457214149" w:history="1">
        <w:r w:rsidR="00C14FC6" w:rsidRPr="006518C9">
          <w:rPr>
            <w:rStyle w:val="Hyperlink"/>
            <w:noProof/>
            <w:lang w:val="en-US"/>
          </w:rPr>
          <w:t>7.8</w:t>
        </w:r>
        <w:r w:rsidR="00C14FC6" w:rsidRPr="006518C9">
          <w:rPr>
            <w:rFonts w:ascii="Calibri" w:hAnsi="Calibri"/>
            <w:noProof/>
            <w:sz w:val="22"/>
            <w:szCs w:val="22"/>
            <w:lang w:val="en-US"/>
          </w:rPr>
          <w:tab/>
        </w:r>
        <w:r w:rsidR="00C14FC6" w:rsidRPr="006518C9">
          <w:rPr>
            <w:rStyle w:val="Hyperlink"/>
            <w:noProof/>
            <w:lang w:val="en-US"/>
          </w:rPr>
          <w:t>Reporting fragmentation 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84</w:t>
        </w:r>
        <w:r w:rsidR="00C14FC6" w:rsidRPr="006518C9">
          <w:rPr>
            <w:noProof/>
            <w:webHidden/>
            <w:lang w:val="en-US"/>
          </w:rPr>
          <w:fldChar w:fldCharType="end"/>
        </w:r>
      </w:hyperlink>
    </w:p>
    <w:p w14:paraId="75CF2C4E" w14:textId="77777777" w:rsidR="00C14FC6" w:rsidRPr="006518C9" w:rsidRDefault="00A6726E">
      <w:pPr>
        <w:pStyle w:val="TOC3"/>
        <w:tabs>
          <w:tab w:val="left" w:pos="1200"/>
          <w:tab w:val="right" w:leader="dot" w:pos="9962"/>
        </w:tabs>
        <w:rPr>
          <w:rFonts w:ascii="Calibri" w:hAnsi="Calibri"/>
          <w:noProof/>
          <w:sz w:val="22"/>
          <w:szCs w:val="22"/>
          <w:lang w:val="en-US"/>
        </w:rPr>
      </w:pPr>
      <w:hyperlink w:anchor="_Toc457214150" w:history="1">
        <w:r w:rsidR="00C14FC6" w:rsidRPr="006518C9">
          <w:rPr>
            <w:rStyle w:val="Hyperlink"/>
            <w:noProof/>
            <w:lang w:val="en-US"/>
          </w:rPr>
          <w:t>7.8.1</w:t>
        </w:r>
        <w:r w:rsidR="00C14FC6" w:rsidRPr="006518C9">
          <w:rPr>
            <w:rFonts w:ascii="Calibri" w:hAnsi="Calibri"/>
            <w:noProof/>
            <w:sz w:val="22"/>
            <w:szCs w:val="22"/>
            <w:lang w:val="en-US"/>
          </w:rPr>
          <w:tab/>
        </w:r>
        <w:r w:rsidR="00C14FC6" w:rsidRPr="006518C9">
          <w:rPr>
            <w:rStyle w:val="Hyperlink"/>
            <w:noProof/>
            <w:lang w:val="en-US"/>
          </w:rPr>
          <w:t>Internal fragments and immonium 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84</w:t>
        </w:r>
        <w:r w:rsidR="00C14FC6" w:rsidRPr="006518C9">
          <w:rPr>
            <w:noProof/>
            <w:webHidden/>
            <w:lang w:val="en-US"/>
          </w:rPr>
          <w:fldChar w:fldCharType="end"/>
        </w:r>
      </w:hyperlink>
    </w:p>
    <w:p w14:paraId="27E3AFB0" w14:textId="77777777" w:rsidR="00C14FC6" w:rsidRPr="006518C9" w:rsidRDefault="00A6726E">
      <w:pPr>
        <w:pStyle w:val="TOC3"/>
        <w:tabs>
          <w:tab w:val="left" w:pos="1200"/>
          <w:tab w:val="right" w:leader="dot" w:pos="9962"/>
        </w:tabs>
        <w:rPr>
          <w:rFonts w:ascii="Calibri" w:hAnsi="Calibri"/>
          <w:noProof/>
          <w:sz w:val="22"/>
          <w:szCs w:val="22"/>
          <w:lang w:val="en-US"/>
        </w:rPr>
      </w:pPr>
      <w:hyperlink w:anchor="_Toc457214151" w:history="1">
        <w:r w:rsidR="00C14FC6" w:rsidRPr="006518C9">
          <w:rPr>
            <w:rStyle w:val="Hyperlink"/>
            <w:noProof/>
            <w:lang w:val="en-US"/>
          </w:rPr>
          <w:t>7.8.2</w:t>
        </w:r>
        <w:r w:rsidR="00C14FC6" w:rsidRPr="006518C9">
          <w:rPr>
            <w:rFonts w:ascii="Calibri" w:hAnsi="Calibri"/>
            <w:noProof/>
            <w:sz w:val="22"/>
            <w:szCs w:val="22"/>
            <w:lang w:val="en-US"/>
          </w:rPr>
          <w:tab/>
        </w:r>
        <w:r w:rsidR="00C14FC6" w:rsidRPr="006518C9">
          <w:rPr>
            <w:rStyle w:val="Hyperlink"/>
            <w:noProof/>
            <w:lang w:val="en-US"/>
          </w:rPr>
          <w:t>Encoding Neutral loss fragment 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85</w:t>
        </w:r>
        <w:r w:rsidR="00C14FC6" w:rsidRPr="006518C9">
          <w:rPr>
            <w:noProof/>
            <w:webHidden/>
            <w:lang w:val="en-US"/>
          </w:rPr>
          <w:fldChar w:fldCharType="end"/>
        </w:r>
      </w:hyperlink>
    </w:p>
    <w:p w14:paraId="64D7B672" w14:textId="77777777" w:rsidR="00C14FC6" w:rsidRPr="006518C9" w:rsidRDefault="00A6726E">
      <w:pPr>
        <w:pStyle w:val="TOC2"/>
        <w:rPr>
          <w:rFonts w:ascii="Calibri" w:hAnsi="Calibri"/>
          <w:noProof/>
          <w:sz w:val="22"/>
          <w:szCs w:val="22"/>
          <w:lang w:val="en-US"/>
        </w:rPr>
      </w:pPr>
      <w:hyperlink w:anchor="_Toc457214152" w:history="1">
        <w:r w:rsidR="00C14FC6" w:rsidRPr="006518C9">
          <w:rPr>
            <w:rStyle w:val="Hyperlink"/>
            <w:noProof/>
            <w:lang w:val="en-US"/>
          </w:rPr>
          <w:t>7.9</w:t>
        </w:r>
        <w:r w:rsidR="00C14FC6" w:rsidRPr="006518C9">
          <w:rPr>
            <w:rFonts w:ascii="Calibri" w:hAnsi="Calibri"/>
            <w:noProof/>
            <w:sz w:val="22"/>
            <w:szCs w:val="22"/>
            <w:lang w:val="en-US"/>
          </w:rPr>
          <w:tab/>
        </w:r>
        <w:r w:rsidR="00C14FC6" w:rsidRPr="006518C9">
          <w:rPr>
            <w:rStyle w:val="Hyperlink"/>
            <w:noProof/>
            <w:lang w:val="en-US"/>
          </w:rPr>
          <w:t>Enzyme definition</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85</w:t>
        </w:r>
        <w:r w:rsidR="00C14FC6" w:rsidRPr="006518C9">
          <w:rPr>
            <w:noProof/>
            <w:webHidden/>
            <w:lang w:val="en-US"/>
          </w:rPr>
          <w:fldChar w:fldCharType="end"/>
        </w:r>
      </w:hyperlink>
    </w:p>
    <w:p w14:paraId="427F2681" w14:textId="77777777" w:rsidR="00C14FC6" w:rsidRPr="006518C9" w:rsidRDefault="00A6726E">
      <w:pPr>
        <w:pStyle w:val="TOC2"/>
        <w:rPr>
          <w:rFonts w:ascii="Calibri" w:hAnsi="Calibri"/>
          <w:noProof/>
          <w:sz w:val="22"/>
          <w:szCs w:val="22"/>
          <w:lang w:val="en-US"/>
        </w:rPr>
      </w:pPr>
      <w:hyperlink w:anchor="_Toc457214153" w:history="1">
        <w:r w:rsidR="00C14FC6" w:rsidRPr="006518C9">
          <w:rPr>
            <w:rStyle w:val="Hyperlink"/>
            <w:noProof/>
            <w:lang w:val="en-US"/>
          </w:rPr>
          <w:t>7.10</w:t>
        </w:r>
        <w:r w:rsidR="00C14FC6" w:rsidRPr="006518C9">
          <w:rPr>
            <w:rFonts w:ascii="Calibri" w:hAnsi="Calibri"/>
            <w:noProof/>
            <w:sz w:val="22"/>
            <w:szCs w:val="22"/>
            <w:lang w:val="en-US"/>
          </w:rPr>
          <w:tab/>
        </w:r>
        <w:r w:rsidR="00C14FC6" w:rsidRPr="006518C9">
          <w:rPr>
            <w:rStyle w:val="Hyperlink"/>
            <w:noProof/>
            <w:lang w:val="en-US"/>
          </w:rPr>
          <w:t>Unknown modifications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86</w:t>
        </w:r>
        <w:r w:rsidR="00C14FC6" w:rsidRPr="006518C9">
          <w:rPr>
            <w:noProof/>
            <w:webHidden/>
            <w:lang w:val="en-US"/>
          </w:rPr>
          <w:fldChar w:fldCharType="end"/>
        </w:r>
      </w:hyperlink>
    </w:p>
    <w:p w14:paraId="22F4FCB4" w14:textId="77777777" w:rsidR="00C14FC6" w:rsidRPr="006518C9" w:rsidRDefault="00A6726E">
      <w:pPr>
        <w:pStyle w:val="TOC1"/>
        <w:tabs>
          <w:tab w:val="left" w:pos="400"/>
          <w:tab w:val="right" w:leader="dot" w:pos="9962"/>
        </w:tabs>
        <w:rPr>
          <w:rFonts w:ascii="Calibri" w:hAnsi="Calibri"/>
          <w:noProof/>
          <w:sz w:val="22"/>
          <w:szCs w:val="22"/>
          <w:lang w:val="en-US"/>
        </w:rPr>
      </w:pPr>
      <w:hyperlink w:anchor="_Toc457214154" w:history="1">
        <w:r w:rsidR="00C14FC6" w:rsidRPr="006518C9">
          <w:rPr>
            <w:rStyle w:val="Hyperlink"/>
            <w:noProof/>
            <w:lang w:val="en-US"/>
          </w:rPr>
          <w:t>8.</w:t>
        </w:r>
        <w:r w:rsidR="00C14FC6" w:rsidRPr="006518C9">
          <w:rPr>
            <w:rFonts w:ascii="Calibri" w:hAnsi="Calibri"/>
            <w:noProof/>
            <w:sz w:val="22"/>
            <w:szCs w:val="22"/>
            <w:lang w:val="en-US"/>
          </w:rPr>
          <w:tab/>
        </w:r>
        <w:r w:rsidR="00C14FC6" w:rsidRPr="006518C9">
          <w:rPr>
            <w:rStyle w:val="Hyperlink"/>
            <w:noProof/>
            <w:lang w:val="en-US"/>
          </w:rPr>
          <w:t>Conclusions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86</w:t>
        </w:r>
        <w:r w:rsidR="00C14FC6" w:rsidRPr="006518C9">
          <w:rPr>
            <w:noProof/>
            <w:webHidden/>
            <w:lang w:val="en-US"/>
          </w:rPr>
          <w:fldChar w:fldCharType="end"/>
        </w:r>
      </w:hyperlink>
    </w:p>
    <w:p w14:paraId="2B8F5710" w14:textId="77777777" w:rsidR="00C14FC6" w:rsidRPr="006518C9" w:rsidRDefault="00A6726E">
      <w:pPr>
        <w:pStyle w:val="TOC1"/>
        <w:tabs>
          <w:tab w:val="left" w:pos="400"/>
          <w:tab w:val="right" w:leader="dot" w:pos="9962"/>
        </w:tabs>
        <w:rPr>
          <w:rFonts w:ascii="Calibri" w:hAnsi="Calibri"/>
          <w:noProof/>
          <w:sz w:val="22"/>
          <w:szCs w:val="22"/>
          <w:lang w:val="en-US"/>
        </w:rPr>
      </w:pPr>
      <w:hyperlink w:anchor="_Toc457214155" w:history="1">
        <w:r w:rsidR="00C14FC6" w:rsidRPr="006518C9">
          <w:rPr>
            <w:rStyle w:val="Hyperlink"/>
            <w:noProof/>
            <w:lang w:val="en-US"/>
          </w:rPr>
          <w:t>9.</w:t>
        </w:r>
        <w:r w:rsidR="00C14FC6" w:rsidRPr="006518C9">
          <w:rPr>
            <w:rFonts w:ascii="Calibri" w:hAnsi="Calibri"/>
            <w:noProof/>
            <w:sz w:val="22"/>
            <w:szCs w:val="22"/>
            <w:lang w:val="en-US"/>
          </w:rPr>
          <w:tab/>
        </w:r>
        <w:r w:rsidR="00C14FC6" w:rsidRPr="006518C9">
          <w:rPr>
            <w:rStyle w:val="Hyperlink"/>
            <w:noProof/>
            <w:lang w:val="en-US"/>
          </w:rPr>
          <w:t>Authors and Contributors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87</w:t>
        </w:r>
        <w:r w:rsidR="00C14FC6" w:rsidRPr="006518C9">
          <w:rPr>
            <w:noProof/>
            <w:webHidden/>
            <w:lang w:val="en-US"/>
          </w:rPr>
          <w:fldChar w:fldCharType="end"/>
        </w:r>
      </w:hyperlink>
    </w:p>
    <w:p w14:paraId="350BDA34" w14:textId="77777777" w:rsidR="00C14FC6" w:rsidRPr="006518C9" w:rsidRDefault="00A6726E">
      <w:pPr>
        <w:pStyle w:val="TOC1"/>
        <w:tabs>
          <w:tab w:val="left" w:pos="600"/>
          <w:tab w:val="right" w:leader="dot" w:pos="9962"/>
        </w:tabs>
        <w:rPr>
          <w:rFonts w:ascii="Calibri" w:hAnsi="Calibri"/>
          <w:noProof/>
          <w:sz w:val="22"/>
          <w:szCs w:val="22"/>
          <w:lang w:val="en-US"/>
        </w:rPr>
      </w:pPr>
      <w:hyperlink w:anchor="_Toc457214156" w:history="1">
        <w:r w:rsidR="00C14FC6" w:rsidRPr="006518C9">
          <w:rPr>
            <w:rStyle w:val="Hyperlink"/>
            <w:noProof/>
            <w:lang w:val="en-US"/>
          </w:rPr>
          <w:t>10.</w:t>
        </w:r>
        <w:r w:rsidR="00C14FC6" w:rsidRPr="006518C9">
          <w:rPr>
            <w:rFonts w:ascii="Calibri" w:hAnsi="Calibri"/>
            <w:noProof/>
            <w:sz w:val="22"/>
            <w:szCs w:val="22"/>
            <w:lang w:val="en-US"/>
          </w:rPr>
          <w:tab/>
        </w:r>
        <w:r w:rsidR="00C14FC6" w:rsidRPr="006518C9">
          <w:rPr>
            <w:rStyle w:val="Hyperlink"/>
            <w:noProof/>
            <w:lang w:val="en-US"/>
          </w:rPr>
          <w:t>References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88</w:t>
        </w:r>
        <w:r w:rsidR="00C14FC6" w:rsidRPr="006518C9">
          <w:rPr>
            <w:noProof/>
            <w:webHidden/>
            <w:lang w:val="en-US"/>
          </w:rPr>
          <w:fldChar w:fldCharType="end"/>
        </w:r>
      </w:hyperlink>
    </w:p>
    <w:p w14:paraId="22BECB1E" w14:textId="77777777" w:rsidR="00C14FC6" w:rsidRPr="006518C9" w:rsidRDefault="00A6726E">
      <w:pPr>
        <w:pStyle w:val="TOC1"/>
        <w:tabs>
          <w:tab w:val="left" w:pos="600"/>
          <w:tab w:val="right" w:leader="dot" w:pos="9962"/>
        </w:tabs>
        <w:rPr>
          <w:rFonts w:ascii="Calibri" w:hAnsi="Calibri"/>
          <w:noProof/>
          <w:sz w:val="22"/>
          <w:szCs w:val="22"/>
          <w:lang w:val="en-US"/>
        </w:rPr>
      </w:pPr>
      <w:hyperlink w:anchor="_Toc457214157" w:history="1">
        <w:r w:rsidR="00C14FC6" w:rsidRPr="006518C9">
          <w:rPr>
            <w:rStyle w:val="Hyperlink"/>
            <w:noProof/>
            <w:lang w:val="en-US"/>
          </w:rPr>
          <w:t>11.</w:t>
        </w:r>
        <w:r w:rsidR="00C14FC6" w:rsidRPr="006518C9">
          <w:rPr>
            <w:rFonts w:ascii="Calibri" w:hAnsi="Calibri"/>
            <w:noProof/>
            <w:sz w:val="22"/>
            <w:szCs w:val="22"/>
            <w:lang w:val="en-US"/>
          </w:rPr>
          <w:tab/>
        </w:r>
        <w:r w:rsidR="00C14FC6" w:rsidRPr="006518C9">
          <w:rPr>
            <w:rStyle w:val="Hyperlink"/>
            <w:noProof/>
            <w:lang w:val="en-US"/>
          </w:rPr>
          <w:t>Intellectual Property Statement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88</w:t>
        </w:r>
        <w:r w:rsidR="00C14FC6" w:rsidRPr="006518C9">
          <w:rPr>
            <w:noProof/>
            <w:webHidden/>
            <w:lang w:val="en-US"/>
          </w:rPr>
          <w:fldChar w:fldCharType="end"/>
        </w:r>
      </w:hyperlink>
    </w:p>
    <w:p w14:paraId="0C8309A8" w14:textId="77777777" w:rsidR="00C14FC6" w:rsidRPr="006518C9" w:rsidRDefault="00A6726E">
      <w:pPr>
        <w:pStyle w:val="TOC1"/>
        <w:tabs>
          <w:tab w:val="right" w:leader="dot" w:pos="9962"/>
        </w:tabs>
        <w:rPr>
          <w:rFonts w:ascii="Calibri" w:hAnsi="Calibri"/>
          <w:noProof/>
          <w:sz w:val="22"/>
          <w:szCs w:val="22"/>
          <w:lang w:val="en-US"/>
        </w:rPr>
      </w:pPr>
      <w:hyperlink w:anchor="_Toc457214158" w:history="1">
        <w:r w:rsidR="00C14FC6" w:rsidRPr="006518C9">
          <w:rPr>
            <w:rStyle w:val="Hyperlink"/>
            <w:noProof/>
            <w:lang w:val="en-US"/>
          </w:rPr>
          <w:t>Copyright Notice</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88</w:t>
        </w:r>
        <w:r w:rsidR="00C14FC6" w:rsidRPr="006518C9">
          <w:rPr>
            <w:noProof/>
            <w:webHidden/>
            <w:lang w:val="en-US"/>
          </w:rPr>
          <w:fldChar w:fldCharType="end"/>
        </w:r>
      </w:hyperlink>
    </w:p>
    <w:p w14:paraId="1A1617A6" w14:textId="77777777" w:rsidR="007B0DFD" w:rsidRPr="006518C9" w:rsidRDefault="003A117B" w:rsidP="00466496">
      <w:pPr>
        <w:rPr>
          <w:highlight w:val="yellow"/>
          <w:lang w:val="en-US"/>
        </w:rPr>
      </w:pPr>
      <w:r w:rsidRPr="006518C9">
        <w:rPr>
          <w:highlight w:val="yellow"/>
          <w:lang w:val="en-US"/>
        </w:rPr>
        <w:fldChar w:fldCharType="end"/>
      </w:r>
    </w:p>
    <w:p w14:paraId="5C95F5D3" w14:textId="77777777" w:rsidR="008F1CA6" w:rsidRPr="006518C9" w:rsidRDefault="008F1CA6" w:rsidP="00466496">
      <w:pPr>
        <w:pStyle w:val="Heading1"/>
      </w:pPr>
      <w:bookmarkStart w:id="4" w:name="_Ref116882289"/>
      <w:bookmarkStart w:id="5" w:name="_Toc118017562"/>
      <w:bookmarkStart w:id="6" w:name="_Toc156877856"/>
      <w:bookmarkStart w:id="7" w:name="_Toc457214032"/>
      <w:r w:rsidRPr="006518C9">
        <w:t>Introduction</w:t>
      </w:r>
      <w:bookmarkEnd w:id="4"/>
      <w:bookmarkEnd w:id="5"/>
      <w:bookmarkEnd w:id="6"/>
      <w:bookmarkEnd w:id="7"/>
    </w:p>
    <w:p w14:paraId="0004742D" w14:textId="77777777" w:rsidR="008F1CA6" w:rsidRPr="006518C9" w:rsidRDefault="008F1CA6" w:rsidP="00466496">
      <w:pPr>
        <w:pStyle w:val="Heading2"/>
      </w:pPr>
      <w:bookmarkStart w:id="8" w:name="_Toc457214033"/>
      <w:r w:rsidRPr="006518C9">
        <w:t>Background</w:t>
      </w:r>
      <w:bookmarkEnd w:id="8"/>
    </w:p>
    <w:p w14:paraId="45E991A1" w14:textId="77777777" w:rsidR="002D794A" w:rsidRPr="006518C9" w:rsidRDefault="002D794A" w:rsidP="00EC4FAF">
      <w:pPr>
        <w:jc w:val="both"/>
        <w:rPr>
          <w:lang w:val="en-US"/>
        </w:rPr>
      </w:pPr>
      <w:r w:rsidRPr="006518C9">
        <w:rPr>
          <w:lang w:val="en-US"/>
        </w:rPr>
        <w:t xml:space="preserve">This document addresses the systematic description of </w:t>
      </w:r>
      <w:r w:rsidR="009C311D" w:rsidRPr="006518C9">
        <w:rPr>
          <w:lang w:val="en-US"/>
        </w:rPr>
        <w:t>(</w:t>
      </w:r>
      <w:r w:rsidRPr="006518C9">
        <w:rPr>
          <w:lang w:val="en-US"/>
        </w:rPr>
        <w:t>poly</w:t>
      </w:r>
      <w:r w:rsidR="009C311D" w:rsidRPr="006518C9">
        <w:rPr>
          <w:lang w:val="en-US"/>
        </w:rPr>
        <w:t>)</w:t>
      </w:r>
      <w:r w:rsidRPr="006518C9">
        <w:rPr>
          <w:lang w:val="en-US"/>
        </w:rPr>
        <w:t>peptide identification</w:t>
      </w:r>
      <w:r w:rsidR="0047671D" w:rsidRPr="006518C9">
        <w:rPr>
          <w:lang w:val="en-US"/>
        </w:rPr>
        <w:t xml:space="preserve"> and</w:t>
      </w:r>
      <w:r w:rsidRPr="006518C9">
        <w:rPr>
          <w:lang w:val="en-US"/>
        </w:rPr>
        <w:t xml:space="preserve"> characterisation based upon mass spectrometry</w:t>
      </w:r>
      <w:r w:rsidR="00C4740C" w:rsidRPr="006518C9">
        <w:rPr>
          <w:lang w:val="en-US"/>
        </w:rPr>
        <w:t xml:space="preserve"> (MS)</w:t>
      </w:r>
      <w:r w:rsidRPr="006518C9">
        <w:rPr>
          <w:lang w:val="en-US"/>
        </w:rPr>
        <w:t xml:space="preserve">. A large number of different proteomics search engines are available that produce output in a variety of different formats. It is intended that </w:t>
      </w:r>
      <w:r w:rsidR="006D41B9" w:rsidRPr="006518C9">
        <w:rPr>
          <w:lang w:val="en-US"/>
        </w:rPr>
        <w:t>mzIdentML</w:t>
      </w:r>
      <w:r w:rsidRPr="006518C9">
        <w:rPr>
          <w:lang w:val="en-US"/>
        </w:rPr>
        <w:t xml:space="preserve"> will provide a common </w:t>
      </w:r>
      <w:r w:rsidR="00C4740C" w:rsidRPr="006518C9">
        <w:rPr>
          <w:lang w:val="en-US"/>
        </w:rPr>
        <w:t xml:space="preserve">standard </w:t>
      </w:r>
      <w:r w:rsidRPr="006518C9">
        <w:rPr>
          <w:lang w:val="en-US"/>
        </w:rPr>
        <w:t xml:space="preserve">format for </w:t>
      </w:r>
      <w:r w:rsidR="003B7EDB" w:rsidRPr="006518C9">
        <w:rPr>
          <w:lang w:val="en-US"/>
        </w:rPr>
        <w:t>identification</w:t>
      </w:r>
      <w:r w:rsidRPr="006518C9">
        <w:rPr>
          <w:lang w:val="en-US"/>
        </w:rPr>
        <w:t xml:space="preserve"> results </w:t>
      </w:r>
      <w:r w:rsidR="00C4740C" w:rsidRPr="006518C9">
        <w:rPr>
          <w:lang w:val="en-US"/>
        </w:rPr>
        <w:t xml:space="preserve">to support a range of scenarios encountered in proteome informatics. </w:t>
      </w:r>
      <w:r w:rsidR="006D41B9" w:rsidRPr="006518C9">
        <w:rPr>
          <w:lang w:val="en-US"/>
        </w:rPr>
        <w:t>mzIdentML</w:t>
      </w:r>
      <w:r w:rsidRPr="006518C9">
        <w:rPr>
          <w:lang w:val="en-US"/>
        </w:rPr>
        <w:t xml:space="preserve"> has been developed with a view to supporting the following </w:t>
      </w:r>
      <w:r w:rsidR="00512DAA" w:rsidRPr="006518C9">
        <w:rPr>
          <w:lang w:val="en-US"/>
        </w:rPr>
        <w:t xml:space="preserve">general </w:t>
      </w:r>
      <w:r w:rsidRPr="006518C9">
        <w:rPr>
          <w:lang w:val="en-US"/>
        </w:rPr>
        <w:t>tasks</w:t>
      </w:r>
      <w:r w:rsidR="00512DAA" w:rsidRPr="006518C9">
        <w:rPr>
          <w:lang w:val="en-US"/>
        </w:rPr>
        <w:t xml:space="preserve"> (more specific use cases are provided in Section </w:t>
      </w:r>
      <w:r w:rsidR="00512DAA" w:rsidRPr="006518C9">
        <w:rPr>
          <w:lang w:val="en-US"/>
        </w:rPr>
        <w:fldChar w:fldCharType="begin"/>
      </w:r>
      <w:r w:rsidR="00512DAA" w:rsidRPr="006518C9">
        <w:rPr>
          <w:lang w:val="en-US"/>
        </w:rPr>
        <w:instrText xml:space="preserve"> REF _Ref211659702 \r \h </w:instrText>
      </w:r>
      <w:r w:rsidR="00466496" w:rsidRPr="006518C9">
        <w:rPr>
          <w:lang w:val="en-US"/>
        </w:rPr>
        <w:instrText xml:space="preserve"> \* MERGEFORMAT </w:instrText>
      </w:r>
      <w:r w:rsidR="00512DAA" w:rsidRPr="006518C9">
        <w:rPr>
          <w:lang w:val="en-US"/>
        </w:rPr>
      </w:r>
      <w:r w:rsidR="00512DAA" w:rsidRPr="006518C9">
        <w:rPr>
          <w:lang w:val="en-US"/>
        </w:rPr>
        <w:fldChar w:fldCharType="separate"/>
      </w:r>
      <w:r w:rsidR="003C46AF" w:rsidRPr="006518C9">
        <w:rPr>
          <w:lang w:val="en-US"/>
        </w:rPr>
        <w:t>2</w:t>
      </w:r>
      <w:r w:rsidR="00512DAA" w:rsidRPr="006518C9">
        <w:rPr>
          <w:lang w:val="en-US"/>
        </w:rPr>
        <w:fldChar w:fldCharType="end"/>
      </w:r>
      <w:r w:rsidR="00512DAA" w:rsidRPr="006518C9">
        <w:rPr>
          <w:lang w:val="en-US"/>
        </w:rPr>
        <w:t>)</w:t>
      </w:r>
      <w:r w:rsidRPr="006518C9">
        <w:rPr>
          <w:lang w:val="en-US"/>
        </w:rPr>
        <w:t>:</w:t>
      </w:r>
    </w:p>
    <w:p w14:paraId="2C849892" w14:textId="77777777" w:rsidR="002D794A" w:rsidRPr="006518C9" w:rsidRDefault="002D794A" w:rsidP="00466496">
      <w:pPr>
        <w:rPr>
          <w:lang w:val="en-US"/>
        </w:rPr>
      </w:pPr>
    </w:p>
    <w:p w14:paraId="75DDDA86" w14:textId="77777777" w:rsidR="002D794A" w:rsidRPr="006518C9" w:rsidRDefault="002D794A" w:rsidP="00EC4FAF">
      <w:pPr>
        <w:numPr>
          <w:ilvl w:val="0"/>
          <w:numId w:val="12"/>
        </w:numPr>
        <w:jc w:val="both"/>
        <w:rPr>
          <w:lang w:val="en-US"/>
        </w:rPr>
      </w:pPr>
      <w:r w:rsidRPr="006518C9">
        <w:rPr>
          <w:i/>
          <w:lang w:val="en-US"/>
        </w:rPr>
        <w:t xml:space="preserve">The discovery of relevant results, </w:t>
      </w:r>
      <w:r w:rsidRPr="006518C9">
        <w:rPr>
          <w:lang w:val="en-US"/>
        </w:rPr>
        <w:t>so that, for example, data sets in a database that use a particular technique or combination of techniques can be identified and studied by experimentalists during experiment design or data analysis.</w:t>
      </w:r>
    </w:p>
    <w:p w14:paraId="5B153D71" w14:textId="77777777" w:rsidR="002D794A" w:rsidRPr="006518C9" w:rsidRDefault="002D794A" w:rsidP="00EC4FAF">
      <w:pPr>
        <w:numPr>
          <w:ilvl w:val="0"/>
          <w:numId w:val="12"/>
        </w:numPr>
        <w:jc w:val="both"/>
        <w:rPr>
          <w:lang w:val="en-US"/>
        </w:rPr>
      </w:pPr>
      <w:r w:rsidRPr="006518C9">
        <w:rPr>
          <w:i/>
          <w:lang w:val="en-US"/>
        </w:rPr>
        <w:lastRenderedPageBreak/>
        <w:t>The sharing of best practice</w:t>
      </w:r>
      <w:r w:rsidR="001614C1" w:rsidRPr="006518C9">
        <w:rPr>
          <w:lang w:val="en-US"/>
        </w:rPr>
        <w:t xml:space="preserve">, so that, for example, </w:t>
      </w:r>
      <w:r w:rsidR="00512DAA" w:rsidRPr="006518C9">
        <w:rPr>
          <w:lang w:val="en-US"/>
        </w:rPr>
        <w:t xml:space="preserve">analyses </w:t>
      </w:r>
      <w:r w:rsidR="00A50A1E" w:rsidRPr="006518C9">
        <w:rPr>
          <w:lang w:val="en-US"/>
        </w:rPr>
        <w:t>that have been particularly successful at identifying a certain group of peptides</w:t>
      </w:r>
      <w:r w:rsidR="009E750A" w:rsidRPr="006518C9">
        <w:rPr>
          <w:lang w:val="en-US"/>
        </w:rPr>
        <w:t>/proteins</w:t>
      </w:r>
      <w:r w:rsidR="00A50A1E" w:rsidRPr="006518C9">
        <w:rPr>
          <w:lang w:val="en-US"/>
        </w:rPr>
        <w:t xml:space="preserve"> can be interpreted by consumers of the data.</w:t>
      </w:r>
    </w:p>
    <w:p w14:paraId="58E2EE24" w14:textId="77777777" w:rsidR="002D794A" w:rsidRPr="006518C9" w:rsidRDefault="002D794A" w:rsidP="00EC4FAF">
      <w:pPr>
        <w:numPr>
          <w:ilvl w:val="0"/>
          <w:numId w:val="12"/>
        </w:numPr>
        <w:jc w:val="both"/>
        <w:rPr>
          <w:lang w:val="en-US"/>
        </w:rPr>
      </w:pPr>
      <w:r w:rsidRPr="006518C9">
        <w:rPr>
          <w:i/>
          <w:lang w:val="en-US"/>
        </w:rPr>
        <w:t>The evaluation of results</w:t>
      </w:r>
      <w:r w:rsidR="00347A46" w:rsidRPr="006518C9">
        <w:rPr>
          <w:lang w:val="en-US"/>
        </w:rPr>
        <w:t>, so that</w:t>
      </w:r>
      <w:r w:rsidR="00C43714" w:rsidRPr="006518C9">
        <w:rPr>
          <w:lang w:val="en-US"/>
        </w:rPr>
        <w:t>, for example,</w:t>
      </w:r>
      <w:r w:rsidR="00347A46" w:rsidRPr="006518C9">
        <w:rPr>
          <w:lang w:val="en-US"/>
        </w:rPr>
        <w:t xml:space="preserve"> sufficient information is provided </w:t>
      </w:r>
      <w:r w:rsidR="00C43714" w:rsidRPr="006518C9">
        <w:rPr>
          <w:lang w:val="en-US"/>
        </w:rPr>
        <w:t xml:space="preserve">about </w:t>
      </w:r>
      <w:r w:rsidR="003412B3" w:rsidRPr="006518C9">
        <w:rPr>
          <w:lang w:val="en-US"/>
        </w:rPr>
        <w:t xml:space="preserve">how </w:t>
      </w:r>
      <w:r w:rsidR="00C43714" w:rsidRPr="006518C9">
        <w:rPr>
          <w:lang w:val="en-US"/>
        </w:rPr>
        <w:t>a particular</w:t>
      </w:r>
      <w:r w:rsidR="003412B3" w:rsidRPr="006518C9">
        <w:rPr>
          <w:lang w:val="en-US"/>
        </w:rPr>
        <w:t xml:space="preserve"> </w:t>
      </w:r>
      <w:r w:rsidR="00C43714" w:rsidRPr="006518C9">
        <w:rPr>
          <w:lang w:val="en-US"/>
        </w:rPr>
        <w:t xml:space="preserve">analysis was performed </w:t>
      </w:r>
      <w:r w:rsidR="00016521" w:rsidRPr="006518C9">
        <w:rPr>
          <w:lang w:val="en-US"/>
        </w:rPr>
        <w:t>to allow the results to be critically evaluated</w:t>
      </w:r>
      <w:r w:rsidRPr="006518C9">
        <w:rPr>
          <w:lang w:val="en-US"/>
        </w:rPr>
        <w:t>.</w:t>
      </w:r>
    </w:p>
    <w:p w14:paraId="14D6CFF8" w14:textId="77777777" w:rsidR="002D794A" w:rsidRPr="006518C9" w:rsidRDefault="002D794A" w:rsidP="00EC4FAF">
      <w:pPr>
        <w:numPr>
          <w:ilvl w:val="0"/>
          <w:numId w:val="12"/>
        </w:numPr>
        <w:jc w:val="both"/>
        <w:rPr>
          <w:lang w:val="en-US"/>
        </w:rPr>
      </w:pPr>
      <w:r w:rsidRPr="006518C9">
        <w:rPr>
          <w:i/>
          <w:lang w:val="en-US"/>
        </w:rPr>
        <w:t xml:space="preserve">The sharing of data sets, </w:t>
      </w:r>
      <w:r w:rsidRPr="006518C9">
        <w:rPr>
          <w:lang w:val="en-US"/>
        </w:rPr>
        <w:t>so that, for example, public repositories can import or export data, or multi-site projects can share results to support integrated analysis.</w:t>
      </w:r>
    </w:p>
    <w:p w14:paraId="0FF51E5C" w14:textId="77777777" w:rsidR="002D794A" w:rsidRPr="006518C9" w:rsidRDefault="00E740E1" w:rsidP="00EC4FAF">
      <w:pPr>
        <w:numPr>
          <w:ilvl w:val="0"/>
          <w:numId w:val="12"/>
        </w:numPr>
        <w:jc w:val="both"/>
        <w:rPr>
          <w:lang w:val="en-US"/>
        </w:rPr>
      </w:pPr>
      <w:r w:rsidRPr="006518C9">
        <w:rPr>
          <w:i/>
          <w:iCs/>
          <w:lang w:val="en-US"/>
        </w:rPr>
        <w:t>The creation of a</w:t>
      </w:r>
      <w:r w:rsidR="002D794A" w:rsidRPr="006518C9">
        <w:rPr>
          <w:i/>
          <w:iCs/>
          <w:lang w:val="en-US"/>
        </w:rPr>
        <w:t xml:space="preserve"> format for input to analysis software</w:t>
      </w:r>
      <w:r w:rsidR="002D794A" w:rsidRPr="006518C9">
        <w:rPr>
          <w:lang w:val="en-US"/>
        </w:rPr>
        <w:t xml:space="preserve">, for example, </w:t>
      </w:r>
      <w:r w:rsidR="00750EB3" w:rsidRPr="006518C9">
        <w:rPr>
          <w:lang w:val="en-US"/>
        </w:rPr>
        <w:t xml:space="preserve">allowing </w:t>
      </w:r>
      <w:r w:rsidR="002D794A" w:rsidRPr="006518C9">
        <w:rPr>
          <w:lang w:val="en-US"/>
        </w:rPr>
        <w:t xml:space="preserve">software </w:t>
      </w:r>
      <w:r w:rsidR="00EC3EAA" w:rsidRPr="006518C9">
        <w:rPr>
          <w:lang w:val="en-US"/>
        </w:rPr>
        <w:t>to be designed that</w:t>
      </w:r>
      <w:r w:rsidR="002D794A" w:rsidRPr="006518C9">
        <w:rPr>
          <w:lang w:val="en-US"/>
        </w:rPr>
        <w:t xml:space="preserve"> provide</w:t>
      </w:r>
      <w:r w:rsidR="00EC3EAA" w:rsidRPr="006518C9">
        <w:rPr>
          <w:lang w:val="en-US"/>
        </w:rPr>
        <w:t>s</w:t>
      </w:r>
      <w:r w:rsidR="002D794A" w:rsidRPr="006518C9">
        <w:rPr>
          <w:lang w:val="en-US"/>
        </w:rPr>
        <w:t xml:space="preserve"> a meta-score over the output from several search engines.</w:t>
      </w:r>
    </w:p>
    <w:p w14:paraId="499A6AEA" w14:textId="77777777" w:rsidR="00F9664C" w:rsidRPr="006518C9" w:rsidRDefault="00F9664C" w:rsidP="00EC4FAF">
      <w:pPr>
        <w:numPr>
          <w:ilvl w:val="0"/>
          <w:numId w:val="12"/>
        </w:numPr>
        <w:jc w:val="both"/>
        <w:rPr>
          <w:lang w:val="en-US"/>
        </w:rPr>
      </w:pPr>
      <w:r w:rsidRPr="006518C9">
        <w:rPr>
          <w:i/>
          <w:iCs/>
          <w:lang w:val="en-US"/>
        </w:rPr>
        <w:t>An internal format for pipeline analysis software</w:t>
      </w:r>
      <w:r w:rsidRPr="006518C9">
        <w:rPr>
          <w:iCs/>
          <w:lang w:val="en-US"/>
        </w:rPr>
        <w:t>, for example, allowing analysis software to store intermediate results from different stages of an identification pipeline, prior to the final results being assembled in a single mzIdentML file.</w:t>
      </w:r>
    </w:p>
    <w:p w14:paraId="44047564" w14:textId="77777777" w:rsidR="002D794A" w:rsidRPr="006518C9" w:rsidRDefault="002D794A" w:rsidP="00466496">
      <w:pPr>
        <w:ind w:left="360"/>
        <w:rPr>
          <w:lang w:val="en-US"/>
        </w:rPr>
      </w:pPr>
    </w:p>
    <w:p w14:paraId="7A1843C2" w14:textId="77777777" w:rsidR="002D794A" w:rsidRPr="006518C9" w:rsidRDefault="002D794A" w:rsidP="002A4683">
      <w:pPr>
        <w:jc w:val="both"/>
        <w:rPr>
          <w:lang w:val="en-US"/>
        </w:rPr>
      </w:pPr>
      <w:r w:rsidRPr="006518C9">
        <w:rPr>
          <w:lang w:val="en-US"/>
        </w:rP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EC4FAF" w:rsidRPr="006518C9">
        <w:rPr>
          <w:lang w:val="en-US"/>
        </w:rPr>
        <w:t>Tutorial material can be located on the PSI website</w:t>
      </w:r>
      <w:r w:rsidR="00B563A1" w:rsidRPr="006518C9">
        <w:rPr>
          <w:lang w:val="en-US"/>
        </w:rPr>
        <w:t xml:space="preserve"> (see </w:t>
      </w:r>
      <w:hyperlink r:id="rId8" w:history="1">
        <w:r w:rsidR="00B563A1" w:rsidRPr="006518C9">
          <w:rPr>
            <w:rStyle w:val="Hyperlink"/>
            <w:lang w:val="en-US"/>
          </w:rPr>
          <w:t>http://www.psidev.info/mzidentml</w:t>
        </w:r>
      </w:hyperlink>
      <w:r w:rsidR="00B563A1" w:rsidRPr="006518C9">
        <w:rPr>
          <w:lang w:val="en-US"/>
        </w:rPr>
        <w:t>)</w:t>
      </w:r>
      <w:r w:rsidR="00EC4FAF" w:rsidRPr="006518C9">
        <w:rPr>
          <w:lang w:val="en-US"/>
        </w:rPr>
        <w:t>.</w:t>
      </w:r>
    </w:p>
    <w:p w14:paraId="0FEC5FCB" w14:textId="77777777" w:rsidR="002E0228" w:rsidRPr="006518C9" w:rsidRDefault="002E0228" w:rsidP="002A4683">
      <w:pPr>
        <w:jc w:val="both"/>
        <w:rPr>
          <w:highlight w:val="cyan"/>
          <w:lang w:val="en-US"/>
        </w:rPr>
      </w:pPr>
    </w:p>
    <w:p w14:paraId="7A239B07" w14:textId="77777777" w:rsidR="00DB3ECF" w:rsidRPr="006518C9" w:rsidRDefault="00DB3ECF" w:rsidP="002A4683">
      <w:pPr>
        <w:pStyle w:val="Heading2"/>
        <w:jc w:val="both"/>
      </w:pPr>
      <w:bookmarkStart w:id="9" w:name="_Toc457214034"/>
      <w:r w:rsidRPr="006518C9">
        <w:t>Document Structure</w:t>
      </w:r>
      <w:bookmarkEnd w:id="9"/>
    </w:p>
    <w:p w14:paraId="42FF42CB" w14:textId="77777777" w:rsidR="00970B31" w:rsidRPr="006518C9" w:rsidRDefault="00970B31" w:rsidP="002A4683">
      <w:pPr>
        <w:jc w:val="both"/>
        <w:rPr>
          <w:highlight w:val="yellow"/>
          <w:lang w:val="en-US"/>
        </w:rPr>
      </w:pPr>
      <w:r w:rsidRPr="006518C9">
        <w:rPr>
          <w:lang w:val="en-US"/>
        </w:rPr>
        <w:t>The remainder of this document is structured as follows. 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_Ref216758743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3C46AF" w:rsidRPr="006518C9">
        <w:rPr>
          <w:lang w:val="en-US"/>
        </w:rPr>
        <w:t>2</w:t>
      </w:r>
      <w:r w:rsidR="00717537" w:rsidRPr="006518C9">
        <w:rPr>
          <w:lang w:val="en-US"/>
        </w:rPr>
        <w:fldChar w:fldCharType="end"/>
      </w:r>
      <w:r w:rsidRPr="006518C9">
        <w:rPr>
          <w:lang w:val="en-US"/>
        </w:rPr>
        <w:t xml:space="preserve"> </w:t>
      </w:r>
      <w:r w:rsidR="00DB3ECF" w:rsidRPr="006518C9">
        <w:rPr>
          <w:lang w:val="en-US"/>
        </w:rPr>
        <w:t>lists</w:t>
      </w:r>
      <w:r w:rsidRPr="006518C9">
        <w:rPr>
          <w:lang w:val="en-US"/>
        </w:rPr>
        <w:t xml:space="preserve"> </w:t>
      </w:r>
      <w:r w:rsidR="00DB3ECF" w:rsidRPr="006518C9">
        <w:rPr>
          <w:lang w:val="en-US"/>
        </w:rPr>
        <w:t xml:space="preserve">use cases </w:t>
      </w:r>
      <w:r w:rsidR="006D41B9" w:rsidRPr="006518C9">
        <w:rPr>
          <w:lang w:val="en-US"/>
        </w:rPr>
        <w:t>mzIdentML</w:t>
      </w:r>
      <w:r w:rsidR="00DB3ECF" w:rsidRPr="006518C9">
        <w:rPr>
          <w:lang w:val="en-US"/>
        </w:rPr>
        <w:t xml:space="preserve"> is </w:t>
      </w:r>
      <w:r w:rsidR="00792676" w:rsidRPr="006518C9">
        <w:rPr>
          <w:lang w:val="en-US"/>
        </w:rPr>
        <w:t>designed</w:t>
      </w:r>
      <w:r w:rsidR="00EA6550" w:rsidRPr="006518C9">
        <w:rPr>
          <w:lang w:val="en-US"/>
        </w:rPr>
        <w:t xml:space="preserve"> to support</w:t>
      </w:r>
      <w:r w:rsidRPr="006518C9">
        <w:rPr>
          <w:lang w:val="en-US"/>
        </w:rPr>
        <w:t xml:space="preserve">. </w:t>
      </w:r>
      <w:r w:rsidR="00DB3ECF" w:rsidRPr="006518C9">
        <w:rPr>
          <w:lang w:val="en-US"/>
        </w:rPr>
        <w:t xml:space="preserve">Section </w:t>
      </w:r>
      <w:r w:rsidR="00DB3ECF" w:rsidRPr="006518C9">
        <w:rPr>
          <w:lang w:val="en-US"/>
        </w:rPr>
        <w:fldChar w:fldCharType="begin"/>
      </w:r>
      <w:r w:rsidR="00DB3ECF" w:rsidRPr="006518C9">
        <w:rPr>
          <w:lang w:val="en-US"/>
        </w:rPr>
        <w:instrText xml:space="preserve"> REF _Ref206411919 \r \h </w:instrText>
      </w:r>
      <w:r w:rsidR="00466496" w:rsidRPr="006518C9">
        <w:rPr>
          <w:lang w:val="en-US"/>
        </w:rPr>
        <w:instrText xml:space="preserve"> \* MERGEFORMAT </w:instrText>
      </w:r>
      <w:r w:rsidR="00DB3ECF" w:rsidRPr="006518C9">
        <w:rPr>
          <w:lang w:val="en-US"/>
        </w:rPr>
      </w:r>
      <w:r w:rsidR="00DB3ECF" w:rsidRPr="006518C9">
        <w:rPr>
          <w:lang w:val="en-US"/>
        </w:rPr>
        <w:fldChar w:fldCharType="separate"/>
      </w:r>
      <w:r w:rsidR="003C46AF" w:rsidRPr="006518C9">
        <w:rPr>
          <w:lang w:val="en-US"/>
        </w:rPr>
        <w:t>3</w:t>
      </w:r>
      <w:r w:rsidR="00DB3ECF" w:rsidRPr="006518C9">
        <w:rPr>
          <w:lang w:val="en-US"/>
        </w:rPr>
        <w:fldChar w:fldCharType="end"/>
      </w:r>
      <w:r w:rsidR="00DB3ECF" w:rsidRPr="006518C9">
        <w:rPr>
          <w:lang w:val="en-US"/>
        </w:rPr>
        <w:t xml:space="preserve"> describes the terminology</w:t>
      </w:r>
      <w:r w:rsidR="004271FC" w:rsidRPr="006518C9">
        <w:rPr>
          <w:lang w:val="en-US"/>
        </w:rPr>
        <w:t xml:space="preserve"> used</w:t>
      </w:r>
      <w:r w:rsidR="00DB3ECF" w:rsidRPr="006518C9">
        <w:rPr>
          <w:lang w:val="en-US"/>
        </w:rPr>
        <w:t xml:space="preserve">. </w:t>
      </w:r>
      <w:r w:rsidRPr="006518C9">
        <w:rPr>
          <w:lang w:val="en-US"/>
        </w:rPr>
        <w:t>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_Ref216758768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3C46AF" w:rsidRPr="006518C9">
        <w:rPr>
          <w:lang w:val="en-US"/>
        </w:rPr>
        <w:t>4</w:t>
      </w:r>
      <w:r w:rsidR="00717537" w:rsidRPr="006518C9">
        <w:rPr>
          <w:lang w:val="en-US"/>
        </w:rPr>
        <w:fldChar w:fldCharType="end"/>
      </w:r>
      <w:r w:rsidRPr="006518C9">
        <w:rPr>
          <w:lang w:val="en-US"/>
        </w:rPr>
        <w:t xml:space="preserve"> describes how the specification presented in Section</w:t>
      </w:r>
      <w:r w:rsidR="002A4683" w:rsidRPr="006518C9">
        <w:rPr>
          <w:lang w:val="en-US"/>
        </w:rPr>
        <w:t xml:space="preserve"> </w:t>
      </w:r>
      <w:r w:rsidR="002A4683" w:rsidRPr="006518C9">
        <w:rPr>
          <w:lang w:val="en-US"/>
        </w:rPr>
        <w:fldChar w:fldCharType="begin"/>
      </w:r>
      <w:r w:rsidR="002A4683" w:rsidRPr="006518C9">
        <w:rPr>
          <w:lang w:val="en-US"/>
        </w:rPr>
        <w:instrText xml:space="preserve"> REF _Ref453235444 \r \h  \* MERGEFORMAT </w:instrText>
      </w:r>
      <w:r w:rsidR="002A4683" w:rsidRPr="006518C9">
        <w:rPr>
          <w:lang w:val="en-US"/>
        </w:rPr>
      </w:r>
      <w:r w:rsidR="002A4683" w:rsidRPr="006518C9">
        <w:rPr>
          <w:lang w:val="en-US"/>
        </w:rPr>
        <w:fldChar w:fldCharType="separate"/>
      </w:r>
      <w:r w:rsidR="002A4683" w:rsidRPr="006518C9">
        <w:rPr>
          <w:lang w:val="en-US"/>
        </w:rPr>
        <w:t>4</w:t>
      </w:r>
      <w:r w:rsidR="002A4683" w:rsidRPr="006518C9">
        <w:rPr>
          <w:lang w:val="en-US"/>
        </w:rPr>
        <w:fldChar w:fldCharType="end"/>
      </w:r>
      <w:r w:rsidR="00807D71" w:rsidRPr="006518C9">
        <w:rPr>
          <w:lang w:val="en-US"/>
        </w:rPr>
        <w:t xml:space="preserve"> </w:t>
      </w:r>
      <w:r w:rsidRPr="006518C9">
        <w:rPr>
          <w:lang w:val="en-US"/>
        </w:rPr>
        <w:t xml:space="preserve"> relates to other specifications, both those that it extends and those that it is intended to complement. </w:t>
      </w:r>
      <w:r w:rsidR="00AB581B" w:rsidRPr="006518C9">
        <w:rPr>
          <w:lang w:val="en-US"/>
        </w:rPr>
        <w:t>Section</w:t>
      </w:r>
      <w:r w:rsidR="00807D71" w:rsidRPr="006518C9">
        <w:rPr>
          <w:lang w:val="en-US"/>
        </w:rPr>
        <w:t xml:space="preserve"> </w:t>
      </w:r>
      <w:r w:rsidR="00807D71" w:rsidRPr="006518C9">
        <w:rPr>
          <w:lang w:val="en-US"/>
        </w:rPr>
        <w:fldChar w:fldCharType="begin"/>
      </w:r>
      <w:r w:rsidR="00807D71" w:rsidRPr="006518C9">
        <w:rPr>
          <w:lang w:val="en-US"/>
        </w:rPr>
        <w:instrText xml:space="preserve"> REF _Ref116791170 \r \h </w:instrText>
      </w:r>
      <w:r w:rsidR="00466496" w:rsidRPr="006518C9">
        <w:rPr>
          <w:lang w:val="en-US"/>
        </w:rPr>
        <w:instrText xml:space="preserve"> \* MERGEFORMAT </w:instrText>
      </w:r>
      <w:r w:rsidR="00807D71" w:rsidRPr="006518C9">
        <w:rPr>
          <w:lang w:val="en-US"/>
        </w:rPr>
      </w:r>
      <w:r w:rsidR="00807D71" w:rsidRPr="006518C9">
        <w:rPr>
          <w:lang w:val="en-US"/>
        </w:rPr>
        <w:fldChar w:fldCharType="separate"/>
      </w:r>
      <w:r w:rsidR="003C46AF" w:rsidRPr="006518C9">
        <w:rPr>
          <w:lang w:val="en-US"/>
        </w:rPr>
        <w:t>6</w:t>
      </w:r>
      <w:r w:rsidR="00807D71" w:rsidRPr="006518C9">
        <w:rPr>
          <w:lang w:val="en-US"/>
        </w:rPr>
        <w:fldChar w:fldCharType="end"/>
      </w:r>
      <w:r w:rsidR="00AB581B" w:rsidRPr="006518C9">
        <w:rPr>
          <w:lang w:val="en-US"/>
        </w:rPr>
        <w:t xml:space="preserve"> contains the documentation for the</w:t>
      </w:r>
      <w:r w:rsidRPr="006518C9">
        <w:rPr>
          <w:lang w:val="en-US"/>
        </w:rPr>
        <w:t xml:space="preserve"> XML schema</w:t>
      </w:r>
      <w:r w:rsidR="00503DF9" w:rsidRPr="006518C9">
        <w:rPr>
          <w:lang w:val="en-US"/>
        </w:rPr>
        <w:t xml:space="preserve"> which is generated automatically and several parts of the schema are documented in more detail in Section </w:t>
      </w:r>
      <w:r w:rsidR="00503DF9" w:rsidRPr="006518C9">
        <w:rPr>
          <w:lang w:val="en-US"/>
        </w:rPr>
        <w:fldChar w:fldCharType="begin"/>
      </w:r>
      <w:r w:rsidR="00503DF9" w:rsidRPr="006518C9">
        <w:rPr>
          <w:lang w:val="en-US"/>
        </w:rPr>
        <w:instrText xml:space="preserve"> REF _Ref217199331 \r \h </w:instrText>
      </w:r>
      <w:r w:rsidR="00466496" w:rsidRPr="006518C9">
        <w:rPr>
          <w:lang w:val="en-US"/>
        </w:rPr>
        <w:instrText xml:space="preserve"> \* MERGEFORMAT </w:instrText>
      </w:r>
      <w:r w:rsidR="00503DF9" w:rsidRPr="006518C9">
        <w:rPr>
          <w:lang w:val="en-US"/>
        </w:rPr>
      </w:r>
      <w:r w:rsidR="00503DF9" w:rsidRPr="006518C9">
        <w:rPr>
          <w:lang w:val="en-US"/>
        </w:rPr>
        <w:fldChar w:fldCharType="separate"/>
      </w:r>
      <w:r w:rsidR="003C46AF" w:rsidRPr="006518C9">
        <w:rPr>
          <w:lang w:val="en-US"/>
        </w:rPr>
        <w:t>6.1</w:t>
      </w:r>
      <w:r w:rsidR="00503DF9" w:rsidRPr="006518C9">
        <w:rPr>
          <w:lang w:val="en-US"/>
        </w:rPr>
        <w:fldChar w:fldCharType="end"/>
      </w:r>
      <w:r w:rsidR="00503DF9" w:rsidRPr="006518C9">
        <w:rPr>
          <w:lang w:val="en-US"/>
        </w:rPr>
        <w:t>. C</w:t>
      </w:r>
      <w:r w:rsidRPr="006518C9">
        <w:rPr>
          <w:lang w:val="en-US"/>
        </w:rPr>
        <w:t xml:space="preserve">onclusions are presented in Section </w:t>
      </w:r>
      <w:r w:rsidRPr="006518C9">
        <w:rPr>
          <w:lang w:val="en-US"/>
        </w:rPr>
        <w:fldChar w:fldCharType="begin"/>
      </w:r>
      <w:r w:rsidRPr="006518C9">
        <w:rPr>
          <w:lang w:val="en-US"/>
        </w:rPr>
        <w:instrText xml:space="preserve"> REF _Ref170622236 \r \h </w:instrText>
      </w:r>
      <w:r w:rsidR="00466496" w:rsidRPr="006518C9">
        <w:rPr>
          <w:lang w:val="en-US"/>
        </w:rPr>
        <w:instrText xml:space="preserve"> \* MERGEFORMAT </w:instrText>
      </w:r>
      <w:r w:rsidRPr="006518C9">
        <w:rPr>
          <w:lang w:val="en-US"/>
        </w:rPr>
      </w:r>
      <w:r w:rsidRPr="006518C9">
        <w:rPr>
          <w:lang w:val="en-US"/>
        </w:rPr>
        <w:fldChar w:fldCharType="separate"/>
      </w:r>
      <w:r w:rsidR="003C46AF" w:rsidRPr="006518C9">
        <w:rPr>
          <w:lang w:val="en-US"/>
        </w:rPr>
        <w:t>8</w:t>
      </w:r>
      <w:r w:rsidRPr="006518C9">
        <w:rPr>
          <w:lang w:val="en-US"/>
        </w:rPr>
        <w:fldChar w:fldCharType="end"/>
      </w:r>
      <w:r w:rsidRPr="006518C9">
        <w:rPr>
          <w:lang w:val="en-US"/>
        </w:rPr>
        <w:t>.</w:t>
      </w:r>
    </w:p>
    <w:p w14:paraId="55B24B46" w14:textId="77777777" w:rsidR="00970B31" w:rsidRPr="006518C9" w:rsidRDefault="00970B31" w:rsidP="00466496">
      <w:pPr>
        <w:rPr>
          <w:highlight w:val="yellow"/>
          <w:lang w:val="en-US"/>
        </w:rPr>
      </w:pPr>
    </w:p>
    <w:p w14:paraId="33FE9AFE" w14:textId="77777777" w:rsidR="00970B31" w:rsidRPr="006518C9" w:rsidRDefault="00970B31" w:rsidP="00466496">
      <w:pPr>
        <w:pStyle w:val="Heading1"/>
      </w:pPr>
      <w:bookmarkStart w:id="10" w:name="_Toc170636040"/>
      <w:bookmarkStart w:id="11" w:name="_Ref211659702"/>
      <w:bookmarkStart w:id="12" w:name="_Ref216758743"/>
      <w:bookmarkStart w:id="13" w:name="_Toc457214035"/>
      <w:r w:rsidRPr="006518C9">
        <w:t xml:space="preserve">Use Cases for </w:t>
      </w:r>
      <w:r w:rsidR="006D41B9" w:rsidRPr="006518C9">
        <w:t>mzIdentML</w:t>
      </w:r>
      <w:bookmarkEnd w:id="10"/>
      <w:bookmarkEnd w:id="11"/>
      <w:bookmarkEnd w:id="12"/>
      <w:bookmarkEnd w:id="13"/>
    </w:p>
    <w:p w14:paraId="498CBE97" w14:textId="77777777" w:rsidR="00970B31" w:rsidRPr="006518C9" w:rsidRDefault="00970B31" w:rsidP="00FC5361">
      <w:pPr>
        <w:jc w:val="both"/>
        <w:rPr>
          <w:lang w:val="en-US"/>
        </w:rPr>
      </w:pPr>
      <w:r w:rsidRPr="006518C9">
        <w:rPr>
          <w:lang w:val="en-US"/>
        </w:rPr>
        <w:t xml:space="preserve">The following use cases have driven the development of the </w:t>
      </w:r>
      <w:r w:rsidR="006D41B9" w:rsidRPr="006518C9">
        <w:rPr>
          <w:lang w:val="en-US"/>
        </w:rPr>
        <w:t>mzIdentML</w:t>
      </w:r>
      <w:r w:rsidRPr="006518C9">
        <w:rPr>
          <w:lang w:val="en-US"/>
        </w:rPr>
        <w:t xml:space="preserve"> data model and XML schema</w:t>
      </w:r>
      <w:r w:rsidR="00B42BC1" w:rsidRPr="006518C9">
        <w:rPr>
          <w:lang w:val="en-US"/>
        </w:rPr>
        <w:t>, and are used to define the scope of the format</w:t>
      </w:r>
      <w:r w:rsidR="000B7E48" w:rsidRPr="006518C9">
        <w:rPr>
          <w:lang w:val="en-US"/>
        </w:rPr>
        <w:t xml:space="preserve"> </w:t>
      </w:r>
      <w:r w:rsidR="009B06C5" w:rsidRPr="006518C9">
        <w:rPr>
          <w:lang w:val="en-US"/>
        </w:rPr>
        <w:t>in the current version</w:t>
      </w:r>
      <w:r w:rsidR="000B7E48" w:rsidRPr="006518C9">
        <w:rPr>
          <w:lang w:val="en-US"/>
        </w:rPr>
        <w:t>.</w:t>
      </w:r>
      <w:r w:rsidRPr="006518C9">
        <w:rPr>
          <w:lang w:val="en-US"/>
        </w:rPr>
        <w:t xml:space="preserve"> </w:t>
      </w:r>
    </w:p>
    <w:p w14:paraId="3778892A" w14:textId="77777777" w:rsidR="000B7E48" w:rsidRPr="006518C9" w:rsidRDefault="000B7E48" w:rsidP="00FC5361">
      <w:pPr>
        <w:jc w:val="both"/>
        <w:rPr>
          <w:lang w:val="en-US"/>
        </w:rPr>
      </w:pPr>
    </w:p>
    <w:p w14:paraId="2632CFB9" w14:textId="77777777" w:rsidR="000A1F2D" w:rsidRPr="006518C9" w:rsidRDefault="00DA3F55">
      <w:pPr>
        <w:numPr>
          <w:ilvl w:val="0"/>
          <w:numId w:val="27"/>
        </w:numPr>
        <w:tabs>
          <w:tab w:val="clear" w:pos="720"/>
          <w:tab w:val="num" w:pos="360"/>
        </w:tabs>
        <w:ind w:left="360"/>
        <w:rPr>
          <w:lang w:val="en-US"/>
        </w:rPr>
        <w:pPrChange w:id="14" w:author="Jones, Andy" w:date="2017-01-09T13:23:00Z">
          <w:pPr>
            <w:numPr>
              <w:numId w:val="27"/>
            </w:numPr>
            <w:tabs>
              <w:tab w:val="num" w:pos="360"/>
              <w:tab w:val="num" w:pos="720"/>
            </w:tabs>
            <w:ind w:left="360" w:hanging="360"/>
            <w:jc w:val="both"/>
          </w:pPr>
        </w:pPrChange>
      </w:pPr>
      <w:r w:rsidRPr="006518C9">
        <w:rPr>
          <w:lang w:val="en-US"/>
        </w:rPr>
        <w:t xml:space="preserve">It should be possible to create a tool that loads an mzIdentML document and enables users to examine results from an MS or MSn analysis. However, there is no support for aggregating evidence from multiple MS levels. </w:t>
      </w:r>
      <w:r w:rsidR="000A1F2D" w:rsidRPr="006518C9">
        <w:rPr>
          <w:lang w:val="en-US"/>
        </w:rPr>
        <w:t>There should be sufficient information for the tool to generate output reports that conform to the requirements made by journals for publication and that conform to the relevant MIAPE guidelines. For example:</w:t>
      </w:r>
      <w:r w:rsidR="000A1F2D" w:rsidRPr="006518C9">
        <w:rPr>
          <w:lang w:val="en-US"/>
        </w:rPr>
        <w:br/>
        <w:t xml:space="preserve">·    For a </w:t>
      </w:r>
      <w:r w:rsidR="00F653BC" w:rsidRPr="006518C9">
        <w:rPr>
          <w:lang w:val="en-US"/>
        </w:rPr>
        <w:t>Peptide Mass Fingerprint (</w:t>
      </w:r>
      <w:r w:rsidR="000A1F2D" w:rsidRPr="006518C9">
        <w:rPr>
          <w:lang w:val="en-US"/>
        </w:rPr>
        <w:t>PMF</w:t>
      </w:r>
      <w:r w:rsidR="00F653BC" w:rsidRPr="006518C9">
        <w:rPr>
          <w:lang w:val="en-US"/>
        </w:rPr>
        <w:t>)</w:t>
      </w:r>
      <w:r w:rsidR="000A1F2D" w:rsidRPr="006518C9">
        <w:rPr>
          <w:lang w:val="en-US"/>
        </w:rPr>
        <w:t xml:space="preserve"> search, it should be possible to display the spectrum and show the matches of the peaks to the relevant peptides.</w:t>
      </w:r>
      <w:r w:rsidR="000A1F2D" w:rsidRPr="006518C9">
        <w:rPr>
          <w:lang w:val="en-US"/>
        </w:rPr>
        <w:br/>
        <w:t>·    For an MS</w:t>
      </w:r>
      <w:r w:rsidR="00F63CE9" w:rsidRPr="006518C9">
        <w:rPr>
          <w:lang w:val="en-US"/>
        </w:rPr>
        <w:t>/</w:t>
      </w:r>
      <w:r w:rsidR="000A1F2D" w:rsidRPr="006518C9">
        <w:rPr>
          <w:lang w:val="en-US"/>
        </w:rPr>
        <w:t>MS search, it should be possible to locate whi</w:t>
      </w:r>
      <w:r w:rsidR="00505C8C" w:rsidRPr="006518C9">
        <w:rPr>
          <w:lang w:val="en-US"/>
        </w:rPr>
        <w:t>c</w:t>
      </w:r>
      <w:r w:rsidR="000A1F2D" w:rsidRPr="006518C9">
        <w:rPr>
          <w:lang w:val="en-US"/>
        </w:rPr>
        <w:t>h spectrum matched to which peptide in the original file.</w:t>
      </w:r>
    </w:p>
    <w:p w14:paraId="0657C048"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sufficient information stored in the instance document to enable a user to run </w:t>
      </w:r>
      <w:r w:rsidR="006F1E04" w:rsidRPr="006518C9">
        <w:rPr>
          <w:lang w:val="en-US"/>
        </w:rPr>
        <w:t xml:space="preserve">the same or a similar </w:t>
      </w:r>
      <w:r w:rsidRPr="006518C9">
        <w:rPr>
          <w:lang w:val="en-US"/>
        </w:rPr>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14:paraId="6F7835FD"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save the results of searching a decoy database in the same instance document as the results from the </w:t>
      </w:r>
      <w:r w:rsidR="00505659" w:rsidRPr="006518C9">
        <w:rPr>
          <w:lang w:val="en-US"/>
        </w:rPr>
        <w:t>target</w:t>
      </w:r>
      <w:r w:rsidRPr="006518C9">
        <w:rPr>
          <w:lang w:val="en-US"/>
        </w:rPr>
        <w:t xml:space="preserve"> database. It should then be possible to write a viewer application that enables a user to investigate the effect of changing, for example, a threshold value on the false discovery rate. This would only be possible if results</w:t>
      </w:r>
      <w:r w:rsidR="00556B7A" w:rsidRPr="006518C9">
        <w:rPr>
          <w:lang w:val="en-US"/>
        </w:rPr>
        <w:t xml:space="preserve"> that are generally considered lower quality</w:t>
      </w:r>
      <w:r w:rsidRPr="006518C9">
        <w:rPr>
          <w:lang w:val="en-US"/>
        </w:rPr>
        <w:t xml:space="preserve"> from the search are </w:t>
      </w:r>
      <w:r w:rsidR="00556B7A" w:rsidRPr="006518C9">
        <w:rPr>
          <w:lang w:val="en-US"/>
        </w:rPr>
        <w:t xml:space="preserve">also </w:t>
      </w:r>
      <w:r w:rsidRPr="006518C9">
        <w:rPr>
          <w:lang w:val="en-US"/>
        </w:rPr>
        <w:t xml:space="preserve">saved in the </w:t>
      </w:r>
      <w:r w:rsidR="006D41B9" w:rsidRPr="006518C9">
        <w:rPr>
          <w:lang w:val="en-US"/>
        </w:rPr>
        <w:t>mzIdentML</w:t>
      </w:r>
      <w:r w:rsidRPr="006518C9">
        <w:rPr>
          <w:lang w:val="en-US"/>
        </w:rPr>
        <w:t xml:space="preserve"> document</w:t>
      </w:r>
      <w:r w:rsidR="00F40E42" w:rsidRPr="006518C9">
        <w:rPr>
          <w:lang w:val="en-US"/>
        </w:rPr>
        <w:t xml:space="preserve"> (rather than just top matches) </w:t>
      </w:r>
      <w:r w:rsidRPr="006518C9">
        <w:rPr>
          <w:lang w:val="en-US"/>
        </w:rPr>
        <w:t>and if the results from the decoy search are also saved. It would only be possible to do this at the</w:t>
      </w:r>
      <w:r w:rsidR="001E5B8E" w:rsidRPr="006518C9">
        <w:rPr>
          <w:lang w:val="en-US"/>
        </w:rPr>
        <w:t xml:space="preserve"> peptide level for an MS</w:t>
      </w:r>
      <w:r w:rsidR="009B06C5" w:rsidRPr="006518C9">
        <w:rPr>
          <w:lang w:val="en-US"/>
        </w:rPr>
        <w:t>/</w:t>
      </w:r>
      <w:r w:rsidR="001E5B8E" w:rsidRPr="006518C9">
        <w:rPr>
          <w:lang w:val="en-US"/>
        </w:rPr>
        <w:t>MS</w:t>
      </w:r>
      <w:r w:rsidRPr="006518C9">
        <w:rPr>
          <w:lang w:val="en-US"/>
        </w:rPr>
        <w:t xml:space="preserve"> search, because changing thresholds would normally have some effect on the protein grouping algorithm.</w:t>
      </w:r>
    </w:p>
    <w:p w14:paraId="71BC0EB6"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save manual or automated annotation of proteins/peptides in an instance document. A third party tool could be used to save annotations and validations of identified proteins/peptides to an existing instance document</w:t>
      </w:r>
      <w:r w:rsidR="00CB36C0" w:rsidRPr="006518C9">
        <w:rPr>
          <w:lang w:val="en-US"/>
        </w:rPr>
        <w:t>.</w:t>
      </w:r>
    </w:p>
    <w:p w14:paraId="568D5A38"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save the results from a search of a metabolically labe</w:t>
      </w:r>
      <w:r w:rsidR="001E5B8E" w:rsidRPr="006518C9">
        <w:rPr>
          <w:lang w:val="en-US"/>
        </w:rPr>
        <w:t>l</w:t>
      </w:r>
      <w:r w:rsidRPr="006518C9">
        <w:rPr>
          <w:lang w:val="en-US"/>
        </w:rPr>
        <w:t>led sample. For example, with a 14N/15N experiment, two separate sets of amino acid masses are used, and it must be possible to tell which masses were used for each peptide result.</w:t>
      </w:r>
    </w:p>
    <w:p w14:paraId="07CB0B29" w14:textId="77777777" w:rsidR="000A1F2D" w:rsidRPr="006518C9" w:rsidRDefault="000C659D" w:rsidP="00B7287D">
      <w:pPr>
        <w:numPr>
          <w:ilvl w:val="0"/>
          <w:numId w:val="27"/>
        </w:numPr>
        <w:tabs>
          <w:tab w:val="clear" w:pos="720"/>
          <w:tab w:val="num" w:pos="360"/>
        </w:tabs>
        <w:ind w:left="360"/>
        <w:jc w:val="both"/>
        <w:rPr>
          <w:lang w:val="en-US"/>
        </w:rPr>
      </w:pPr>
      <w:r w:rsidRPr="006518C9">
        <w:rPr>
          <w:lang w:val="en-US"/>
        </w:rPr>
        <w:lastRenderedPageBreak/>
        <w:t>For a search of multiple peak</w:t>
      </w:r>
      <w:r w:rsidR="000A1F2D" w:rsidRPr="006518C9">
        <w:rPr>
          <w:lang w:val="en-US"/>
        </w:rPr>
        <w:t xml:space="preserve"> lists, it should be possible to identify the spectrum that match</w:t>
      </w:r>
      <w:r w:rsidR="00E25811" w:rsidRPr="006518C9">
        <w:rPr>
          <w:lang w:val="en-US"/>
        </w:rPr>
        <w:t>ed</w:t>
      </w:r>
      <w:r w:rsidR="000A1F2D" w:rsidRPr="006518C9">
        <w:rPr>
          <w:lang w:val="en-US"/>
        </w:rPr>
        <w:t xml:space="preserve"> a particular peptide or protein reported by the search engine. For example, in an LC-MS</w:t>
      </w:r>
      <w:r w:rsidR="009B06C5" w:rsidRPr="006518C9">
        <w:rPr>
          <w:lang w:val="en-US"/>
        </w:rPr>
        <w:t>/</w:t>
      </w:r>
      <w:r w:rsidR="000A1F2D" w:rsidRPr="006518C9">
        <w:rPr>
          <w:lang w:val="en-US"/>
        </w:rPr>
        <w:t>MS run, it should be possible to refer back to the spectrum in the peak list file that was searched and from there, if the information is available</w:t>
      </w:r>
      <w:r w:rsidR="00A233FF" w:rsidRPr="006518C9">
        <w:rPr>
          <w:lang w:val="en-US"/>
        </w:rPr>
        <w:t>,</w:t>
      </w:r>
      <w:r w:rsidR="000A1F2D" w:rsidRPr="006518C9">
        <w:rPr>
          <w:lang w:val="en-US"/>
        </w:rPr>
        <w:t xml:space="preserve"> to be able to determine the retention time of the spectrum.</w:t>
      </w:r>
    </w:p>
    <w:p w14:paraId="1377DE31"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search a file to retrieve all molecules that have a specified modification.</w:t>
      </w:r>
    </w:p>
    <w:p w14:paraId="7893BD69"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store the results of a search of spectra against other spectra - i.e. a spectral library search.</w:t>
      </w:r>
    </w:p>
    <w:p w14:paraId="56D66D83"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a top down search i.e. analysis of complete proteins. </w:t>
      </w:r>
    </w:p>
    <w:p w14:paraId="7B342AE7"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Support</w:t>
      </w:r>
      <w:r w:rsidR="00A951EF" w:rsidRPr="006518C9">
        <w:rPr>
          <w:lang w:val="en-US"/>
        </w:rPr>
        <w:t xml:space="preserve"> </w:t>
      </w:r>
      <w:r w:rsidR="00271AC5" w:rsidRPr="006518C9">
        <w:rPr>
          <w:lang w:val="en-US"/>
        </w:rPr>
        <w:t>should</w:t>
      </w:r>
      <w:r w:rsidR="00A951EF" w:rsidRPr="006518C9">
        <w:rPr>
          <w:lang w:val="en-US"/>
        </w:rPr>
        <w:t xml:space="preserve"> be provided</w:t>
      </w:r>
      <w:r w:rsidRPr="006518C9">
        <w:rPr>
          <w:lang w:val="en-US"/>
        </w:rPr>
        <w:t xml:space="preserve"> for storing fragmentation data so that for example viewers could display which ions in the input data match predicted ion fragment masses.</w:t>
      </w:r>
    </w:p>
    <w:p w14:paraId="1B5EEAD6"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support for storing the results of searches of peptides against nucleic acid databases, including the information about which translation frame the matches were found in. </w:t>
      </w:r>
    </w:p>
    <w:p w14:paraId="2363E498" w14:textId="77777777" w:rsidR="009B06C5"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combine the results from multiple search engines into one </w:t>
      </w:r>
      <w:r w:rsidR="006D41B9" w:rsidRPr="006518C9">
        <w:rPr>
          <w:lang w:val="en-US"/>
        </w:rPr>
        <w:t>mzIdentML</w:t>
      </w:r>
      <w:r w:rsidRPr="006518C9">
        <w:rPr>
          <w:lang w:val="en-US"/>
        </w:rPr>
        <w:t xml:space="preserve"> document. For example, the peptide </w:t>
      </w:r>
      <w:r w:rsidR="00AF1566" w:rsidRPr="006518C9">
        <w:rPr>
          <w:lang w:val="en-US"/>
        </w:rPr>
        <w:t>spectrum matches (PSMs)</w:t>
      </w:r>
      <w:r w:rsidRPr="006518C9">
        <w:rPr>
          <w:lang w:val="en-US"/>
        </w:rPr>
        <w:t xml:space="preserve"> from two</w:t>
      </w:r>
      <w:r w:rsidR="00AF1566" w:rsidRPr="006518C9">
        <w:rPr>
          <w:lang w:val="en-US"/>
        </w:rPr>
        <w:t xml:space="preserve"> or more</w:t>
      </w:r>
      <w:r w:rsidRPr="006518C9">
        <w:rPr>
          <w:lang w:val="en-US"/>
        </w:rPr>
        <w:t xml:space="preserve"> different search engines could be combined using a third tool to give one set of protein results.</w:t>
      </w:r>
    </w:p>
    <w:p w14:paraId="4A454E52" w14:textId="77777777"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w:t>
      </w:r>
      <w:r w:rsidRPr="006518C9">
        <w:rPr>
          <w:i/>
          <w:lang w:val="en-US"/>
        </w:rPr>
        <w:t xml:space="preserve">de novo </w:t>
      </w:r>
      <w:r w:rsidRPr="006518C9">
        <w:rPr>
          <w:lang w:val="en-US"/>
        </w:rPr>
        <w:t xml:space="preserve">peptide sequencing results, </w:t>
      </w:r>
      <w:r w:rsidR="000A1F2D" w:rsidRPr="006518C9">
        <w:rPr>
          <w:lang w:val="en-US"/>
        </w:rPr>
        <w:t xml:space="preserve">to the extent that it will </w:t>
      </w:r>
      <w:r w:rsidR="00936AC1" w:rsidRPr="006518C9">
        <w:rPr>
          <w:lang w:val="en-US"/>
        </w:rPr>
        <w:t>be possible to enumerate</w:t>
      </w:r>
      <w:r w:rsidR="000A1F2D" w:rsidRPr="006518C9">
        <w:rPr>
          <w:lang w:val="en-US"/>
        </w:rPr>
        <w:t xml:space="preserve"> and record all possible matches found by a </w:t>
      </w:r>
      <w:r w:rsidR="00FA723C" w:rsidRPr="006518C9">
        <w:rPr>
          <w:i/>
          <w:lang w:val="en-US"/>
        </w:rPr>
        <w:t>de novo</w:t>
      </w:r>
      <w:r w:rsidR="00FA723C" w:rsidRPr="006518C9">
        <w:rPr>
          <w:lang w:val="en-US"/>
        </w:rPr>
        <w:t xml:space="preserve"> </w:t>
      </w:r>
      <w:r w:rsidR="000A1F2D" w:rsidRPr="006518C9">
        <w:rPr>
          <w:lang w:val="en-US"/>
        </w:rPr>
        <w:t>technique</w:t>
      </w:r>
      <w:r w:rsidR="00FC5361" w:rsidRPr="006518C9">
        <w:rPr>
          <w:lang w:val="en-US"/>
        </w:rPr>
        <w:t>.</w:t>
      </w:r>
      <w:r w:rsidR="000A1F2D" w:rsidRPr="006518C9">
        <w:rPr>
          <w:lang w:val="en-US"/>
        </w:rPr>
        <w:t xml:space="preserve"> </w:t>
      </w:r>
      <w:r w:rsidR="00FC5361" w:rsidRPr="006518C9">
        <w:rPr>
          <w:lang w:val="en-US"/>
        </w:rPr>
        <w:t>H</w:t>
      </w:r>
      <w:r w:rsidR="000A1F2D" w:rsidRPr="006518C9">
        <w:rPr>
          <w:lang w:val="en-US"/>
        </w:rPr>
        <w:t xml:space="preserve">owever, we anticipate that this </w:t>
      </w:r>
      <w:r w:rsidRPr="006518C9">
        <w:rPr>
          <w:lang w:val="en-US"/>
        </w:rPr>
        <w:t xml:space="preserve">can </w:t>
      </w:r>
      <w:r w:rsidR="000A1F2D" w:rsidRPr="006518C9">
        <w:rPr>
          <w:lang w:val="en-US"/>
        </w:rPr>
        <w:t xml:space="preserve">produce </w:t>
      </w:r>
      <w:r w:rsidR="00362C3D" w:rsidRPr="006518C9">
        <w:rPr>
          <w:lang w:val="en-US"/>
        </w:rPr>
        <w:t xml:space="preserve">large files. </w:t>
      </w:r>
    </w:p>
    <w:p w14:paraId="5FDA74FB" w14:textId="77777777" w:rsidR="000A1F2D"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w:t>
      </w:r>
      <w:r w:rsidR="00FC5361" w:rsidRPr="006518C9">
        <w:rPr>
          <w:lang w:val="en-US"/>
        </w:rPr>
        <w:t xml:space="preserve">MS/MS </w:t>
      </w:r>
      <w:r w:rsidRPr="006518C9">
        <w:rPr>
          <w:lang w:val="en-US"/>
        </w:rPr>
        <w:t>cross-linking approaches, whereby two peptides cross-linked using chemical reagents or biologically occurring modifications have been identified (newly added in mzIdentML 1.2)</w:t>
      </w:r>
      <w:r w:rsidR="00FF75C6" w:rsidRPr="006518C9">
        <w:rPr>
          <w:lang w:val="en-US"/>
        </w:rPr>
        <w:t>.</w:t>
      </w:r>
    </w:p>
    <w:p w14:paraId="5AC6AF2D" w14:textId="77777777" w:rsidR="00C62AFB" w:rsidRPr="006518C9" w:rsidRDefault="00C62AFB" w:rsidP="00B7287D">
      <w:pPr>
        <w:numPr>
          <w:ilvl w:val="0"/>
          <w:numId w:val="27"/>
        </w:numPr>
        <w:tabs>
          <w:tab w:val="clear" w:pos="720"/>
          <w:tab w:val="num" w:pos="360"/>
        </w:tabs>
        <w:ind w:left="360"/>
        <w:jc w:val="both"/>
        <w:rPr>
          <w:lang w:val="en-US"/>
        </w:rPr>
      </w:pPr>
      <w:r w:rsidRPr="006518C9">
        <w:rPr>
          <w:lang w:val="en-US"/>
        </w:rPr>
        <w:t>It should be possible to store at a basic level of detail the molecular interaction data that can be inferred from cross-linking approaches (newly added in mzIdentML 1.2).</w:t>
      </w:r>
    </w:p>
    <w:p w14:paraId="133B4411" w14:textId="77777777"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represent statistical </w:t>
      </w:r>
      <w:r w:rsidR="00FF75C6" w:rsidRPr="006518C9">
        <w:rPr>
          <w:lang w:val="en-US"/>
        </w:rPr>
        <w:t xml:space="preserve">values or scores associated with the </w:t>
      </w:r>
      <w:del w:id="15" w:author="Jones, Andy" w:date="2017-01-09T13:23:00Z">
        <w:r w:rsidR="00FF75C6" w:rsidRPr="006518C9" w:rsidDel="000A3307">
          <w:rPr>
            <w:lang w:val="en-US"/>
          </w:rPr>
          <w:delText xml:space="preserve">the </w:delText>
        </w:r>
      </w:del>
      <w:r w:rsidR="00FF75C6" w:rsidRPr="006518C9">
        <w:rPr>
          <w:lang w:val="en-US"/>
        </w:rPr>
        <w:t>positions of modifications on a peptide chain (newly added in mzIdentML 1.2).</w:t>
      </w:r>
    </w:p>
    <w:p w14:paraId="63AEF72C" w14:textId="77777777" w:rsidR="00FF75C6" w:rsidRPr="006518C9" w:rsidRDefault="00FF75C6" w:rsidP="00B7287D">
      <w:pPr>
        <w:numPr>
          <w:ilvl w:val="0"/>
          <w:numId w:val="27"/>
        </w:numPr>
        <w:tabs>
          <w:tab w:val="clear" w:pos="720"/>
          <w:tab w:val="num" w:pos="360"/>
        </w:tabs>
        <w:ind w:left="360"/>
        <w:jc w:val="both"/>
        <w:rPr>
          <w:lang w:val="en-US"/>
        </w:rPr>
      </w:pPr>
      <w:r w:rsidRPr="006518C9">
        <w:rPr>
          <w:lang w:val="en-US"/>
        </w:rPr>
        <w:t>It should be possible to represent statistical values or scores associated with peptide identifications, formed from groups of redundant peptide-spectrum matches (PSMs) reporting on the same peptide (newly added in mzIdentML 1.2).</w:t>
      </w:r>
    </w:p>
    <w:p w14:paraId="4A4D3943" w14:textId="77777777" w:rsidR="00FC5361" w:rsidRPr="006518C9" w:rsidRDefault="00FC5361" w:rsidP="00B7287D">
      <w:pPr>
        <w:numPr>
          <w:ilvl w:val="0"/>
          <w:numId w:val="27"/>
        </w:numPr>
        <w:tabs>
          <w:tab w:val="clear" w:pos="720"/>
          <w:tab w:val="num" w:pos="360"/>
        </w:tabs>
        <w:ind w:left="360"/>
        <w:jc w:val="both"/>
        <w:rPr>
          <w:lang w:val="en-US"/>
        </w:rPr>
      </w:pPr>
      <w:r w:rsidRPr="006518C9">
        <w:rPr>
          <w:lang w:val="en-US"/>
        </w:rPr>
        <w:t>It should be possible to capture the output of proteogenomics analyses such as the mapping of peptides to gene models and chromosomes (newly added in mzIdentML 1.2).</w:t>
      </w:r>
    </w:p>
    <w:p w14:paraId="0F9A96DC" w14:textId="77777777" w:rsidR="009B06C5" w:rsidRPr="006518C9" w:rsidRDefault="009B06C5" w:rsidP="00B7287D">
      <w:pPr>
        <w:jc w:val="both"/>
        <w:rPr>
          <w:lang w:val="en-US"/>
        </w:rPr>
      </w:pPr>
    </w:p>
    <w:p w14:paraId="389A2F65" w14:textId="77777777" w:rsidR="009B06C5" w:rsidRPr="006518C9" w:rsidRDefault="009B06C5" w:rsidP="00B7287D">
      <w:pPr>
        <w:jc w:val="both"/>
        <w:rPr>
          <w:lang w:val="en-US"/>
        </w:rPr>
      </w:pPr>
      <w:r w:rsidRPr="006518C9">
        <w:rPr>
          <w:lang w:val="en-US"/>
        </w:rPr>
        <w:t>There should be limited support for:</w:t>
      </w:r>
    </w:p>
    <w:p w14:paraId="0E18F562" w14:textId="77777777" w:rsidR="005B41D3" w:rsidRPr="006518C9" w:rsidRDefault="00AF13E6" w:rsidP="00B7287D">
      <w:pPr>
        <w:numPr>
          <w:ilvl w:val="0"/>
          <w:numId w:val="28"/>
        </w:numPr>
        <w:tabs>
          <w:tab w:val="clear" w:pos="720"/>
          <w:tab w:val="num" w:pos="360"/>
        </w:tabs>
        <w:ind w:left="360"/>
        <w:jc w:val="both"/>
        <w:rPr>
          <w:lang w:val="en-US"/>
        </w:rPr>
      </w:pPr>
      <w:r w:rsidRPr="006518C9">
        <w:rPr>
          <w:lang w:val="en-US"/>
        </w:rPr>
        <w:t>S</w:t>
      </w:r>
      <w:r w:rsidR="005B41D3" w:rsidRPr="006518C9">
        <w:rPr>
          <w:lang w:val="en-US"/>
        </w:rPr>
        <w:t xml:space="preserve">equence tagging, in which short sequences defined by a </w:t>
      </w:r>
      <w:r w:rsidR="005B41D3" w:rsidRPr="006518C9">
        <w:rPr>
          <w:i/>
          <w:lang w:val="en-US"/>
        </w:rPr>
        <w:t xml:space="preserve">de novo </w:t>
      </w:r>
      <w:r w:rsidR="005B41D3" w:rsidRPr="006518C9">
        <w:rPr>
          <w:lang w:val="en-US"/>
        </w:rPr>
        <w:t xml:space="preserve">process are used to characterize spectra. </w:t>
      </w:r>
      <w:r w:rsidR="006807FB" w:rsidRPr="006518C9">
        <w:rPr>
          <w:lang w:val="en-US"/>
        </w:rPr>
        <w:t>Th</w:t>
      </w:r>
      <w:r w:rsidR="005B41D3" w:rsidRPr="006518C9">
        <w:rPr>
          <w:lang w:val="en-US"/>
        </w:rPr>
        <w:t>e final results from a sequence-tag-filtered search can be stored in mzIdentML, but the details of tag generation and filtering cannot</w:t>
      </w:r>
      <w:r w:rsidR="006807FB" w:rsidRPr="006518C9">
        <w:rPr>
          <w:lang w:val="en-US"/>
        </w:rPr>
        <w:t>.</w:t>
      </w:r>
    </w:p>
    <w:p w14:paraId="6E8A7336" w14:textId="77777777" w:rsidR="00000E51" w:rsidRPr="006518C9" w:rsidRDefault="00000E51" w:rsidP="00FC5361">
      <w:pPr>
        <w:jc w:val="both"/>
        <w:rPr>
          <w:lang w:val="en-US"/>
        </w:rPr>
      </w:pPr>
    </w:p>
    <w:p w14:paraId="5072CAD0" w14:textId="77777777" w:rsidR="000A1F2D" w:rsidRPr="006518C9" w:rsidRDefault="000A1F2D" w:rsidP="00613E99">
      <w:pPr>
        <w:jc w:val="both"/>
        <w:rPr>
          <w:lang w:val="en-US"/>
        </w:rPr>
      </w:pPr>
      <w:r w:rsidRPr="006518C9">
        <w:rPr>
          <w:lang w:val="en-US"/>
        </w:rPr>
        <w:t xml:space="preserve">The following use cases </w:t>
      </w:r>
      <w:r w:rsidRPr="006518C9">
        <w:rPr>
          <w:u w:val="single"/>
          <w:lang w:val="en-US"/>
        </w:rPr>
        <w:t>will not be</w:t>
      </w:r>
      <w:r w:rsidRPr="006518C9">
        <w:rPr>
          <w:lang w:val="en-US"/>
        </w:rPr>
        <w:t xml:space="preserve"> supported in version 1</w:t>
      </w:r>
      <w:r w:rsidR="00212EF3" w:rsidRPr="006518C9">
        <w:rPr>
          <w:lang w:val="en-US"/>
        </w:rPr>
        <w:t>.</w:t>
      </w:r>
      <w:r w:rsidR="00F07F9F" w:rsidRPr="006518C9">
        <w:rPr>
          <w:lang w:val="en-US"/>
        </w:rPr>
        <w:t>2</w:t>
      </w:r>
      <w:r w:rsidRPr="006518C9">
        <w:rPr>
          <w:lang w:val="en-US"/>
        </w:rPr>
        <w:t xml:space="preserve"> of </w:t>
      </w:r>
      <w:r w:rsidR="006D41B9" w:rsidRPr="006518C9">
        <w:rPr>
          <w:lang w:val="en-US"/>
        </w:rPr>
        <w:t>mzIdentML</w:t>
      </w:r>
      <w:r w:rsidRPr="006518C9">
        <w:rPr>
          <w:lang w:val="en-US"/>
        </w:rPr>
        <w:t>:</w:t>
      </w:r>
    </w:p>
    <w:p w14:paraId="5EDB727D"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It should be possible to store relative and absolute quantitation information at the peptide and protein level using all the popular te</w:t>
      </w:r>
      <w:r w:rsidR="00D91E8B" w:rsidRPr="006518C9">
        <w:rPr>
          <w:lang w:val="en-US"/>
        </w:rPr>
        <w:t>chniques</w:t>
      </w:r>
      <w:r w:rsidR="00F07F9F" w:rsidRPr="006518C9">
        <w:rPr>
          <w:lang w:val="en-US"/>
        </w:rPr>
        <w:t xml:space="preserve"> – this is captured in mzQuantML</w:t>
      </w:r>
      <w:r w:rsidR="00AF13E6" w:rsidRPr="006518C9">
        <w:rPr>
          <w:lang w:val="en-US"/>
        </w:rPr>
        <w:t xml:space="preserve"> and also in mzTab</w:t>
      </w:r>
      <w:r w:rsidRPr="006518C9">
        <w:rPr>
          <w:lang w:val="en-US"/>
        </w:rPr>
        <w:t>.</w:t>
      </w:r>
    </w:p>
    <w:p w14:paraId="23C418F4"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 xml:space="preserve">Support for complex workflows where multiple data processing algorithms are </w:t>
      </w:r>
      <w:r w:rsidR="00D6464A" w:rsidRPr="006518C9">
        <w:rPr>
          <w:lang w:val="en-US"/>
        </w:rPr>
        <w:t>combined in a pipeline</w:t>
      </w:r>
      <w:r w:rsidRPr="006518C9">
        <w:rPr>
          <w:lang w:val="en-US"/>
        </w:rPr>
        <w:t xml:space="preserve">; i.e. only “final” results are represented in </w:t>
      </w:r>
      <w:r w:rsidR="006D41B9" w:rsidRPr="006518C9">
        <w:rPr>
          <w:lang w:val="en-US"/>
        </w:rPr>
        <w:t>mzIdentML</w:t>
      </w:r>
      <w:r w:rsidRPr="006518C9">
        <w:rPr>
          <w:lang w:val="en-US"/>
        </w:rPr>
        <w:t xml:space="preserve"> v1</w:t>
      </w:r>
      <w:r w:rsidR="00212EF3" w:rsidRPr="006518C9">
        <w:rPr>
          <w:lang w:val="en-US"/>
        </w:rPr>
        <w:t>.</w:t>
      </w:r>
      <w:r w:rsidR="00F07F9F" w:rsidRPr="006518C9">
        <w:rPr>
          <w:lang w:val="en-US"/>
        </w:rPr>
        <w:t xml:space="preserve">2 in </w:t>
      </w:r>
      <w:r w:rsidR="00212EF3" w:rsidRPr="006518C9">
        <w:rPr>
          <w:lang w:val="en-US"/>
        </w:rPr>
        <w:t>one protein list</w:t>
      </w:r>
      <w:r w:rsidR="00F07F9F" w:rsidRPr="006518C9">
        <w:rPr>
          <w:lang w:val="en-US"/>
        </w:rPr>
        <w:t xml:space="preserve">. </w:t>
      </w:r>
    </w:p>
    <w:p w14:paraId="34FDFF90" w14:textId="77777777" w:rsidR="002E2D3E" w:rsidRPr="006518C9" w:rsidRDefault="002E2D3E" w:rsidP="00B7287D">
      <w:pPr>
        <w:jc w:val="both"/>
        <w:rPr>
          <w:highlight w:val="yellow"/>
          <w:lang w:val="en-US"/>
        </w:rPr>
      </w:pPr>
    </w:p>
    <w:p w14:paraId="0F4216A0" w14:textId="77777777" w:rsidR="00FC1295" w:rsidRPr="006518C9" w:rsidRDefault="00FC1295" w:rsidP="00B7287D">
      <w:pPr>
        <w:pStyle w:val="Heading1"/>
        <w:jc w:val="both"/>
      </w:pPr>
      <w:bookmarkStart w:id="16" w:name="_Toc170636041"/>
      <w:bookmarkStart w:id="17" w:name="_Ref206411919"/>
      <w:bookmarkStart w:id="18" w:name="_Toc457214036"/>
      <w:r w:rsidRPr="006518C9">
        <w:t>Concepts and Terminology</w:t>
      </w:r>
      <w:bookmarkEnd w:id="16"/>
      <w:bookmarkEnd w:id="17"/>
      <w:bookmarkEnd w:id="18"/>
    </w:p>
    <w:p w14:paraId="756AAD65" w14:textId="77777777" w:rsidR="00FC1295" w:rsidRPr="006518C9" w:rsidRDefault="00FC1295" w:rsidP="00B7287D">
      <w:pPr>
        <w:jc w:val="both"/>
        <w:rPr>
          <w:rFonts w:cs="Arial"/>
          <w:lang w:val="en-US"/>
        </w:rPr>
      </w:pPr>
      <w:r w:rsidRPr="006518C9">
        <w:rPr>
          <w:lang w:val="en-US"/>
        </w:rPr>
        <w:t>This document assumes familiarity with XML Schema</w:t>
      </w:r>
      <w:r w:rsidR="00E45FD0" w:rsidRPr="006518C9">
        <w:rPr>
          <w:lang w:val="en-US"/>
        </w:rPr>
        <w:t xml:space="preserve"> notation</w:t>
      </w:r>
      <w:r w:rsidRPr="006518C9">
        <w:rPr>
          <w:lang w:val="en-US"/>
        </w:rPr>
        <w:t xml:space="preserve"> (</w:t>
      </w:r>
      <w:hyperlink r:id="rId9" w:history="1">
        <w:r w:rsidRPr="006518C9">
          <w:rPr>
            <w:rStyle w:val="Hyperlink"/>
            <w:lang w:val="en-US"/>
          </w:rPr>
          <w:t>www.w3.org/XML/Schema</w:t>
        </w:r>
      </w:hyperlink>
      <w:r w:rsidRPr="006518C9">
        <w:rPr>
          <w:lang w:val="en-US"/>
        </w:rPr>
        <w:t xml:space="preserve">). </w:t>
      </w:r>
      <w:r w:rsidRPr="006518C9">
        <w:rPr>
          <w:rFonts w:cs="Arial"/>
          <w:lang w:val="en-US"/>
        </w:rPr>
        <w:t>The key words “MUST,” “MUST NOT,” “REQUIRED,” “SHALL,” “SHALL NOT,” “SHOULD,” “SHOULD NOT,”</w:t>
      </w:r>
      <w:r w:rsidR="002D22C4" w:rsidRPr="006518C9">
        <w:rPr>
          <w:rFonts w:cs="Arial"/>
          <w:lang w:val="en-US"/>
        </w:rPr>
        <w:t xml:space="preserve"> </w:t>
      </w:r>
      <w:r w:rsidRPr="006518C9">
        <w:rPr>
          <w:rFonts w:cs="Arial"/>
          <w:lang w:val="en-US"/>
        </w:rPr>
        <w:t>“RECOMMENDED,” “MAY,” and “OPTIONAL” are to be interpreted as described in RFC-2119</w:t>
      </w:r>
      <w:r w:rsidR="00B151A4" w:rsidRPr="006518C9">
        <w:rPr>
          <w:rFonts w:cs="Arial"/>
          <w:lang w:val="en-US"/>
        </w:rPr>
        <w:t xml:space="preserve"> (</w:t>
      </w:r>
      <w:hyperlink r:id="rId10" w:history="1">
        <w:r w:rsidR="00B151A4" w:rsidRPr="006518C9">
          <w:rPr>
            <w:rStyle w:val="Hyperlink"/>
            <w:rFonts w:cs="Arial"/>
            <w:lang w:val="en-US"/>
          </w:rPr>
          <w:t>http://www.ietf.org/rfc/rfc2119.txt</w:t>
        </w:r>
      </w:hyperlink>
      <w:r w:rsidR="00B151A4" w:rsidRPr="006518C9">
        <w:rPr>
          <w:rFonts w:cs="Arial"/>
          <w:lang w:val="en-US"/>
        </w:rPr>
        <w:t>)</w:t>
      </w:r>
      <w:r w:rsidRPr="006518C9">
        <w:rPr>
          <w:rFonts w:cs="Arial"/>
          <w:lang w:val="en-US"/>
        </w:rPr>
        <w:t>.</w:t>
      </w:r>
    </w:p>
    <w:p w14:paraId="188B0184" w14:textId="77777777" w:rsidR="00FC1295" w:rsidRPr="006518C9" w:rsidRDefault="00FC1295" w:rsidP="00B7287D">
      <w:pPr>
        <w:jc w:val="both"/>
        <w:rPr>
          <w:lang w:val="en-US"/>
        </w:rPr>
      </w:pPr>
    </w:p>
    <w:p w14:paraId="27C5E851" w14:textId="77777777" w:rsidR="00FC1295" w:rsidRPr="006518C9" w:rsidRDefault="00FC1295" w:rsidP="00B7287D">
      <w:pPr>
        <w:pStyle w:val="Heading1"/>
        <w:jc w:val="both"/>
      </w:pPr>
      <w:bookmarkStart w:id="19" w:name="_Toc170636042"/>
      <w:bookmarkStart w:id="20" w:name="_Ref216758768"/>
      <w:bookmarkStart w:id="21" w:name="_Ref453235444"/>
      <w:bookmarkStart w:id="22" w:name="_Ref456698050"/>
      <w:bookmarkStart w:id="23" w:name="_Toc457214037"/>
      <w:r w:rsidRPr="006518C9">
        <w:t>Relationship to Other Specifications</w:t>
      </w:r>
      <w:bookmarkEnd w:id="19"/>
      <w:bookmarkEnd w:id="20"/>
      <w:bookmarkEnd w:id="21"/>
      <w:bookmarkEnd w:id="22"/>
      <w:bookmarkEnd w:id="23"/>
    </w:p>
    <w:p w14:paraId="6E6E2A37" w14:textId="77777777" w:rsidR="00FC1295" w:rsidRPr="006518C9" w:rsidRDefault="00FC1295" w:rsidP="00B7287D">
      <w:pPr>
        <w:jc w:val="both"/>
        <w:rPr>
          <w:lang w:val="en-US"/>
        </w:rPr>
      </w:pPr>
      <w:r w:rsidRPr="006518C9">
        <w:rPr>
          <w:lang w:val="en-US"/>
        </w:rPr>
        <w:t>The specification described in this document is not being developed in isolation; indeed, it is designed to be complementary to, and thus used in conjunction with, several existing and emerging models. Related specifications include the following:</w:t>
      </w:r>
    </w:p>
    <w:p w14:paraId="13566211" w14:textId="77777777" w:rsidR="00FC1295" w:rsidRPr="006518C9" w:rsidRDefault="00FC1295" w:rsidP="00B7287D">
      <w:pPr>
        <w:jc w:val="both"/>
        <w:rPr>
          <w:lang w:val="en-US"/>
        </w:rPr>
      </w:pPr>
    </w:p>
    <w:p w14:paraId="73FCD0CF" w14:textId="77777777" w:rsidR="00F763EA" w:rsidRPr="006518C9" w:rsidRDefault="00F763EA" w:rsidP="00B7287D">
      <w:pPr>
        <w:numPr>
          <w:ilvl w:val="0"/>
          <w:numId w:val="13"/>
        </w:numPr>
        <w:jc w:val="both"/>
        <w:rPr>
          <w:lang w:val="en-US"/>
        </w:rPr>
      </w:pPr>
      <w:r w:rsidRPr="006518C9">
        <w:rPr>
          <w:i/>
          <w:lang w:val="en-US"/>
        </w:rPr>
        <w:t>MIAPE MSI</w:t>
      </w:r>
      <w:r w:rsidRPr="006518C9">
        <w:rPr>
          <w:lang w:val="en-US"/>
        </w:rPr>
        <w:t xml:space="preserve"> (</w:t>
      </w:r>
      <w:hyperlink r:id="rId11" w:history="1">
        <w:r w:rsidR="002A4683" w:rsidRPr="006518C9">
          <w:rPr>
            <w:rStyle w:val="Hyperlink"/>
            <w:lang w:val="en-US"/>
          </w:rPr>
          <w:t>http://www.psidev.info/groups/miape</w:t>
        </w:r>
      </w:hyperlink>
      <w:r w:rsidR="002A4683" w:rsidRPr="006518C9">
        <w:rPr>
          <w:lang w:val="en-US"/>
        </w:rPr>
        <w:t xml:space="preserve">) </w:t>
      </w:r>
      <w:r w:rsidR="006D4009" w:rsidRPr="006518C9">
        <w:rPr>
          <w:lang w:val="en-US"/>
        </w:rPr>
        <w:t xml:space="preserve">The Minimum Information About a Proteomics Experiment: Mass spectrometry Informatics document defines </w:t>
      </w:r>
      <w:r w:rsidR="00C07F84" w:rsidRPr="006518C9">
        <w:rPr>
          <w:lang w:val="en-US"/>
        </w:rPr>
        <w:t xml:space="preserve">a checklist of information that should be reported about such a study. </w:t>
      </w:r>
    </w:p>
    <w:p w14:paraId="44E37C9A" w14:textId="77777777" w:rsidR="00FC1295" w:rsidRPr="006518C9" w:rsidRDefault="00FC1295" w:rsidP="00B7287D">
      <w:pPr>
        <w:numPr>
          <w:ilvl w:val="0"/>
          <w:numId w:val="13"/>
        </w:numPr>
        <w:jc w:val="both"/>
        <w:rPr>
          <w:lang w:val="en-US"/>
        </w:rPr>
      </w:pPr>
      <w:r w:rsidRPr="006518C9">
        <w:rPr>
          <w:i/>
          <w:lang w:val="en-US"/>
        </w:rPr>
        <w:lastRenderedPageBreak/>
        <w:t xml:space="preserve">mzML </w:t>
      </w:r>
      <w:r w:rsidRPr="006518C9">
        <w:rPr>
          <w:lang w:val="en-US"/>
        </w:rPr>
        <w:t>(</w:t>
      </w:r>
      <w:hyperlink r:id="rId12" w:history="1">
        <w:r w:rsidR="00B83F5F" w:rsidRPr="006518C9">
          <w:rPr>
            <w:rStyle w:val="Hyperlink"/>
            <w:lang w:val="en-US"/>
          </w:rPr>
          <w:t>http://www.psidev.info/mzml</w:t>
        </w:r>
      </w:hyperlink>
      <w:r w:rsidRPr="006518C9">
        <w:rPr>
          <w:lang w:val="en-US"/>
        </w:rPr>
        <w:t xml:space="preserve">). mzML is the PSI standard for capturing </w:t>
      </w:r>
      <w:r w:rsidR="00C743E3" w:rsidRPr="006518C9">
        <w:rPr>
          <w:lang w:val="en-US"/>
        </w:rPr>
        <w:t xml:space="preserve">mass spectra / </w:t>
      </w:r>
      <w:r w:rsidRPr="006518C9">
        <w:rPr>
          <w:lang w:val="en-US"/>
        </w:rPr>
        <w:t xml:space="preserve">peak lists resulting from </w:t>
      </w:r>
      <w:r w:rsidR="00607975" w:rsidRPr="006518C9">
        <w:rPr>
          <w:lang w:val="en-US"/>
        </w:rPr>
        <w:t>MS</w:t>
      </w:r>
      <w:r w:rsidRPr="006518C9">
        <w:rPr>
          <w:lang w:val="en-US"/>
        </w:rPr>
        <w:t xml:space="preserve"> in proteomics. It is </w:t>
      </w:r>
      <w:r w:rsidR="00C743E3" w:rsidRPr="006518C9">
        <w:rPr>
          <w:lang w:val="en-US"/>
        </w:rPr>
        <w:t>RECOMMENDED</w:t>
      </w:r>
      <w:r w:rsidRPr="006518C9">
        <w:rPr>
          <w:lang w:val="en-US"/>
        </w:rPr>
        <w:t xml:space="preserve"> that </w:t>
      </w:r>
      <w:r w:rsidR="006D41B9" w:rsidRPr="006518C9">
        <w:rPr>
          <w:lang w:val="en-US"/>
        </w:rPr>
        <w:t>mzIdentML</w:t>
      </w:r>
      <w:r w:rsidRPr="006518C9">
        <w:rPr>
          <w:lang w:val="en-US"/>
        </w:rPr>
        <w:t xml:space="preserve"> </w:t>
      </w:r>
      <w:r w:rsidR="00C743E3" w:rsidRPr="006518C9">
        <w:rPr>
          <w:lang w:val="en-US"/>
        </w:rPr>
        <w:t>should</w:t>
      </w:r>
      <w:r w:rsidRPr="006518C9">
        <w:rPr>
          <w:lang w:val="en-US"/>
        </w:rPr>
        <w:t xml:space="preserve"> be used in conjunction with mzML</w:t>
      </w:r>
      <w:r w:rsidR="00EC16E1" w:rsidRPr="006518C9">
        <w:rPr>
          <w:lang w:val="en-US"/>
        </w:rPr>
        <w:t xml:space="preserve">, although </w:t>
      </w:r>
      <w:r w:rsidR="00C743E3" w:rsidRPr="006518C9">
        <w:rPr>
          <w:lang w:val="en-US"/>
        </w:rPr>
        <w:t xml:space="preserve">it </w:t>
      </w:r>
      <w:r w:rsidR="00607975" w:rsidRPr="006518C9">
        <w:rPr>
          <w:lang w:val="en-US"/>
        </w:rPr>
        <w:t>is</w:t>
      </w:r>
      <w:r w:rsidR="00C743E3" w:rsidRPr="006518C9">
        <w:rPr>
          <w:lang w:val="en-US"/>
        </w:rPr>
        <w:t xml:space="preserve"> possible to </w:t>
      </w:r>
      <w:r w:rsidR="008B6F10" w:rsidRPr="006518C9">
        <w:rPr>
          <w:lang w:val="en-US"/>
        </w:rPr>
        <w:t xml:space="preserve">use </w:t>
      </w:r>
      <w:r w:rsidR="006D41B9" w:rsidRPr="006518C9">
        <w:rPr>
          <w:lang w:val="en-US"/>
        </w:rPr>
        <w:t>mzIdentML</w:t>
      </w:r>
      <w:r w:rsidR="008B6F10" w:rsidRPr="006518C9">
        <w:rPr>
          <w:lang w:val="en-US"/>
        </w:rPr>
        <w:t xml:space="preserve"> with other formats of mass spectra.</w:t>
      </w:r>
      <w:r w:rsidRPr="006518C9">
        <w:rPr>
          <w:lang w:val="en-US"/>
        </w:rPr>
        <w:t xml:space="preserve"> This document does not assume familiarity with mzML</w:t>
      </w:r>
      <w:r w:rsidR="0031233F" w:rsidRPr="006518C9">
        <w:rPr>
          <w:lang w:val="en-US"/>
        </w:rPr>
        <w:t xml:space="preserve"> </w:t>
      </w:r>
      <w:r w:rsidR="0031233F" w:rsidRPr="006518C9">
        <w:rPr>
          <w:lang w:val="en-US"/>
        </w:rPr>
        <w:fldChar w:fldCharType="begin"/>
      </w:r>
      <w:r w:rsidR="0031233F" w:rsidRPr="006518C9">
        <w:rPr>
          <w:lang w:val="en-US"/>
        </w:rPr>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rsidRPr="006518C9">
        <w:rPr>
          <w:lang w:val="en-US"/>
        </w:rPr>
        <w:fldChar w:fldCharType="separate"/>
      </w:r>
      <w:r w:rsidR="0031233F" w:rsidRPr="006518C9">
        <w:rPr>
          <w:noProof/>
          <w:lang w:val="en-US"/>
        </w:rPr>
        <w:t>(1)</w:t>
      </w:r>
      <w:r w:rsidR="0031233F" w:rsidRPr="006518C9">
        <w:rPr>
          <w:lang w:val="en-US"/>
        </w:rPr>
        <w:fldChar w:fldCharType="end"/>
      </w:r>
      <w:r w:rsidRPr="006518C9">
        <w:rPr>
          <w:lang w:val="en-US"/>
        </w:rPr>
        <w:t>.</w:t>
      </w:r>
    </w:p>
    <w:p w14:paraId="662FECE5" w14:textId="77777777" w:rsidR="00B83F5F" w:rsidRPr="006518C9" w:rsidRDefault="00B83F5F" w:rsidP="00B7287D">
      <w:pPr>
        <w:numPr>
          <w:ilvl w:val="0"/>
          <w:numId w:val="13"/>
        </w:numPr>
        <w:jc w:val="both"/>
        <w:rPr>
          <w:lang w:val="en-US"/>
        </w:rPr>
      </w:pPr>
      <w:r w:rsidRPr="006518C9">
        <w:rPr>
          <w:i/>
          <w:lang w:val="en-US"/>
        </w:rPr>
        <w:t xml:space="preserve">mzQuantML </w:t>
      </w:r>
      <w:r w:rsidRPr="006518C9">
        <w:rPr>
          <w:lang w:val="en-US"/>
        </w:rPr>
        <w:t>(</w:t>
      </w:r>
      <w:hyperlink r:id="rId13" w:history="1">
        <w:r w:rsidRPr="006518C9">
          <w:rPr>
            <w:rStyle w:val="Hyperlink"/>
            <w:lang w:val="en-US"/>
          </w:rPr>
          <w:t>http://www.psidev.info/mzquantml</w:t>
        </w:r>
      </w:hyperlink>
      <w:r w:rsidRPr="006518C9">
        <w:rPr>
          <w:lang w:val="en-US"/>
        </w:rPr>
        <w:t xml:space="preserve">). mzQuantML is the PSI standard for capturing quantitative proteomics data from </w:t>
      </w:r>
      <w:r w:rsidR="00607975" w:rsidRPr="006518C9">
        <w:rPr>
          <w:lang w:val="en-US"/>
        </w:rPr>
        <w:t>MS</w:t>
      </w:r>
      <w:r w:rsidR="00B14558" w:rsidRPr="006518C9">
        <w:rPr>
          <w:lang w:val="en-US"/>
        </w:rPr>
        <w:t xml:space="preserve"> </w: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 </w:instrTex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EN.CITE.DATA </w:instrText>
      </w:r>
      <w:r w:rsidR="00B14558" w:rsidRPr="006518C9">
        <w:rPr>
          <w:lang w:val="en-US"/>
        </w:rPr>
      </w:r>
      <w:r w:rsidR="00B14558" w:rsidRPr="006518C9">
        <w:rPr>
          <w:lang w:val="en-US"/>
        </w:rPr>
        <w:fldChar w:fldCharType="end"/>
      </w:r>
      <w:r w:rsidR="00B14558" w:rsidRPr="006518C9">
        <w:rPr>
          <w:lang w:val="en-US"/>
        </w:rPr>
      </w:r>
      <w:r w:rsidR="00B14558" w:rsidRPr="006518C9">
        <w:rPr>
          <w:lang w:val="en-US"/>
        </w:rPr>
        <w:fldChar w:fldCharType="separate"/>
      </w:r>
      <w:r w:rsidR="00B14558" w:rsidRPr="006518C9">
        <w:rPr>
          <w:noProof/>
          <w:lang w:val="en-US"/>
        </w:rPr>
        <w:t>(2)</w:t>
      </w:r>
      <w:r w:rsidR="00B14558" w:rsidRPr="006518C9">
        <w:rPr>
          <w:lang w:val="en-US"/>
        </w:rPr>
        <w:fldChar w:fldCharType="end"/>
      </w:r>
      <w:r w:rsidRPr="006518C9">
        <w:rPr>
          <w:lang w:val="en-US"/>
        </w:rPr>
        <w:t xml:space="preserve"> mz</w:t>
      </w:r>
      <w:r w:rsidR="00AD49BF" w:rsidRPr="006518C9">
        <w:rPr>
          <w:lang w:val="en-US"/>
        </w:rPr>
        <w:t>QuantML</w:t>
      </w:r>
      <w:r w:rsidRPr="006518C9">
        <w:rPr>
          <w:lang w:val="en-US"/>
        </w:rPr>
        <w:t xml:space="preserve"> files that report quantitative data MAY </w:t>
      </w:r>
      <w:r w:rsidR="00F86CB5" w:rsidRPr="006518C9">
        <w:rPr>
          <w:lang w:val="en-US"/>
        </w:rPr>
        <w:t>reference mzIdentML files containing the detailed identification data.</w:t>
      </w:r>
    </w:p>
    <w:p w14:paraId="579FFBEF" w14:textId="60C3D22E" w:rsidR="00F86CB5" w:rsidRPr="006518C9" w:rsidRDefault="00F86CB5" w:rsidP="00B7287D">
      <w:pPr>
        <w:numPr>
          <w:ilvl w:val="0"/>
          <w:numId w:val="13"/>
        </w:numPr>
        <w:jc w:val="both"/>
        <w:rPr>
          <w:lang w:val="en-US"/>
        </w:rPr>
      </w:pPr>
      <w:r w:rsidRPr="006518C9">
        <w:rPr>
          <w:i/>
          <w:lang w:val="en-US"/>
        </w:rPr>
        <w:t>mzTab</w:t>
      </w:r>
      <w:r w:rsidRPr="006518C9">
        <w:rPr>
          <w:lang w:val="en-US"/>
        </w:rPr>
        <w:t xml:space="preserve"> (</w:t>
      </w:r>
      <w:hyperlink r:id="rId14" w:history="1">
        <w:r w:rsidR="00250801" w:rsidRPr="006518C9">
          <w:rPr>
            <w:rStyle w:val="Hyperlink"/>
            <w:lang w:val="en-US"/>
          </w:rPr>
          <w:t>http://www.psidev.info/mztab</w:t>
        </w:r>
      </w:hyperlink>
      <w:r w:rsidRPr="006518C9">
        <w:rPr>
          <w:lang w:val="en-US"/>
        </w:rPr>
        <w:t>).</w:t>
      </w:r>
      <w:r w:rsidR="00250801" w:rsidRPr="006518C9">
        <w:rPr>
          <w:lang w:val="en-US"/>
        </w:rPr>
        <w:t xml:space="preserve"> mzTab is the P</w:t>
      </w:r>
      <w:r w:rsidR="00F63CE9" w:rsidRPr="006518C9">
        <w:rPr>
          <w:lang w:val="en-US"/>
        </w:rPr>
        <w:t>SI standard that can represent identification and quantification results at different levels of detail, in a tab-delimited format</w:t>
      </w:r>
      <w:r w:rsidR="007D14B4" w:rsidRPr="006518C9">
        <w:rPr>
          <w:lang w:val="en-US"/>
        </w:rPr>
        <w:t xml:space="preserve"> </w:t>
      </w:r>
      <w:r w:rsidR="007D14B4"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 </w:instrText>
      </w:r>
      <w:r w:rsidR="0075640E"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EN.CITE.DATA </w:instrText>
      </w:r>
      <w:r w:rsidR="0075640E" w:rsidRPr="006518C9">
        <w:rPr>
          <w:lang w:val="en-US"/>
        </w:rPr>
      </w:r>
      <w:r w:rsidR="0075640E" w:rsidRPr="006518C9">
        <w:rPr>
          <w:lang w:val="en-US"/>
        </w:rPr>
        <w:fldChar w:fldCharType="end"/>
      </w:r>
      <w:r w:rsidR="007D14B4" w:rsidRPr="006518C9">
        <w:rPr>
          <w:lang w:val="en-US"/>
        </w:rPr>
      </w:r>
      <w:r w:rsidR="007D14B4" w:rsidRPr="006518C9">
        <w:rPr>
          <w:lang w:val="en-US"/>
        </w:rPr>
        <w:fldChar w:fldCharType="separate"/>
      </w:r>
      <w:r w:rsidR="0075640E" w:rsidRPr="006518C9">
        <w:rPr>
          <w:noProof/>
          <w:lang w:val="en-US"/>
        </w:rPr>
        <w:t>(3)</w:t>
      </w:r>
      <w:r w:rsidR="007D14B4" w:rsidRPr="006518C9">
        <w:rPr>
          <w:lang w:val="en-US"/>
        </w:rPr>
        <w:fldChar w:fldCharType="end"/>
      </w:r>
      <w:r w:rsidR="00F63CE9" w:rsidRPr="006518C9">
        <w:rPr>
          <w:lang w:val="en-US"/>
        </w:rPr>
        <w:t xml:space="preserve">. mzTab results can represent a subset of </w:t>
      </w:r>
      <w:del w:id="24" w:author="Jones, Andy" w:date="2017-01-09T13:34:00Z">
        <w:r w:rsidR="00F63CE9" w:rsidRPr="006518C9" w:rsidDel="008A3963">
          <w:rPr>
            <w:lang w:val="en-US"/>
          </w:rPr>
          <w:delText xml:space="preserve">the </w:delText>
        </w:r>
      </w:del>
      <w:r w:rsidR="00F63CE9" w:rsidRPr="006518C9">
        <w:rPr>
          <w:lang w:val="en-US"/>
        </w:rPr>
        <w:t>all the information included in a mzidentML file. However, in mzTab 1.0 while there is support for some of the new features represented in mzidentML 1.2 (e.g. ambiguity in the modification position), other features are not explicitly supported (e.g. cross</w:t>
      </w:r>
      <w:r w:rsidR="00322152" w:rsidRPr="006518C9">
        <w:rPr>
          <w:lang w:val="en-US"/>
        </w:rPr>
        <w:t>-</w:t>
      </w:r>
      <w:r w:rsidR="00F63CE9" w:rsidRPr="006518C9">
        <w:rPr>
          <w:lang w:val="en-US"/>
        </w:rPr>
        <w:t>linking).</w:t>
      </w:r>
      <w:r w:rsidR="00607975" w:rsidRPr="006518C9">
        <w:rPr>
          <w:lang w:val="en-US"/>
        </w:rPr>
        <w:t xml:space="preserve"> mzTab files MAY reference mzIdentML files.</w:t>
      </w:r>
    </w:p>
    <w:p w14:paraId="2F90EB7F" w14:textId="77777777" w:rsidR="007905D7" w:rsidRPr="006518C9" w:rsidRDefault="007905D7" w:rsidP="007905D7">
      <w:pPr>
        <w:numPr>
          <w:ilvl w:val="0"/>
          <w:numId w:val="13"/>
        </w:numPr>
        <w:jc w:val="both"/>
        <w:rPr>
          <w:lang w:val="en-US"/>
        </w:rPr>
      </w:pPr>
      <w:r w:rsidRPr="006518C9">
        <w:rPr>
          <w:i/>
          <w:lang w:val="en-US"/>
        </w:rPr>
        <w:t xml:space="preserve">PSI-MI XML / MITAB </w:t>
      </w:r>
      <w:r w:rsidRPr="006518C9">
        <w:rPr>
          <w:lang w:val="en-US"/>
        </w:rPr>
        <w:t>(</w:t>
      </w:r>
      <w:hyperlink r:id="rId15" w:history="1">
        <w:r w:rsidRPr="006518C9">
          <w:rPr>
            <w:rStyle w:val="Hyperlink"/>
            <w:lang w:val="en-US"/>
          </w:rPr>
          <w:t>http://www.psidev.info/groups/molecular-interactions</w:t>
        </w:r>
      </w:hyperlink>
      <w:r w:rsidRPr="006518C9">
        <w:rPr>
          <w:lang w:val="en-US"/>
        </w:rPr>
        <w:t>)</w:t>
      </w:r>
      <w:r w:rsidR="00512CE6" w:rsidRPr="006518C9">
        <w:rPr>
          <w:lang w:val="en-US"/>
        </w:rPr>
        <w:t xml:space="preserve">. </w:t>
      </w:r>
      <w:r w:rsidRPr="006518C9">
        <w:rPr>
          <w:lang w:val="en-US"/>
        </w:rPr>
        <w:t>The PSI has developed specifications for molecular interaction evidence</w:t>
      </w:r>
      <w:r w:rsidR="00512CE6" w:rsidRPr="006518C9">
        <w:rPr>
          <w:lang w:val="en-US"/>
        </w:rPr>
        <w:t xml:space="preserve"> in XML format (PSI-MI) and tab-separated (MITAB). </w:t>
      </w:r>
      <w:r w:rsidR="00B151A4" w:rsidRPr="006518C9">
        <w:rPr>
          <w:lang w:val="en-US"/>
        </w:rPr>
        <w:t>When MS cross-linking data is stored in mzIdentML, including evidence for protein interactions, the file can act in a complementary manner (e.g. providing source data) to a PSI-MI</w:t>
      </w:r>
      <w:r w:rsidR="00456DB6"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&lt;EndNote&gt;&lt;Cite&gt;&lt;Author&gt;Kerrien&lt;/Author&gt;&lt;Year&gt;2007&lt;/Year&gt;&lt;RecNum&gt;429&lt;/RecNum&gt;&lt;DisplayText&gt;(4)&lt;/DisplayText&gt;&lt;record&gt;&lt;rec-number&gt;429&lt;/rec-number&gt;&lt;foreign-keys&gt;&lt;key app="EN" db-id="s9ww2zr5qvr0poev0pqx9a9990fptzrpfzfr" timestamp="0"&gt;429&lt;/key&gt;&lt;/foreign-keys&gt;&lt;ref-type name="Journal Article"&gt;17&lt;/ref-type&gt;&lt;contributors&gt;&lt;authors&gt;&lt;author&gt;Kerrien, Samuel&lt;/author&gt;&lt;author&gt;Orchard, Sandra&lt;/author&gt;&lt;author&gt;Montecchi-Palazzi, Luisa&lt;/author&gt;&lt;author&gt;Aranda, Bruno&lt;/author&gt;&lt;author&gt;Quinn, Antony&lt;/author&gt;&lt;author&gt;Vinod, Nisha&lt;/author&gt;&lt;author&gt;Bader, Gary&lt;/author&gt;&lt;author&gt;Xenarios, Ioannis&lt;/author&gt;&lt;author&gt;Wojcik, Jerome&lt;/author&gt;&lt;author&gt;Sherman, David&lt;/author&gt;&lt;author&gt;Tyers, Mike&lt;/author&gt;&lt;author&gt;Salama, John&lt;/author&gt;&lt;author&gt;Moore, Susan&lt;/author&gt;&lt;author&gt;Ceol, Arnaud&lt;/author&gt;&lt;author&gt;Chatr-aryamontri, Andrew&lt;/author&gt;&lt;author&gt;Oesterheld, Matthias&lt;/author&gt;&lt;author&gt;Stumpflen, Volker&lt;/author&gt;&lt;author&gt;Salwinski, Lukasz&lt;/author&gt;&lt;author&gt;Nerothin, Jason&lt;/author&gt;&lt;author&gt;Cerami, Ethan&lt;/author&gt;&lt;author&gt;Cusick, Michael&lt;/author&gt;&lt;author&gt;Vidal, Marc&lt;/author&gt;&lt;author&gt;Gilson, Michael&lt;/author&gt;&lt;author&gt;Armstrong, John&lt;/author&gt;&lt;author&gt;Woollard, Peter&lt;/author&gt;&lt;author&gt;Hogue, Christopher&lt;/author&gt;&lt;author&gt;Eisenberg, David&lt;/author&gt;&lt;author&gt;Cesareni, Gianni&lt;/author&gt;&lt;author&gt;Apweiler, Rolf&lt;/author&gt;&lt;author&gt;Hermjakob, Henning&lt;/author&gt;&lt;/authors&gt;&lt;/contributors&gt;&lt;titles&gt;&lt;title&gt;Broadening the horizon - level 2.5 of the HUPO-PSI format for molecular interactions&lt;/title&gt;&lt;secondary-title&gt;BMC Biology&lt;/secondary-title&gt;&lt;/titles&gt;&lt;pages&gt;44&lt;/pages&gt;&lt;volume&gt;5&lt;/volume&gt;&lt;number&gt;1&lt;/number&gt;&lt;dates&gt;&lt;year&gt;2007&lt;/year&gt;&lt;/dates&gt;&lt;isbn&gt;1741-7007&lt;/isbn&gt;&lt;accession-num&gt;doi:10.1186/1741-7007-5-44&lt;/accession-num&gt;&lt;urls&gt;&lt;related-urls&gt;&lt;url&gt;http://www.biomedcentral.com/1741-7007/5/44&lt;/url&gt;&lt;/related-urls&gt;&lt;/urls&gt;&lt;/record&gt;&lt;/Cite&gt;&lt;/EndNote&gt;</w:instrText>
      </w:r>
      <w:r w:rsidR="00131AA7" w:rsidRPr="006518C9">
        <w:rPr>
          <w:lang w:val="en-US"/>
        </w:rPr>
        <w:fldChar w:fldCharType="separate"/>
      </w:r>
      <w:r w:rsidR="00131AA7" w:rsidRPr="006518C9">
        <w:rPr>
          <w:noProof/>
          <w:lang w:val="en-US"/>
        </w:rPr>
        <w:t>(4)</w:t>
      </w:r>
      <w:r w:rsidR="00131AA7" w:rsidRPr="006518C9">
        <w:rPr>
          <w:lang w:val="en-US"/>
        </w:rPr>
        <w:fldChar w:fldCharType="end"/>
      </w:r>
      <w:r w:rsidR="00B151A4" w:rsidRPr="006518C9">
        <w:rPr>
          <w:lang w:val="en-US"/>
        </w:rPr>
        <w:t xml:space="preserve"> or MITAB file.</w:t>
      </w:r>
    </w:p>
    <w:p w14:paraId="65A741A6" w14:textId="77777777" w:rsidR="002E0228" w:rsidRPr="006518C9" w:rsidRDefault="00250801" w:rsidP="00B7287D">
      <w:pPr>
        <w:jc w:val="both"/>
        <w:rPr>
          <w:highlight w:val="yellow"/>
          <w:lang w:val="en-US"/>
        </w:rPr>
      </w:pPr>
      <w:r w:rsidRPr="006518C9">
        <w:rPr>
          <w:highlight w:val="yellow"/>
          <w:lang w:val="en-US"/>
        </w:rPr>
        <w:t xml:space="preserve"> </w:t>
      </w:r>
    </w:p>
    <w:p w14:paraId="5C8E6754" w14:textId="77777777" w:rsidR="008B6BE0" w:rsidRPr="006518C9" w:rsidRDefault="008B6BE0" w:rsidP="00466496">
      <w:pPr>
        <w:rPr>
          <w:lang w:val="en-US"/>
        </w:rPr>
      </w:pPr>
    </w:p>
    <w:p w14:paraId="5E1EDC2D" w14:textId="77777777" w:rsidR="008B6BE0" w:rsidRPr="006518C9" w:rsidRDefault="008B6BE0" w:rsidP="00466496">
      <w:pPr>
        <w:pStyle w:val="Heading2"/>
      </w:pPr>
      <w:bookmarkStart w:id="25" w:name="_Toc457214038"/>
      <w:r w:rsidRPr="006518C9">
        <w:t xml:space="preserve">The PSI </w:t>
      </w:r>
      <w:r w:rsidR="0004488F" w:rsidRPr="006518C9">
        <w:t>Mass Spectrometry</w:t>
      </w:r>
      <w:r w:rsidRPr="006518C9">
        <w:t xml:space="preserve"> Controlled Vocabulary (CV)</w:t>
      </w:r>
      <w:bookmarkEnd w:id="25"/>
    </w:p>
    <w:p w14:paraId="60F1A24E" w14:textId="1D65CF3E" w:rsidR="00583A14" w:rsidRPr="006518C9" w:rsidRDefault="00EF53DA" w:rsidP="006D5508">
      <w:pPr>
        <w:jc w:val="both"/>
        <w:rPr>
          <w:lang w:val="en-US"/>
        </w:rPr>
      </w:pPr>
      <w:r w:rsidRPr="006518C9">
        <w:rPr>
          <w:lang w:val="en-US"/>
        </w:rPr>
        <w:t>The PSI-</w:t>
      </w:r>
      <w:r w:rsidR="00C6605C" w:rsidRPr="006518C9">
        <w:rPr>
          <w:lang w:val="en-US"/>
        </w:rPr>
        <w:t>MS</w:t>
      </w:r>
      <w:r w:rsidRPr="006518C9">
        <w:rPr>
          <w:lang w:val="en-US"/>
        </w:rPr>
        <w:t xml:space="preserve"> controlled vocabulary</w:t>
      </w:r>
      <w:r w:rsidR="00607975" w:rsidRPr="006518C9">
        <w:rPr>
          <w:lang w:val="en-US"/>
        </w:rPr>
        <w:t xml:space="preserve"> (CV)</w:t>
      </w:r>
      <w:r w:rsidR="0075640E" w:rsidRPr="006518C9">
        <w:rPr>
          <w:lang w:val="en-US"/>
        </w:rPr>
        <w:t xml:space="preserve"> </w:t>
      </w:r>
      <w:r w:rsidR="0075640E" w:rsidRPr="006518C9">
        <w:rPr>
          <w:lang w:val="en-US"/>
        </w:rPr>
        <w:fldChar w:fldCharType="begin"/>
      </w:r>
      <w:r w:rsidR="00131AA7" w:rsidRPr="006518C9">
        <w:rPr>
          <w:lang w:val="en-US"/>
        </w:rPr>
        <w:instrText xml:space="preserve"> ADDIN EN.CITE &lt;EndNote&gt;&lt;Cite&gt;&lt;Author&gt;Mayer&lt;/Author&gt;&lt;Year&gt;2013&lt;/Year&gt;&lt;RecNum&gt;625&lt;/RecNum&gt;&lt;DisplayText&gt;(5)&lt;/DisplayText&gt;&lt;record&gt;&lt;rec-number&gt;625&lt;/rec-number&gt;&lt;foreign-keys&gt;&lt;key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rsidRPr="006518C9">
        <w:rPr>
          <w:lang w:val="en-US"/>
        </w:rPr>
        <w:fldChar w:fldCharType="separate"/>
      </w:r>
      <w:r w:rsidR="00131AA7" w:rsidRPr="006518C9">
        <w:rPr>
          <w:noProof/>
          <w:lang w:val="en-US"/>
        </w:rPr>
        <w:t>(5)</w:t>
      </w:r>
      <w:r w:rsidR="0075640E" w:rsidRPr="006518C9">
        <w:rPr>
          <w:lang w:val="en-US"/>
        </w:rPr>
        <w:fldChar w:fldCharType="end"/>
      </w:r>
      <w:r w:rsidRPr="006518C9">
        <w:rPr>
          <w:lang w:val="en-US"/>
        </w:rPr>
        <w:t xml:space="preserve"> is intended to provide terms for annotation of</w:t>
      </w:r>
      <w:r w:rsidR="005650CC" w:rsidRPr="006518C9">
        <w:rPr>
          <w:lang w:val="en-US"/>
        </w:rPr>
        <w:t xml:space="preserve"> mzML</w:t>
      </w:r>
      <w:r w:rsidR="00F63CE9" w:rsidRPr="006518C9">
        <w:rPr>
          <w:lang w:val="en-US"/>
        </w:rPr>
        <w:t xml:space="preserve">, </w:t>
      </w:r>
      <w:r w:rsidR="006D41B9" w:rsidRPr="006518C9">
        <w:rPr>
          <w:lang w:val="en-US"/>
        </w:rPr>
        <w:t>mzIdentML</w:t>
      </w:r>
      <w:r w:rsidR="00607975" w:rsidRPr="006518C9">
        <w:rPr>
          <w:lang w:val="en-US"/>
        </w:rPr>
        <w:t>, mzQuantML</w:t>
      </w:r>
      <w:r w:rsidRPr="006518C9">
        <w:rPr>
          <w:lang w:val="en-US"/>
        </w:rPr>
        <w:t xml:space="preserve"> </w:t>
      </w:r>
      <w:r w:rsidR="00F63CE9" w:rsidRPr="006518C9">
        <w:rPr>
          <w:lang w:val="en-US"/>
        </w:rPr>
        <w:t>and other PSI standard file formats</w:t>
      </w:r>
      <w:r w:rsidRPr="006518C9">
        <w:rPr>
          <w:lang w:val="en-US"/>
        </w:rPr>
        <w:t xml:space="preserve">. </w:t>
      </w:r>
      <w:r w:rsidR="001922DF" w:rsidRPr="006518C9">
        <w:rPr>
          <w:lang w:val="en-US"/>
        </w:rPr>
        <w:t>The CV has been generated by collection of terms from software vendors and academic groups working in the area of</w:t>
      </w:r>
      <w:r w:rsidR="00D97157" w:rsidRPr="006518C9">
        <w:rPr>
          <w:lang w:val="en-US"/>
        </w:rPr>
        <w:t xml:space="preserve"> </w:t>
      </w:r>
      <w:r w:rsidR="00B563A1" w:rsidRPr="006518C9">
        <w:rPr>
          <w:lang w:val="en-US"/>
        </w:rPr>
        <w:t>MS</w:t>
      </w:r>
      <w:r w:rsidR="00E4150E" w:rsidRPr="006518C9">
        <w:rPr>
          <w:lang w:val="en-US"/>
        </w:rPr>
        <w:t xml:space="preserve"> and</w:t>
      </w:r>
      <w:r w:rsidR="001922DF" w:rsidRPr="006518C9">
        <w:rPr>
          <w:lang w:val="en-US"/>
        </w:rPr>
        <w:t xml:space="preserve"> proteome informatics. </w:t>
      </w:r>
      <w:r w:rsidR="0047525B" w:rsidRPr="006518C9">
        <w:rPr>
          <w:lang w:val="en-US"/>
        </w:rPr>
        <w:t xml:space="preserve">Some terms describe attributes that must be coupled with a numerical value attribute in the </w:t>
      </w:r>
      <w:r w:rsidR="00C6483D" w:rsidRPr="006518C9">
        <w:rPr>
          <w:lang w:val="en-US"/>
        </w:rPr>
        <w:t>&lt;</w:t>
      </w:r>
      <w:r w:rsidR="009A5C82" w:rsidRPr="006518C9">
        <w:rPr>
          <w:lang w:val="en-US"/>
        </w:rPr>
        <w:t>c</w:t>
      </w:r>
      <w:r w:rsidR="0047525B" w:rsidRPr="006518C9">
        <w:rPr>
          <w:lang w:val="en-US"/>
        </w:rPr>
        <w:t>vParam</w:t>
      </w:r>
      <w:r w:rsidR="00C6483D" w:rsidRPr="006518C9">
        <w:rPr>
          <w:lang w:val="en-US"/>
        </w:rPr>
        <w:t>&gt;</w:t>
      </w:r>
      <w:r w:rsidR="0047525B" w:rsidRPr="006518C9">
        <w:rPr>
          <w:lang w:val="en-US"/>
        </w:rPr>
        <w:t xml:space="preserve"> element (e.g. </w:t>
      </w:r>
      <w:r w:rsidR="005127EA" w:rsidRPr="006518C9">
        <w:rPr>
          <w:lang w:val="en-US"/>
        </w:rPr>
        <w:t xml:space="preserve">MS:1001191 </w:t>
      </w:r>
      <w:r w:rsidR="00D24377" w:rsidRPr="006518C9">
        <w:rPr>
          <w:lang w:val="en-US"/>
        </w:rPr>
        <w:t xml:space="preserve">“p-value”) </w:t>
      </w:r>
      <w:r w:rsidR="0047525B" w:rsidRPr="006518C9">
        <w:rPr>
          <w:lang w:val="en-US"/>
        </w:rPr>
        <w:t xml:space="preserve">and optionally a unit for that value (e.g. </w:t>
      </w:r>
      <w:r w:rsidR="005127EA" w:rsidRPr="006518C9">
        <w:rPr>
          <w:lang w:val="en-US"/>
        </w:rPr>
        <w:t>MS:1001117</w:t>
      </w:r>
      <w:r w:rsidR="00003933" w:rsidRPr="006518C9">
        <w:rPr>
          <w:lang w:val="en-US"/>
        </w:rPr>
        <w:t>, “theoretical mass</w:t>
      </w:r>
      <w:r w:rsidR="005E0695" w:rsidRPr="006518C9">
        <w:rPr>
          <w:lang w:val="en-US"/>
        </w:rPr>
        <w:t>”</w:t>
      </w:r>
      <w:r w:rsidR="00705E2D" w:rsidRPr="006518C9">
        <w:rPr>
          <w:lang w:val="en-US"/>
        </w:rPr>
        <w:t>,</w:t>
      </w:r>
      <w:r w:rsidR="00003933" w:rsidRPr="006518C9">
        <w:rPr>
          <w:lang w:val="en-US"/>
        </w:rPr>
        <w:t xml:space="preserve"> units = </w:t>
      </w:r>
      <w:r w:rsidR="00C6483D" w:rsidRPr="006518C9">
        <w:rPr>
          <w:lang w:val="en-US"/>
        </w:rPr>
        <w:t>d</w:t>
      </w:r>
      <w:r w:rsidR="00003933" w:rsidRPr="006518C9">
        <w:rPr>
          <w:lang w:val="en-US"/>
        </w:rPr>
        <w:t>alton</w:t>
      </w:r>
      <w:r w:rsidR="00C6483D" w:rsidRPr="006518C9">
        <w:rPr>
          <w:lang w:val="en-US"/>
        </w:rPr>
        <w:t>)</w:t>
      </w:r>
      <w:r w:rsidR="0047525B" w:rsidRPr="006518C9">
        <w:rPr>
          <w:lang w:val="en-US"/>
        </w:rPr>
        <w:t>. The terms that require a value are denoted by having a “datatype” key-value pair in the CV itself</w:t>
      </w:r>
      <w:r w:rsidR="00C1223F" w:rsidRPr="006518C9">
        <w:rPr>
          <w:lang w:val="en-US"/>
        </w:rPr>
        <w:t>:</w:t>
      </w:r>
      <w:r w:rsidR="00DF1C2A" w:rsidRPr="006518C9">
        <w:rPr>
          <w:lang w:val="en-US"/>
        </w:rPr>
        <w:t xml:space="preserve"> </w:t>
      </w:r>
      <w:r w:rsidR="006D76D2" w:rsidRPr="006518C9">
        <w:rPr>
          <w:lang w:val="en-US"/>
        </w:rPr>
        <w:t xml:space="preserve">MS:1001172 </w:t>
      </w:r>
      <w:r w:rsidR="00C1223F" w:rsidRPr="006518C9">
        <w:rPr>
          <w:lang w:val="en-US"/>
        </w:rPr>
        <w:t>"mascot:expectation value"  value-type:xsd:</w:t>
      </w:r>
      <w:r w:rsidR="00722456" w:rsidRPr="006518C9">
        <w:rPr>
          <w:lang w:val="en-US"/>
        </w:rPr>
        <w:t>double</w:t>
      </w:r>
      <w:r w:rsidR="0047525B" w:rsidRPr="006518C9">
        <w:rPr>
          <w:lang w:val="en-US"/>
        </w:rPr>
        <w:t xml:space="preserve">. </w:t>
      </w:r>
      <w:r w:rsidR="00B65D04" w:rsidRPr="006518C9">
        <w:rPr>
          <w:lang w:val="en-US"/>
        </w:rPr>
        <w:t>T</w:t>
      </w:r>
      <w:r w:rsidR="0047525B" w:rsidRPr="006518C9">
        <w:rPr>
          <w:lang w:val="en-US"/>
        </w:rPr>
        <w:t>erms that need to be qualified with units are denoted by hav</w:t>
      </w:r>
      <w:ins w:id="26" w:author="Jones, Andy" w:date="2017-01-09T13:34:00Z">
        <w:r w:rsidR="008A3963">
          <w:rPr>
            <w:lang w:val="en-US"/>
          </w:rPr>
          <w:t>ing</w:t>
        </w:r>
      </w:ins>
      <w:del w:id="27" w:author="Jones, Andy" w:date="2017-01-09T13:34:00Z">
        <w:r w:rsidR="0047525B" w:rsidRPr="006518C9" w:rsidDel="008A3963">
          <w:rPr>
            <w:lang w:val="en-US"/>
          </w:rPr>
          <w:delText>e</w:delText>
        </w:r>
      </w:del>
      <w:r w:rsidR="0047525B" w:rsidRPr="006518C9">
        <w:rPr>
          <w:lang w:val="en-US"/>
        </w:rPr>
        <w:t xml:space="preserve"> a “</w:t>
      </w:r>
      <w:r w:rsidR="00891007" w:rsidRPr="006518C9">
        <w:rPr>
          <w:lang w:val="en-US"/>
        </w:rPr>
        <w:t>has</w:t>
      </w:r>
      <w:r w:rsidR="0047525B" w:rsidRPr="006518C9">
        <w:rPr>
          <w:lang w:val="en-US"/>
        </w:rPr>
        <w:t>_units” key in the CV itself</w:t>
      </w:r>
      <w:r w:rsidR="009B730A" w:rsidRPr="006518C9">
        <w:rPr>
          <w:lang w:val="en-US"/>
        </w:rPr>
        <w:t xml:space="preserve"> (relationship: has_units: UO:0000221 ! </w:t>
      </w:r>
      <w:r w:rsidR="00667192" w:rsidRPr="006518C9">
        <w:rPr>
          <w:lang w:val="en-US"/>
        </w:rPr>
        <w:t>d</w:t>
      </w:r>
      <w:r w:rsidR="009B730A" w:rsidRPr="006518C9">
        <w:rPr>
          <w:lang w:val="en-US"/>
        </w:rPr>
        <w:t>alton)</w:t>
      </w:r>
      <w:r w:rsidR="0047525B" w:rsidRPr="006518C9">
        <w:rPr>
          <w:lang w:val="en-US"/>
        </w:rPr>
        <w:t>.</w:t>
      </w:r>
      <w:r w:rsidR="006166EA" w:rsidRPr="006518C9">
        <w:rPr>
          <w:lang w:val="en-US"/>
        </w:rPr>
        <w:t xml:space="preserve"> </w:t>
      </w:r>
      <w:r w:rsidR="00B92D1E" w:rsidRPr="006518C9">
        <w:rPr>
          <w:lang w:val="en-US"/>
        </w:rPr>
        <w:t>T</w:t>
      </w:r>
      <w:r w:rsidR="00583A14" w:rsidRPr="006518C9">
        <w:rPr>
          <w:lang w:val="en-US"/>
        </w:rPr>
        <w:t>he details of which terms are allowed</w:t>
      </w:r>
      <w:r w:rsidR="00604518" w:rsidRPr="006518C9">
        <w:rPr>
          <w:lang w:val="en-US"/>
        </w:rPr>
        <w:t xml:space="preserve"> or required</w:t>
      </w:r>
      <w:r w:rsidR="00583A14" w:rsidRPr="006518C9">
        <w:rPr>
          <w:lang w:val="en-US"/>
        </w:rPr>
        <w:t xml:space="preserve"> in a given schema section is reported in the mapping file</w:t>
      </w:r>
      <w:r w:rsidR="009B4EBE" w:rsidRPr="006518C9">
        <w:rPr>
          <w:lang w:val="en-US"/>
        </w:rPr>
        <w:t xml:space="preserve"> (Section </w:t>
      </w:r>
      <w:r w:rsidR="009B4EBE" w:rsidRPr="006518C9">
        <w:rPr>
          <w:lang w:val="en-US"/>
        </w:rPr>
        <w:fldChar w:fldCharType="begin"/>
      </w:r>
      <w:r w:rsidR="009B4EBE" w:rsidRPr="006518C9">
        <w:rPr>
          <w:lang w:val="en-US"/>
        </w:rPr>
        <w:instrText xml:space="preserve"> REF _Ref217200132 \r \h </w:instrText>
      </w:r>
      <w:r w:rsidR="00466496" w:rsidRPr="006518C9">
        <w:rPr>
          <w:lang w:val="en-US"/>
        </w:rPr>
        <w:instrText xml:space="preserve"> \* MERGEFORMAT </w:instrText>
      </w:r>
      <w:r w:rsidR="009B4EBE" w:rsidRPr="006518C9">
        <w:rPr>
          <w:lang w:val="en-US"/>
        </w:rPr>
      </w:r>
      <w:r w:rsidR="009B4EBE" w:rsidRPr="006518C9">
        <w:rPr>
          <w:lang w:val="en-US"/>
        </w:rPr>
        <w:fldChar w:fldCharType="separate"/>
      </w:r>
      <w:r w:rsidR="003C46AF" w:rsidRPr="006518C9">
        <w:rPr>
          <w:lang w:val="en-US"/>
        </w:rPr>
        <w:t>4.2</w:t>
      </w:r>
      <w:r w:rsidR="009B4EBE" w:rsidRPr="006518C9">
        <w:rPr>
          <w:lang w:val="en-US"/>
        </w:rPr>
        <w:fldChar w:fldCharType="end"/>
      </w:r>
      <w:r w:rsidR="009B4EBE" w:rsidRPr="006518C9">
        <w:rPr>
          <w:lang w:val="en-US"/>
        </w:rPr>
        <w:t>)</w:t>
      </w:r>
      <w:r w:rsidR="00583A14" w:rsidRPr="006518C9">
        <w:rPr>
          <w:lang w:val="en-US"/>
        </w:rPr>
        <w:t xml:space="preserve">. </w:t>
      </w:r>
    </w:p>
    <w:p w14:paraId="30EC831F" w14:textId="77777777" w:rsidR="00583A14" w:rsidRPr="006518C9" w:rsidRDefault="00583A14" w:rsidP="006D5508">
      <w:pPr>
        <w:jc w:val="both"/>
        <w:rPr>
          <w:lang w:val="en-US"/>
        </w:rPr>
      </w:pPr>
    </w:p>
    <w:p w14:paraId="7C6F0E9B" w14:textId="77777777" w:rsidR="00583A14" w:rsidRPr="006518C9" w:rsidRDefault="00583A14" w:rsidP="006D5508">
      <w:pPr>
        <w:jc w:val="both"/>
        <w:rPr>
          <w:lang w:val="en-US"/>
        </w:rPr>
      </w:pPr>
      <w:r w:rsidRPr="006518C9">
        <w:rPr>
          <w:lang w:val="en-US"/>
        </w:rPr>
        <w:t>As recommended by the PSI CV guidelines, psi-</w:t>
      </w:r>
      <w:r w:rsidR="00CF74F8" w:rsidRPr="006518C9">
        <w:rPr>
          <w:lang w:val="en-US"/>
        </w:rPr>
        <w:t>ms</w:t>
      </w:r>
      <w:r w:rsidRPr="006518C9">
        <w:rPr>
          <w:lang w:val="en-US"/>
        </w:rPr>
        <w:t xml:space="preserve">.obo should be dynamically maintained </w:t>
      </w:r>
      <w:r w:rsidRPr="006518C9">
        <w:rPr>
          <w:i/>
          <w:lang w:val="en-US"/>
        </w:rPr>
        <w:t>via</w:t>
      </w:r>
      <w:r w:rsidRPr="006518C9">
        <w:rPr>
          <w:lang w:val="en-US"/>
        </w:rPr>
        <w:t xml:space="preserve"> the </w:t>
      </w:r>
      <w:hyperlink r:id="rId16" w:history="1">
        <w:r w:rsidR="003F7B56" w:rsidRPr="006518C9">
          <w:rPr>
            <w:rStyle w:val="Hyperlink"/>
            <w:lang w:val="en-US"/>
          </w:rPr>
          <w:t>psidev-ms-vocab@lists.sourceforge.net</w:t>
        </w:r>
      </w:hyperlink>
      <w:r w:rsidR="0023446F" w:rsidRPr="006518C9">
        <w:rPr>
          <w:lang w:val="en-US"/>
        </w:rPr>
        <w:t xml:space="preserve"> </w:t>
      </w:r>
      <w:r w:rsidRPr="006518C9">
        <w:rPr>
          <w:lang w:val="en-US"/>
        </w:rPr>
        <w:t>mailing list that allow</w:t>
      </w:r>
      <w:r w:rsidR="00A86F1A" w:rsidRPr="006518C9">
        <w:rPr>
          <w:lang w:val="en-US"/>
        </w:rPr>
        <w:t>s</w:t>
      </w:r>
      <w:r w:rsidRPr="006518C9">
        <w:rPr>
          <w:lang w:val="en-US"/>
        </w:rPr>
        <w:t xml:space="preserve"> any user to request new terms</w:t>
      </w:r>
      <w:r w:rsidR="00FF75C6" w:rsidRPr="006518C9">
        <w:rPr>
          <w:lang w:val="en-US"/>
        </w:rPr>
        <w:t>,</w:t>
      </w:r>
      <w:r w:rsidR="003B20EC" w:rsidRPr="006518C9">
        <w:rPr>
          <w:lang w:val="en-US"/>
        </w:rPr>
        <w:t xml:space="preserve"> </w:t>
      </w:r>
      <w:r w:rsidRPr="006518C9">
        <w:rPr>
          <w:lang w:val="en-US"/>
        </w:rPr>
        <w:t xml:space="preserve">in agreement with the community involved. Once a consensus is reached among the community the new terms are added </w:t>
      </w:r>
      <w:r w:rsidR="00CC5EEA" w:rsidRPr="006518C9">
        <w:rPr>
          <w:lang w:val="en-US"/>
        </w:rPr>
        <w:t>within a few business days</w:t>
      </w:r>
      <w:r w:rsidRPr="006518C9">
        <w:rPr>
          <w:lang w:val="en-US"/>
        </w:rPr>
        <w:t xml:space="preserve">. </w:t>
      </w:r>
    </w:p>
    <w:p w14:paraId="4B90420D" w14:textId="77777777" w:rsidR="00071A7F" w:rsidRPr="006518C9" w:rsidRDefault="00071A7F" w:rsidP="006D5508">
      <w:pPr>
        <w:jc w:val="both"/>
        <w:rPr>
          <w:lang w:val="en-US"/>
        </w:rPr>
      </w:pPr>
    </w:p>
    <w:p w14:paraId="7842BC5E" w14:textId="77777777" w:rsidR="00071A7F" w:rsidRPr="006518C9" w:rsidRDefault="00071A7F" w:rsidP="006D5508">
      <w:pPr>
        <w:jc w:val="both"/>
        <w:rPr>
          <w:lang w:val="en-US"/>
        </w:rPr>
      </w:pPr>
      <w:r w:rsidRPr="006518C9">
        <w:rPr>
          <w:lang w:val="en-US"/>
        </w:rPr>
        <w:t>In general, modifications SHOULD be sourced from Unimod</w:t>
      </w:r>
      <w:r w:rsidR="00376799" w:rsidRPr="006518C9">
        <w:rPr>
          <w:lang w:val="en-US"/>
        </w:rPr>
        <w:t xml:space="preserve"> (</w:t>
      </w:r>
      <w:hyperlink r:id="rId17" w:history="1">
        <w:r w:rsidR="00A32ACE" w:rsidRPr="006518C9">
          <w:rPr>
            <w:rStyle w:val="Hyperlink"/>
            <w:rFonts w:cs="Arial"/>
            <w:lang w:val="en-US"/>
          </w:rPr>
          <w:t>http://www.unimod.org/obo/unimod.obo</w:t>
        </w:r>
      </w:hyperlink>
      <w:r w:rsidR="00376799" w:rsidRPr="006518C9">
        <w:rPr>
          <w:lang w:val="en-US"/>
        </w:rPr>
        <w:t>)</w:t>
      </w:r>
      <w:r w:rsidRPr="006518C9">
        <w:rPr>
          <w:lang w:val="en-US"/>
        </w:rPr>
        <w:t xml:space="preserve"> where possible.</w:t>
      </w:r>
      <w:r w:rsidR="00EB0E86" w:rsidRPr="006518C9">
        <w:rPr>
          <w:lang w:val="en-US"/>
        </w:rPr>
        <w:t xml:space="preserve"> For encoding cross-linking results, the XL</w:t>
      </w:r>
      <w:r w:rsidR="002766E5" w:rsidRPr="006518C9">
        <w:rPr>
          <w:lang w:val="en-US"/>
        </w:rPr>
        <w:t>MOD</w:t>
      </w:r>
      <w:r w:rsidR="00EB0E86" w:rsidRPr="006518C9">
        <w:rPr>
          <w:lang w:val="en-US"/>
        </w:rPr>
        <w:t>-CV SHOULD be used (</w:t>
      </w:r>
      <w:hyperlink r:id="rId18" w:history="1">
        <w:r w:rsidR="002766E5" w:rsidRPr="006518C9">
          <w:rPr>
            <w:rStyle w:val="Hyperlink"/>
            <w:lang w:val="en-US"/>
          </w:rPr>
          <w:t>https://raw.githubusercontent.com/HUPO-PSI/mzIdentML/master/cv/XLMOD.obo</w:t>
        </w:r>
      </w:hyperlink>
      <w:r w:rsidR="00EB0E86" w:rsidRPr="006518C9">
        <w:rPr>
          <w:lang w:val="en-US"/>
        </w:rPr>
        <w:t xml:space="preserve">), unless suitable terms can be obtained from Unimod at a later date. </w:t>
      </w:r>
    </w:p>
    <w:p w14:paraId="33416593" w14:textId="77777777" w:rsidR="0047525B" w:rsidRPr="006518C9" w:rsidRDefault="0047525B" w:rsidP="00466496">
      <w:pPr>
        <w:rPr>
          <w:lang w:val="en-US"/>
        </w:rPr>
      </w:pPr>
    </w:p>
    <w:p w14:paraId="6EE282F4" w14:textId="77777777" w:rsidR="00EF53DA" w:rsidRPr="006518C9" w:rsidRDefault="00EF53DA" w:rsidP="00466496">
      <w:pPr>
        <w:rPr>
          <w:rFonts w:cs="Arial"/>
          <w:lang w:val="en-US"/>
        </w:rPr>
      </w:pPr>
      <w:r w:rsidRPr="006518C9">
        <w:rPr>
          <w:rFonts w:cs="Arial"/>
          <w:lang w:val="en-US"/>
        </w:rPr>
        <w:t>The following ontologies or controlled vocabularies specified below may also be suitable or required in certain instances:</w:t>
      </w:r>
    </w:p>
    <w:p w14:paraId="02C6C095" w14:textId="77777777" w:rsidR="00EF53DA" w:rsidRPr="006518C9" w:rsidRDefault="00EF53DA" w:rsidP="00466496">
      <w:pPr>
        <w:numPr>
          <w:ilvl w:val="0"/>
          <w:numId w:val="15"/>
        </w:numPr>
        <w:rPr>
          <w:rFonts w:cs="Arial"/>
          <w:lang w:val="en-US"/>
        </w:rPr>
      </w:pPr>
      <w:r w:rsidRPr="006518C9">
        <w:rPr>
          <w:rFonts w:cs="Arial"/>
          <w:lang w:val="en-US"/>
        </w:rPr>
        <w:t>Unit Ontology (</w:t>
      </w:r>
      <w:hyperlink r:id="rId19" w:history="1">
        <w:r w:rsidR="0075640E" w:rsidRPr="006518C9">
          <w:rPr>
            <w:rStyle w:val="Hyperlink"/>
            <w:lang w:val="en-US"/>
          </w:rPr>
          <w:t>http://bioportal.bioontology.org/ontologies/UO?p=classes&amp;conceptid=root</w:t>
        </w:r>
      </w:hyperlink>
      <w:r w:rsidR="0075640E" w:rsidRPr="006518C9">
        <w:rPr>
          <w:rStyle w:val="Hyperlink"/>
          <w:lang w:val="en-US"/>
        </w:rPr>
        <w:t>)</w:t>
      </w:r>
      <w:r w:rsidR="00B563A1" w:rsidRPr="006518C9">
        <w:rPr>
          <w:rStyle w:val="Hyperlink"/>
          <w:lang w:val="en-US"/>
        </w:rPr>
        <w:t>.</w:t>
      </w:r>
    </w:p>
    <w:p w14:paraId="1DD6C403" w14:textId="77777777" w:rsidR="00EF53DA" w:rsidRPr="006518C9" w:rsidRDefault="00EF53DA" w:rsidP="00466496">
      <w:pPr>
        <w:numPr>
          <w:ilvl w:val="0"/>
          <w:numId w:val="15"/>
        </w:numPr>
        <w:rPr>
          <w:rFonts w:cs="Arial"/>
          <w:lang w:val="en-US"/>
        </w:rPr>
      </w:pPr>
      <w:r w:rsidRPr="006518C9">
        <w:rPr>
          <w:rFonts w:cs="Arial"/>
          <w:lang w:val="en-US"/>
        </w:rPr>
        <w:t>ChEBI (</w:t>
      </w:r>
      <w:hyperlink r:id="rId20" w:history="1">
        <w:r w:rsidRPr="006518C9">
          <w:rPr>
            <w:rStyle w:val="Hyperlink"/>
            <w:rFonts w:cs="Arial"/>
            <w:lang w:val="en-US"/>
          </w:rPr>
          <w:t>http://www.ebi.ac.uk/chebi/</w:t>
        </w:r>
      </w:hyperlink>
      <w:r w:rsidRPr="006518C9">
        <w:rPr>
          <w:rFonts w:cs="Arial"/>
          <w:lang w:val="en-US"/>
        </w:rPr>
        <w:t>)</w:t>
      </w:r>
      <w:r w:rsidR="00B563A1" w:rsidRPr="006518C9">
        <w:rPr>
          <w:rFonts w:cs="Arial"/>
          <w:lang w:val="en-US"/>
        </w:rPr>
        <w:t>.</w:t>
      </w:r>
    </w:p>
    <w:p w14:paraId="532A5D31" w14:textId="77777777" w:rsidR="0046366E" w:rsidRPr="006518C9" w:rsidRDefault="0046366E" w:rsidP="00512A26">
      <w:pPr>
        <w:numPr>
          <w:ilvl w:val="0"/>
          <w:numId w:val="15"/>
        </w:numPr>
        <w:rPr>
          <w:rFonts w:cs="Arial"/>
          <w:lang w:val="en-US"/>
        </w:rPr>
      </w:pPr>
      <w:r w:rsidRPr="006518C9">
        <w:rPr>
          <w:rFonts w:cs="Arial"/>
          <w:lang w:val="en-US"/>
        </w:rPr>
        <w:t>For describing sample types, any suitable and stable ontologies MAY be used.</w:t>
      </w:r>
    </w:p>
    <w:p w14:paraId="1B45F0D4" w14:textId="77777777" w:rsidR="00EF53DA" w:rsidRPr="006518C9" w:rsidRDefault="00EF53DA" w:rsidP="00466496">
      <w:pPr>
        <w:rPr>
          <w:lang w:val="en-US"/>
        </w:rPr>
      </w:pPr>
    </w:p>
    <w:p w14:paraId="6534A831" w14:textId="77777777" w:rsidR="006D5508" w:rsidRPr="006518C9" w:rsidRDefault="006D5508" w:rsidP="006D5508">
      <w:pPr>
        <w:rPr>
          <w:rFonts w:cs="Arial"/>
          <w:lang w:val="en-US"/>
        </w:rPr>
      </w:pPr>
      <w:r w:rsidRPr="006518C9">
        <w:rPr>
          <w:lang w:val="en-US"/>
        </w:rPr>
        <w:t xml:space="preserve">The </w:t>
      </w:r>
      <w:r w:rsidRPr="006518C9">
        <w:rPr>
          <w:rFonts w:cs="Arial"/>
          <w:lang w:val="en-US"/>
        </w:rPr>
        <w:t>PSI Protein modifications CV (</w:t>
      </w:r>
      <w:hyperlink r:id="rId21" w:history="1">
        <w:r w:rsidRPr="006518C9">
          <w:rPr>
            <w:rStyle w:val="Hyperlink"/>
            <w:rFonts w:cs="Arial"/>
            <w:lang w:val="en-US"/>
          </w:rPr>
          <w:t>http://psidev.cvs.sourceforge.net/viewvc/psidev/psi/mod/data/PSI-MOD.obo</w:t>
        </w:r>
      </w:hyperlink>
      <w:r w:rsidRPr="006518C9">
        <w:rPr>
          <w:rFonts w:cs="Arial"/>
          <w:lang w:val="en-US"/>
        </w:rPr>
        <w:t>) is now DEPRECATED for use in mzIdentML</w:t>
      </w:r>
      <w:r w:rsidR="00B563A1" w:rsidRPr="006518C9">
        <w:rPr>
          <w:rFonts w:cs="Arial"/>
          <w:lang w:val="en-US"/>
        </w:rPr>
        <w:t>.</w:t>
      </w:r>
      <w:r w:rsidRPr="006518C9">
        <w:rPr>
          <w:rFonts w:cs="Arial"/>
          <w:lang w:val="en-US"/>
        </w:rPr>
        <w:t xml:space="preserve"> </w:t>
      </w:r>
      <w:r w:rsidR="00B563A1" w:rsidRPr="006518C9">
        <w:rPr>
          <w:rFonts w:cs="Arial"/>
          <w:lang w:val="en-US"/>
        </w:rPr>
        <w:t>I</w:t>
      </w:r>
      <w:r w:rsidRPr="006518C9">
        <w:rPr>
          <w:rFonts w:cs="Arial"/>
          <w:lang w:val="en-US"/>
        </w:rPr>
        <w:t>t is RECOMMENDED to use Unimod wherever possible.</w:t>
      </w:r>
    </w:p>
    <w:p w14:paraId="30253BF7" w14:textId="77777777" w:rsidR="00145A50" w:rsidRPr="006518C9" w:rsidRDefault="00145A50" w:rsidP="00466496">
      <w:pPr>
        <w:rPr>
          <w:lang w:val="en-US"/>
        </w:rPr>
      </w:pPr>
    </w:p>
    <w:p w14:paraId="1F7A363E" w14:textId="77777777" w:rsidR="006D5508" w:rsidRPr="006518C9" w:rsidRDefault="006D5508" w:rsidP="00466496">
      <w:pPr>
        <w:rPr>
          <w:lang w:val="en-US"/>
        </w:rPr>
      </w:pPr>
    </w:p>
    <w:p w14:paraId="2E7FB540" w14:textId="77777777" w:rsidR="0060744A" w:rsidRPr="006518C9" w:rsidRDefault="0060744A" w:rsidP="00466496">
      <w:pPr>
        <w:pStyle w:val="Heading2"/>
      </w:pPr>
      <w:bookmarkStart w:id="28" w:name="_Ref217200132"/>
      <w:bookmarkStart w:id="29" w:name="_Toc457214039"/>
      <w:r w:rsidRPr="006518C9">
        <w:t>Validation of controlled vocabulary terms</w:t>
      </w:r>
      <w:bookmarkEnd w:id="28"/>
      <w:bookmarkEnd w:id="29"/>
    </w:p>
    <w:p w14:paraId="74593216" w14:textId="46D042A5" w:rsidR="005F1B2B" w:rsidRPr="006518C9" w:rsidRDefault="00DF1B7D" w:rsidP="00DA77B1">
      <w:pPr>
        <w:jc w:val="both"/>
        <w:rPr>
          <w:lang w:val="en-US"/>
        </w:rPr>
      </w:pPr>
      <w:r w:rsidRPr="006518C9">
        <w:rPr>
          <w:lang w:val="en-US"/>
        </w:rPr>
        <w:t>The correct usage of c</w:t>
      </w:r>
      <w:r w:rsidR="00145A50" w:rsidRPr="006518C9">
        <w:rPr>
          <w:lang w:val="en-US"/>
        </w:rPr>
        <w:t xml:space="preserve">ontrolled vocabulary terms </w:t>
      </w:r>
      <w:r w:rsidRPr="006518C9">
        <w:rPr>
          <w:lang w:val="en-US"/>
        </w:rPr>
        <w:t xml:space="preserve">within </w:t>
      </w:r>
      <w:r w:rsidR="006D41B9" w:rsidRPr="006518C9">
        <w:rPr>
          <w:lang w:val="en-US"/>
        </w:rPr>
        <w:t>mzIdentML</w:t>
      </w:r>
      <w:r w:rsidRPr="006518C9">
        <w:rPr>
          <w:lang w:val="en-US"/>
        </w:rPr>
        <w:t xml:space="preserve"> is governed by the use of a mapping file </w:t>
      </w:r>
      <w:r w:rsidR="00B151A4" w:rsidRPr="006518C9">
        <w:rPr>
          <w:lang w:val="en-US"/>
        </w:rPr>
        <w:t>that</w:t>
      </w:r>
      <w:r w:rsidRPr="006518C9">
        <w:rPr>
          <w:lang w:val="en-US"/>
        </w:rPr>
        <w:t xml:space="preserve"> defines each </w:t>
      </w:r>
      <w:r w:rsidR="00D861D4" w:rsidRPr="006518C9">
        <w:rPr>
          <w:lang w:val="en-US"/>
        </w:rPr>
        <w:t>XML location (XPath)</w:t>
      </w:r>
      <w:r w:rsidRPr="006518C9">
        <w:rPr>
          <w:lang w:val="en-US"/>
        </w:rPr>
        <w:t xml:space="preserve"> where a &lt;cvParam&gt; instance can be used, and the allowed terms from the </w:t>
      </w:r>
      <w:r w:rsidR="00FC2ABA" w:rsidRPr="006518C9">
        <w:rPr>
          <w:lang w:val="en-US"/>
        </w:rPr>
        <w:t>PSI-MS</w:t>
      </w:r>
      <w:r w:rsidRPr="006518C9">
        <w:rPr>
          <w:lang w:val="en-US"/>
        </w:rPr>
        <w:t xml:space="preserve">, or other </w:t>
      </w:r>
      <w:r w:rsidR="00B563A1" w:rsidRPr="006518C9">
        <w:rPr>
          <w:lang w:val="en-US"/>
        </w:rPr>
        <w:t>CVs</w:t>
      </w:r>
      <w:r w:rsidRPr="006518C9">
        <w:rPr>
          <w:lang w:val="en-US"/>
        </w:rPr>
        <w:t>.</w:t>
      </w:r>
      <w:r w:rsidR="00D861D4" w:rsidRPr="006518C9">
        <w:rPr>
          <w:lang w:val="en-US"/>
        </w:rPr>
        <w:t xml:space="preserve"> The mapping file is read and interpreted by validation software, checking that the data annotation is consistent. The mapping file needs to be checked and updated when the structure of </w:t>
      </w:r>
      <w:ins w:id="30" w:author="Jones, Andy" w:date="2017-01-09T13:35:00Z">
        <w:r w:rsidR="0032247A">
          <w:rPr>
            <w:lang w:val="en-US"/>
          </w:rPr>
          <w:t xml:space="preserve">the </w:t>
        </w:r>
      </w:ins>
      <w:r w:rsidR="00D861D4" w:rsidRPr="006518C9">
        <w:rPr>
          <w:lang w:val="en-US"/>
        </w:rPr>
        <w:t>CV is changed, and in some instances when new terms are added to the CV.</w:t>
      </w:r>
      <w:r w:rsidR="007D5AB6" w:rsidRPr="006518C9">
        <w:rPr>
          <w:lang w:val="en-US"/>
        </w:rPr>
        <w:t xml:space="preserve"> </w:t>
      </w:r>
      <w:r w:rsidR="000463BA" w:rsidRPr="006518C9">
        <w:rPr>
          <w:lang w:val="en-US"/>
        </w:rPr>
        <w:t>X</w:t>
      </w:r>
      <w:r w:rsidR="005F1B2B" w:rsidRPr="006518C9">
        <w:rPr>
          <w:lang w:val="en-US"/>
        </w:rPr>
        <w:t>ML paths are a</w:t>
      </w:r>
      <w:r w:rsidR="00D1777A" w:rsidRPr="006518C9">
        <w:rPr>
          <w:lang w:val="en-US"/>
        </w:rPr>
        <w:t xml:space="preserve">ssociated with </w:t>
      </w:r>
      <w:r w:rsidR="005F1B2B" w:rsidRPr="006518C9">
        <w:rPr>
          <w:lang w:val="en-US"/>
        </w:rPr>
        <w:t xml:space="preserve">CV terms along with a requirement level (MAY, SHOULD or MUST) defining what should be reported by validation </w:t>
      </w:r>
      <w:r w:rsidR="005F1B2B" w:rsidRPr="006518C9">
        <w:rPr>
          <w:lang w:val="en-US"/>
        </w:rPr>
        <w:lastRenderedPageBreak/>
        <w:t xml:space="preserve">software if one of the mapped terms is not </w:t>
      </w:r>
      <w:r w:rsidR="009214A0" w:rsidRPr="006518C9">
        <w:rPr>
          <w:lang w:val="en-US"/>
        </w:rPr>
        <w:t xml:space="preserve">provided in an instance document. </w:t>
      </w:r>
      <w:r w:rsidR="00E24B95" w:rsidRPr="006518C9">
        <w:rPr>
          <w:lang w:val="en-US"/>
        </w:rPr>
        <w:t>Syntactic and semantic validation SHOULD be checked using the official Java-based validator available from</w:t>
      </w:r>
      <w:r w:rsidR="00DA77B1" w:rsidRPr="006518C9">
        <w:rPr>
          <w:lang w:val="en-US"/>
        </w:rPr>
        <w:t xml:space="preserve"> </w:t>
      </w:r>
      <w:commentRangeStart w:id="31"/>
      <w:r w:rsidR="0032247A">
        <w:fldChar w:fldCharType="begin"/>
      </w:r>
      <w:r w:rsidR="0032247A">
        <w:instrText xml:space="preserve"> HYPERLINK "http://www.psidev.info/mzidentml" </w:instrText>
      </w:r>
      <w:r w:rsidR="0032247A">
        <w:fldChar w:fldCharType="separate"/>
      </w:r>
      <w:r w:rsidR="00DA77B1" w:rsidRPr="006518C9">
        <w:rPr>
          <w:rStyle w:val="Hyperlink"/>
          <w:lang w:val="en-US"/>
        </w:rPr>
        <w:t>http://www.psidev.info/mzidentml</w:t>
      </w:r>
      <w:r w:rsidR="0032247A">
        <w:rPr>
          <w:rStyle w:val="Hyperlink"/>
          <w:lang w:val="en-US"/>
        </w:rPr>
        <w:fldChar w:fldCharType="end"/>
      </w:r>
      <w:commentRangeEnd w:id="31"/>
      <w:r w:rsidR="000A3307">
        <w:rPr>
          <w:rStyle w:val="CommentReference"/>
          <w:lang w:val="x-none" w:eastAsia="x-none"/>
        </w:rPr>
        <w:commentReference w:id="31"/>
      </w:r>
      <w:r w:rsidR="00E24B95" w:rsidRPr="006518C9">
        <w:rPr>
          <w:lang w:val="en-US"/>
        </w:rPr>
        <w:t>.</w:t>
      </w:r>
    </w:p>
    <w:p w14:paraId="1CE36E08" w14:textId="77777777" w:rsidR="00B271B4" w:rsidRPr="006518C9" w:rsidRDefault="00B271B4" w:rsidP="00466496">
      <w:pPr>
        <w:rPr>
          <w:lang w:val="en-US"/>
        </w:rPr>
      </w:pPr>
    </w:p>
    <w:p w14:paraId="5C00DC15" w14:textId="77777777" w:rsidR="000B2162" w:rsidRPr="006518C9" w:rsidRDefault="00202BF1" w:rsidP="00071A7F">
      <w:pPr>
        <w:pStyle w:val="Heading2"/>
      </w:pPr>
      <w:bookmarkStart w:id="32" w:name="_Toc457214040"/>
      <w:r w:rsidRPr="006518C9">
        <w:t>Changes from version 1.1</w:t>
      </w:r>
      <w:r w:rsidR="00C96C4E" w:rsidRPr="006518C9">
        <w:t>.0</w:t>
      </w:r>
      <w:r w:rsidR="003C1531" w:rsidRPr="006518C9">
        <w:t xml:space="preserve"> to version 1.2.0</w:t>
      </w:r>
      <w:bookmarkEnd w:id="32"/>
    </w:p>
    <w:p w14:paraId="2807EDCB" w14:textId="77777777" w:rsidR="000B2162" w:rsidRPr="006518C9" w:rsidRDefault="00873DE8" w:rsidP="000804F9">
      <w:pPr>
        <w:jc w:val="both"/>
        <w:rPr>
          <w:lang w:val="en-US"/>
        </w:rPr>
      </w:pPr>
      <w:r w:rsidRPr="006518C9">
        <w:rPr>
          <w:lang w:val="en-US"/>
        </w:rPr>
        <w:t>The primary update requiring the change from version 1.1.0 to version 1.2.0 is in the inclusion of guidelines for</w:t>
      </w:r>
      <w:r w:rsidR="00FF5B81" w:rsidRPr="006518C9">
        <w:rPr>
          <w:lang w:val="en-US"/>
        </w:rPr>
        <w:t xml:space="preserve"> encoding protein group results (Section </w:t>
      </w:r>
      <w:r w:rsidR="00FF5B81" w:rsidRPr="006518C9">
        <w:rPr>
          <w:lang w:val="en-US"/>
        </w:rPr>
        <w:fldChar w:fldCharType="begin"/>
      </w:r>
      <w:r w:rsidR="00FF5B81" w:rsidRPr="006518C9">
        <w:rPr>
          <w:lang w:val="en-US"/>
        </w:rPr>
        <w:instrText xml:space="preserve"> REF _Ref374439841 \r \h </w:instrText>
      </w:r>
      <w:r w:rsidR="000804F9" w:rsidRPr="006518C9">
        <w:rPr>
          <w:lang w:val="en-US"/>
        </w:rPr>
        <w:instrText xml:space="preserve"> \* MERGEFORMAT </w:instrText>
      </w:r>
      <w:r w:rsidR="00FF5B81" w:rsidRPr="006518C9">
        <w:rPr>
          <w:lang w:val="en-US"/>
        </w:rPr>
      </w:r>
      <w:r w:rsidR="00FF5B81" w:rsidRPr="006518C9">
        <w:rPr>
          <w:lang w:val="en-US"/>
        </w:rPr>
        <w:fldChar w:fldCharType="separate"/>
      </w:r>
      <w:r w:rsidR="003C46AF" w:rsidRPr="006518C9">
        <w:rPr>
          <w:lang w:val="en-US"/>
        </w:rPr>
        <w:t>5.2.1</w:t>
      </w:r>
      <w:r w:rsidR="00FF5B81" w:rsidRPr="006518C9">
        <w:rPr>
          <w:lang w:val="en-US"/>
        </w:rPr>
        <w:fldChar w:fldCharType="end"/>
      </w:r>
      <w:r w:rsidR="00FF5B81" w:rsidRPr="006518C9">
        <w:rPr>
          <w:lang w:val="en-US"/>
        </w:rPr>
        <w:t xml:space="preserve">). </w:t>
      </w:r>
      <w:r w:rsidR="00F67CD1" w:rsidRPr="006518C9">
        <w:rPr>
          <w:lang w:val="en-US"/>
        </w:rPr>
        <w:t>Several examples referenced throughout the document are annotated with version 1.1.0. In these cases, it can be assumed that these files are also valid 1.2.0 files, since they do not include protein inference results. Other m</w:t>
      </w:r>
      <w:r w:rsidR="00202BF1" w:rsidRPr="006518C9">
        <w:rPr>
          <w:lang w:val="en-US"/>
        </w:rPr>
        <w:t>inor changes have been made to the specification since version 1.1</w:t>
      </w:r>
      <w:r w:rsidR="00E804B6" w:rsidRPr="006518C9">
        <w:rPr>
          <w:lang w:val="en-US"/>
        </w:rPr>
        <w:t>.0</w:t>
      </w:r>
      <w:r w:rsidR="00202BF1" w:rsidRPr="006518C9">
        <w:rPr>
          <w:lang w:val="en-US"/>
        </w:rPr>
        <w:t>, with regards to the encoding of specific workflows – notably searches where pre-fractionation has been performed</w:t>
      </w:r>
      <w:r w:rsidR="00014AEF" w:rsidRPr="006518C9">
        <w:rPr>
          <w:lang w:val="en-US"/>
        </w:rPr>
        <w:t xml:space="preserve"> (Section </w:t>
      </w:r>
      <w:r w:rsidR="00014AEF" w:rsidRPr="006518C9">
        <w:rPr>
          <w:lang w:val="en-US"/>
        </w:rPr>
        <w:fldChar w:fldCharType="begin"/>
      </w:r>
      <w:r w:rsidR="00014AEF" w:rsidRPr="006518C9">
        <w:rPr>
          <w:lang w:val="en-US"/>
        </w:rPr>
        <w:instrText xml:space="preserve"> REF _Ref359851724 \r \h </w:instrText>
      </w:r>
      <w:r w:rsidR="000804F9" w:rsidRPr="006518C9">
        <w:rPr>
          <w:lang w:val="en-US"/>
        </w:rPr>
        <w:instrText xml:space="preserve"> \* MERGEFORMAT </w:instrText>
      </w:r>
      <w:r w:rsidR="00014AEF" w:rsidRPr="006518C9">
        <w:rPr>
          <w:lang w:val="en-US"/>
        </w:rPr>
      </w:r>
      <w:r w:rsidR="00014AEF" w:rsidRPr="006518C9">
        <w:rPr>
          <w:lang w:val="en-US"/>
        </w:rPr>
        <w:fldChar w:fldCharType="separate"/>
      </w:r>
      <w:r w:rsidR="003C46AF" w:rsidRPr="006518C9">
        <w:rPr>
          <w:lang w:val="en-US"/>
        </w:rPr>
        <w:t>5.2.5</w:t>
      </w:r>
      <w:r w:rsidR="00014AEF" w:rsidRPr="006518C9">
        <w:rPr>
          <w:lang w:val="en-US"/>
        </w:rPr>
        <w:fldChar w:fldCharType="end"/>
      </w:r>
      <w:r w:rsidR="00014AEF" w:rsidRPr="006518C9">
        <w:rPr>
          <w:lang w:val="en-US"/>
        </w:rPr>
        <w:t>)</w:t>
      </w:r>
      <w:r w:rsidR="00AD2274" w:rsidRPr="006518C9">
        <w:rPr>
          <w:lang w:val="en-US"/>
        </w:rPr>
        <w:t xml:space="preserve">, </w:t>
      </w:r>
      <w:r w:rsidR="00202BF1" w:rsidRPr="006518C9">
        <w:rPr>
          <w:lang w:val="en-US"/>
        </w:rPr>
        <w:t>searches employing multiple search engines</w:t>
      </w:r>
      <w:r w:rsidR="00014AEF" w:rsidRPr="006518C9">
        <w:rPr>
          <w:lang w:val="en-US"/>
        </w:rPr>
        <w:t xml:space="preserve"> (Section </w:t>
      </w:r>
      <w:r w:rsidR="00E36941" w:rsidRPr="006518C9">
        <w:rPr>
          <w:lang w:val="en-US"/>
        </w:rPr>
        <w:fldChar w:fldCharType="begin"/>
      </w:r>
      <w:r w:rsidR="00E36941" w:rsidRPr="006518C9">
        <w:rPr>
          <w:lang w:val="en-US"/>
        </w:rPr>
        <w:instrText xml:space="preserve"> REF _Ref359851738 \r \h </w:instrText>
      </w:r>
      <w:r w:rsidR="000804F9" w:rsidRPr="006518C9">
        <w:rPr>
          <w:lang w:val="en-US"/>
        </w:rPr>
        <w:instrText xml:space="preserve"> \* MERGEFORMAT </w:instrText>
      </w:r>
      <w:r w:rsidR="00E36941" w:rsidRPr="006518C9">
        <w:rPr>
          <w:lang w:val="en-US"/>
        </w:rPr>
      </w:r>
      <w:r w:rsidR="00E36941" w:rsidRPr="006518C9">
        <w:rPr>
          <w:lang w:val="en-US"/>
        </w:rPr>
        <w:fldChar w:fldCharType="separate"/>
      </w:r>
      <w:r w:rsidR="003C46AF" w:rsidRPr="006518C9">
        <w:rPr>
          <w:lang w:val="en-US"/>
        </w:rPr>
        <w:t>5.2.4</w:t>
      </w:r>
      <w:r w:rsidR="00E36941" w:rsidRPr="006518C9">
        <w:rPr>
          <w:lang w:val="en-US"/>
        </w:rPr>
        <w:fldChar w:fldCharType="end"/>
      </w:r>
      <w:r w:rsidR="00E36941" w:rsidRPr="006518C9">
        <w:rPr>
          <w:lang w:val="en-US"/>
        </w:rPr>
        <w:t>)</w:t>
      </w:r>
      <w:r w:rsidR="00DA77B1" w:rsidRPr="006518C9">
        <w:rPr>
          <w:lang w:val="en-US"/>
        </w:rPr>
        <w:t xml:space="preserve">, </w:t>
      </w:r>
      <w:r w:rsidR="00F16019" w:rsidRPr="006518C9">
        <w:rPr>
          <w:i/>
          <w:lang w:val="en-US"/>
        </w:rPr>
        <w:t xml:space="preserve">de novo </w:t>
      </w:r>
      <w:r w:rsidR="00F16019" w:rsidRPr="006518C9">
        <w:rPr>
          <w:lang w:val="en-US"/>
        </w:rPr>
        <w:t xml:space="preserve">sequencing (Section </w:t>
      </w:r>
      <w:r w:rsidR="00F16019" w:rsidRPr="006518C9">
        <w:rPr>
          <w:lang w:val="en-US"/>
        </w:rPr>
        <w:fldChar w:fldCharType="begin"/>
      </w:r>
      <w:r w:rsidR="00F16019" w:rsidRPr="006518C9">
        <w:rPr>
          <w:lang w:val="en-US"/>
        </w:rPr>
        <w:instrText xml:space="preserve"> REF _Ref381196471 \r \h </w:instrText>
      </w:r>
      <w:r w:rsidR="000804F9" w:rsidRPr="006518C9">
        <w:rPr>
          <w:lang w:val="en-US"/>
        </w:rPr>
        <w:instrText xml:space="preserve"> \* MERGEFORMAT </w:instrText>
      </w:r>
      <w:r w:rsidR="00F16019" w:rsidRPr="006518C9">
        <w:rPr>
          <w:lang w:val="en-US"/>
        </w:rPr>
      </w:r>
      <w:r w:rsidR="00F16019" w:rsidRPr="006518C9">
        <w:rPr>
          <w:lang w:val="en-US"/>
        </w:rPr>
        <w:fldChar w:fldCharType="separate"/>
      </w:r>
      <w:r w:rsidR="003C46AF" w:rsidRPr="006518C9">
        <w:rPr>
          <w:lang w:val="en-US"/>
        </w:rPr>
        <w:t>5.2.2</w:t>
      </w:r>
      <w:r w:rsidR="00F16019" w:rsidRPr="006518C9">
        <w:rPr>
          <w:lang w:val="en-US"/>
        </w:rPr>
        <w:fldChar w:fldCharType="end"/>
      </w:r>
      <w:r w:rsidR="00F16019" w:rsidRPr="006518C9">
        <w:rPr>
          <w:lang w:val="en-US"/>
        </w:rPr>
        <w:t>)</w:t>
      </w:r>
      <w:r w:rsidR="00DA77B1" w:rsidRPr="006518C9">
        <w:rPr>
          <w:lang w:val="en-US"/>
        </w:rPr>
        <w:t xml:space="preserve"> and spectral library searches</w:t>
      </w:r>
      <w:r w:rsidR="000804F9" w:rsidRPr="006518C9">
        <w:rPr>
          <w:lang w:val="en-US"/>
        </w:rPr>
        <w:t xml:space="preserve"> (</w:t>
      </w:r>
      <w:r w:rsidR="000804F9" w:rsidRPr="006518C9">
        <w:rPr>
          <w:lang w:val="en-US"/>
        </w:rPr>
        <w:fldChar w:fldCharType="begin"/>
      </w:r>
      <w:r w:rsidR="000804F9" w:rsidRPr="006518C9">
        <w:rPr>
          <w:lang w:val="en-US"/>
        </w:rPr>
        <w:instrText xml:space="preserve"> REF _Ref450046411 \r \h </w:instrText>
      </w:r>
      <w:r w:rsidR="000804F9" w:rsidRPr="006518C9">
        <w:rPr>
          <w:lang w:val="en-US"/>
        </w:rPr>
      </w:r>
      <w:r w:rsidR="000804F9" w:rsidRPr="006518C9">
        <w:rPr>
          <w:lang w:val="en-US"/>
        </w:rPr>
        <w:fldChar w:fldCharType="separate"/>
      </w:r>
      <w:r w:rsidR="000804F9" w:rsidRPr="006518C9">
        <w:rPr>
          <w:lang w:val="en-US"/>
        </w:rPr>
        <w:t>5.2.3</w:t>
      </w:r>
      <w:r w:rsidR="000804F9" w:rsidRPr="006518C9">
        <w:rPr>
          <w:lang w:val="en-US"/>
        </w:rPr>
        <w:fldChar w:fldCharType="end"/>
      </w:r>
      <w:r w:rsidR="000804F9" w:rsidRPr="006518C9">
        <w:rPr>
          <w:lang w:val="en-US"/>
        </w:rPr>
        <w:t>)</w:t>
      </w:r>
      <w:r w:rsidR="00F16019" w:rsidRPr="006518C9">
        <w:rPr>
          <w:lang w:val="en-US"/>
        </w:rPr>
        <w:t xml:space="preserve">. </w:t>
      </w:r>
    </w:p>
    <w:p w14:paraId="533A4841" w14:textId="77777777" w:rsidR="00857454" w:rsidRPr="006518C9" w:rsidRDefault="00857454" w:rsidP="00466496">
      <w:pPr>
        <w:rPr>
          <w:lang w:val="en-US"/>
        </w:rPr>
      </w:pPr>
    </w:p>
    <w:p w14:paraId="7DF2D8B3" w14:textId="77777777" w:rsidR="000835AD" w:rsidRPr="006518C9" w:rsidRDefault="00857454" w:rsidP="00B151A4">
      <w:pPr>
        <w:jc w:val="both"/>
        <w:rPr>
          <w:b/>
          <w:lang w:val="en-US"/>
        </w:rPr>
      </w:pPr>
      <w:r w:rsidRPr="006518C9">
        <w:rPr>
          <w:lang w:val="en-US"/>
        </w:rPr>
        <w:t xml:space="preserve">Several new CV terms are now mandatory within the &lt;SpectrumIdentificationProtocol&gt; </w:t>
      </w:r>
      <w:r w:rsidR="00AF727F" w:rsidRPr="006518C9">
        <w:rPr>
          <w:lang w:val="en-US"/>
        </w:rPr>
        <w:t xml:space="preserve">element </w:t>
      </w:r>
      <w:r w:rsidRPr="006518C9">
        <w:rPr>
          <w:lang w:val="en-US"/>
        </w:rPr>
        <w:t>- enabling the new features to be differentiated and recognised automatically by processing software, as follows.</w:t>
      </w:r>
      <w:r w:rsidR="00C103BC" w:rsidRPr="006518C9">
        <w:rPr>
          <w:b/>
          <w:lang w:val="en-US"/>
        </w:rPr>
        <w:t xml:space="preserve"> </w:t>
      </w:r>
      <w:r w:rsidR="000835AD" w:rsidRPr="006518C9">
        <w:rPr>
          <w:b/>
          <w:lang w:val="en-US"/>
        </w:rPr>
        <w:t>1</w:t>
      </w:r>
      <w:r w:rsidR="00AF727F" w:rsidRPr="006518C9">
        <w:rPr>
          <w:b/>
          <w:lang w:val="en-US"/>
        </w:rPr>
        <w:t>…</w:t>
      </w:r>
      <w:r w:rsidR="000835AD" w:rsidRPr="006518C9">
        <w:rPr>
          <w:b/>
          <w:i/>
          <w:lang w:val="en-US"/>
        </w:rPr>
        <w:t>n</w:t>
      </w:r>
      <w:r w:rsidR="000835AD" w:rsidRPr="006518C9">
        <w:rPr>
          <w:b/>
          <w:lang w:val="en-US"/>
        </w:rPr>
        <w:t xml:space="preserve">  of the following terms MUST be present:</w:t>
      </w:r>
    </w:p>
    <w:p w14:paraId="68704B3A" w14:textId="77777777" w:rsidR="00C103BC" w:rsidRPr="006518C9" w:rsidRDefault="00C103BC" w:rsidP="00466496">
      <w:pPr>
        <w:rPr>
          <w:b/>
          <w:lang w:val="en-US"/>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rsidRPr="006518C9" w14:paraId="2272C712" w14:textId="77777777"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14:paraId="3702E82E" w14:textId="77777777" w:rsidR="00301214" w:rsidRPr="006518C9" w:rsidRDefault="00AF727F" w:rsidP="00466496">
            <w:pPr>
              <w:rPr>
                <w:b/>
                <w:bCs/>
                <w:lang w:val="en-US"/>
              </w:rPr>
            </w:pPr>
            <w:r w:rsidRPr="006518C9">
              <w:rPr>
                <w:b/>
                <w:bCs/>
                <w:lang w:val="en-US"/>
              </w:rPr>
              <w:t>CV t</w:t>
            </w:r>
            <w:r w:rsidR="00301214" w:rsidRPr="006518C9">
              <w:rPr>
                <w:b/>
                <w:bCs/>
                <w:lang w:val="en-US"/>
              </w:rPr>
              <w: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14:paraId="05920D13" w14:textId="77777777" w:rsidR="00301214" w:rsidRPr="006518C9" w:rsidRDefault="00301214" w:rsidP="00466496">
            <w:pPr>
              <w:rPr>
                <w:b/>
                <w:bCs/>
                <w:lang w:val="en-US"/>
              </w:rPr>
            </w:pPr>
            <w:r w:rsidRPr="006518C9">
              <w:rPr>
                <w:b/>
                <w:bCs/>
                <w:lang w:val="en-U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14:paraId="4F0C35A4" w14:textId="77777777" w:rsidR="00301214" w:rsidRPr="006518C9" w:rsidRDefault="00301214" w:rsidP="00466496">
            <w:pPr>
              <w:rPr>
                <w:b/>
                <w:bCs/>
                <w:lang w:val="en-US"/>
              </w:rPr>
            </w:pPr>
            <w:r w:rsidRPr="006518C9">
              <w:rPr>
                <w:b/>
                <w:bCs/>
                <w:lang w:val="en-US"/>
              </w:rPr>
              <w:t>Reference to section within this document</w:t>
            </w:r>
          </w:p>
        </w:tc>
      </w:tr>
      <w:tr w:rsidR="00301214" w:rsidRPr="006518C9" w14:paraId="73B68986"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84BC5FF" w14:textId="77777777" w:rsidR="00301214" w:rsidRPr="006518C9" w:rsidRDefault="00301214" w:rsidP="00071A7F">
            <w:pPr>
              <w:ind w:left="720" w:hanging="720"/>
              <w:rPr>
                <w:bCs/>
                <w:lang w:val="en-US"/>
              </w:rPr>
            </w:pPr>
            <w:r w:rsidRPr="006518C9">
              <w:rPr>
                <w:bCs/>
                <w:lang w:val="en-U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7DF793E9" w14:textId="77777777" w:rsidR="00301214" w:rsidRPr="006518C9" w:rsidRDefault="00301214" w:rsidP="00466496">
            <w:pPr>
              <w:rPr>
                <w:lang w:val="en-US"/>
              </w:rPr>
            </w:pPr>
            <w:r w:rsidRPr="006518C9">
              <w:rPr>
                <w:lang w:val="en-US"/>
              </w:rPr>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DF24E67"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_Ref409017290 \r \h </w:instrText>
            </w:r>
            <w:r w:rsidRPr="006518C9">
              <w:rPr>
                <w:lang w:val="en-US"/>
              </w:rPr>
            </w:r>
            <w:r w:rsidRPr="006518C9">
              <w:rPr>
                <w:lang w:val="en-US"/>
              </w:rPr>
              <w:fldChar w:fldCharType="separate"/>
            </w:r>
            <w:r w:rsidR="003C46AF" w:rsidRPr="006518C9">
              <w:rPr>
                <w:lang w:val="en-US"/>
              </w:rPr>
              <w:t>5.2.6</w:t>
            </w:r>
            <w:r w:rsidRPr="006518C9">
              <w:rPr>
                <w:lang w:val="en-US"/>
              </w:rPr>
              <w:fldChar w:fldCharType="end"/>
            </w:r>
          </w:p>
        </w:tc>
      </w:tr>
      <w:tr w:rsidR="00301214" w:rsidRPr="006518C9" w14:paraId="498BE892"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3CC6DE27" w14:textId="77777777" w:rsidR="00301214" w:rsidRPr="006518C9" w:rsidRDefault="00301214" w:rsidP="00466496">
            <w:pPr>
              <w:rPr>
                <w:bCs/>
                <w:lang w:val="en-US"/>
              </w:rPr>
            </w:pPr>
            <w:r w:rsidRPr="006518C9">
              <w:rPr>
                <w:bCs/>
                <w:lang w:val="en-U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34455D67" w14:textId="77777777" w:rsidR="00301214" w:rsidRPr="006518C9" w:rsidRDefault="00301214" w:rsidP="00466496">
            <w:pPr>
              <w:rPr>
                <w:lang w:val="en-US"/>
              </w:rPr>
            </w:pPr>
            <w:r w:rsidRPr="006518C9">
              <w:rPr>
                <w:lang w:val="en-US"/>
              </w:rPr>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641D0D16"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_Ref409017297 \r \h </w:instrText>
            </w:r>
            <w:r w:rsidRPr="006518C9">
              <w:rPr>
                <w:lang w:val="en-US"/>
              </w:rPr>
            </w:r>
            <w:r w:rsidRPr="006518C9">
              <w:rPr>
                <w:lang w:val="en-US"/>
              </w:rPr>
              <w:fldChar w:fldCharType="separate"/>
            </w:r>
            <w:r w:rsidR="003C46AF" w:rsidRPr="006518C9">
              <w:rPr>
                <w:lang w:val="en-US"/>
              </w:rPr>
              <w:t>5.2.7</w:t>
            </w:r>
            <w:r w:rsidRPr="006518C9">
              <w:rPr>
                <w:lang w:val="en-US"/>
              </w:rPr>
              <w:fldChar w:fldCharType="end"/>
            </w:r>
          </w:p>
        </w:tc>
      </w:tr>
      <w:tr w:rsidR="00301214" w:rsidRPr="006518C9" w14:paraId="0CFA4B91"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766123E" w14:textId="77777777" w:rsidR="00301214" w:rsidRPr="006518C9" w:rsidRDefault="00301214" w:rsidP="00466496">
            <w:pPr>
              <w:rPr>
                <w:bCs/>
                <w:lang w:val="en-US"/>
              </w:rPr>
            </w:pPr>
            <w:r w:rsidRPr="006518C9">
              <w:rPr>
                <w:bCs/>
                <w:lang w:val="en-U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1D688E6" w14:textId="77777777" w:rsidR="00301214" w:rsidRPr="006518C9" w:rsidRDefault="00301214" w:rsidP="00466496">
            <w:pPr>
              <w:rPr>
                <w:lang w:val="en-US"/>
              </w:rPr>
            </w:pPr>
            <w:r w:rsidRPr="006518C9">
              <w:rPr>
                <w:lang w:val="en-US"/>
              </w:rPr>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5E4EB81E" w14:textId="77777777" w:rsidR="00301214" w:rsidRPr="006518C9" w:rsidRDefault="00C37342" w:rsidP="00466496">
            <w:pPr>
              <w:rPr>
                <w:lang w:val="en-US"/>
              </w:rPr>
            </w:pPr>
            <w:r w:rsidRPr="006518C9">
              <w:rPr>
                <w:lang w:val="en-US"/>
              </w:rPr>
              <w:fldChar w:fldCharType="begin"/>
            </w:r>
            <w:r w:rsidRPr="006518C9">
              <w:rPr>
                <w:lang w:val="en-US"/>
              </w:rPr>
              <w:instrText xml:space="preserve"> REF _Ref359851738 \r \h </w:instrText>
            </w:r>
            <w:r w:rsidRPr="006518C9">
              <w:rPr>
                <w:lang w:val="en-US"/>
              </w:rPr>
            </w:r>
            <w:r w:rsidRPr="006518C9">
              <w:rPr>
                <w:lang w:val="en-US"/>
              </w:rPr>
              <w:fldChar w:fldCharType="separate"/>
            </w:r>
            <w:r w:rsidR="003C46AF" w:rsidRPr="006518C9">
              <w:rPr>
                <w:lang w:val="en-US"/>
              </w:rPr>
              <w:t>5.2.4</w:t>
            </w:r>
            <w:r w:rsidRPr="006518C9">
              <w:rPr>
                <w:lang w:val="en-US"/>
              </w:rPr>
              <w:fldChar w:fldCharType="end"/>
            </w:r>
          </w:p>
        </w:tc>
      </w:tr>
      <w:tr w:rsidR="00301214" w:rsidRPr="006518C9" w14:paraId="554231F8"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7931A608" w14:textId="77777777" w:rsidR="00301214" w:rsidRPr="006518C9" w:rsidRDefault="00301214" w:rsidP="00466496">
            <w:pPr>
              <w:rPr>
                <w:bCs/>
                <w:lang w:val="en-US"/>
              </w:rPr>
            </w:pPr>
            <w:r w:rsidRPr="006518C9">
              <w:rPr>
                <w:bCs/>
                <w:lang w:val="en-U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00BB6F21" w14:textId="77777777" w:rsidR="00301214" w:rsidRPr="006518C9" w:rsidRDefault="00301214" w:rsidP="00466496">
            <w:pPr>
              <w:rPr>
                <w:lang w:val="en-US"/>
              </w:rPr>
            </w:pPr>
            <w:r w:rsidRPr="006518C9">
              <w:rPr>
                <w:lang w:val="en-US"/>
              </w:rPr>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31A2FFF5"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_Ref409017323 \r \h </w:instrText>
            </w:r>
            <w:r w:rsidRPr="006518C9">
              <w:rPr>
                <w:lang w:val="en-US"/>
              </w:rPr>
            </w:r>
            <w:r w:rsidRPr="006518C9">
              <w:rPr>
                <w:lang w:val="en-US"/>
              </w:rPr>
              <w:fldChar w:fldCharType="separate"/>
            </w:r>
            <w:r w:rsidR="003C46AF" w:rsidRPr="006518C9">
              <w:rPr>
                <w:lang w:val="en-US"/>
              </w:rPr>
              <w:t>5.2.5</w:t>
            </w:r>
            <w:r w:rsidRPr="006518C9">
              <w:rPr>
                <w:lang w:val="en-US"/>
              </w:rPr>
              <w:fldChar w:fldCharType="end"/>
            </w:r>
          </w:p>
        </w:tc>
      </w:tr>
      <w:tr w:rsidR="00301214" w:rsidRPr="006518C9" w14:paraId="50ECCDE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6783E5E0" w14:textId="77777777" w:rsidR="00301214" w:rsidRPr="006518C9" w:rsidRDefault="00301214" w:rsidP="00466496">
            <w:pPr>
              <w:rPr>
                <w:bCs/>
                <w:lang w:val="en-US"/>
              </w:rPr>
            </w:pPr>
            <w:r w:rsidRPr="006518C9">
              <w:rPr>
                <w:bCs/>
                <w:lang w:val="en-U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A169E63" w14:textId="77777777" w:rsidR="00301214" w:rsidRPr="006518C9" w:rsidRDefault="00301214" w:rsidP="00466496">
            <w:pPr>
              <w:rPr>
                <w:lang w:val="en-US"/>
              </w:rPr>
            </w:pPr>
            <w:r w:rsidRPr="006518C9">
              <w:rPr>
                <w:lang w:val="en-US"/>
              </w:rPr>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60C717E6"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_Ref409017331 \r \h </w:instrText>
            </w:r>
            <w:r w:rsidRPr="006518C9">
              <w:rPr>
                <w:lang w:val="en-US"/>
              </w:rPr>
            </w:r>
            <w:r w:rsidRPr="006518C9">
              <w:rPr>
                <w:lang w:val="en-US"/>
              </w:rPr>
              <w:fldChar w:fldCharType="separate"/>
            </w:r>
            <w:r w:rsidR="003C46AF" w:rsidRPr="006518C9">
              <w:rPr>
                <w:lang w:val="en-US"/>
              </w:rPr>
              <w:t>5.2.8</w:t>
            </w:r>
            <w:r w:rsidRPr="006518C9">
              <w:rPr>
                <w:lang w:val="en-US"/>
              </w:rPr>
              <w:fldChar w:fldCharType="end"/>
            </w:r>
          </w:p>
        </w:tc>
      </w:tr>
      <w:tr w:rsidR="001C0CA0" w:rsidRPr="006518C9" w14:paraId="34E1BE19"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7A3568E" w14:textId="77777777" w:rsidR="001C0CA0" w:rsidRPr="006518C9" w:rsidRDefault="001C0CA0" w:rsidP="00466496">
            <w:pPr>
              <w:rPr>
                <w:bCs/>
                <w:lang w:val="en-US"/>
              </w:rPr>
            </w:pPr>
            <w:r w:rsidRPr="006518C9">
              <w:rPr>
                <w:bCs/>
                <w:lang w:val="en-U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03C5E4D" w14:textId="77777777" w:rsidR="001C0CA0" w:rsidRPr="006518C9" w:rsidRDefault="001C0CA0" w:rsidP="00466496">
            <w:pPr>
              <w:rPr>
                <w:lang w:val="en-US"/>
              </w:rPr>
            </w:pPr>
            <w:r w:rsidRPr="006518C9">
              <w:rPr>
                <w:lang w:val="en-US"/>
              </w:rPr>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66FA8C35" w14:textId="77777777" w:rsidR="001C0CA0" w:rsidRPr="006518C9" w:rsidRDefault="00EA3ABE" w:rsidP="00466496">
            <w:pPr>
              <w:rPr>
                <w:lang w:val="en-US"/>
              </w:rPr>
            </w:pPr>
            <w:r w:rsidRPr="006518C9">
              <w:rPr>
                <w:lang w:val="en-US"/>
              </w:rPr>
              <w:fldChar w:fldCharType="begin"/>
            </w:r>
            <w:r w:rsidRPr="006518C9">
              <w:rPr>
                <w:lang w:val="en-US"/>
              </w:rPr>
              <w:instrText xml:space="preserve"> REF _Ref381196471 \r \h </w:instrText>
            </w:r>
            <w:r w:rsidRPr="006518C9">
              <w:rPr>
                <w:lang w:val="en-US"/>
              </w:rPr>
            </w:r>
            <w:r w:rsidRPr="006518C9">
              <w:rPr>
                <w:lang w:val="en-US"/>
              </w:rPr>
              <w:fldChar w:fldCharType="separate"/>
            </w:r>
            <w:r w:rsidRPr="006518C9">
              <w:rPr>
                <w:lang w:val="en-US"/>
              </w:rPr>
              <w:t>5.2.2</w:t>
            </w:r>
            <w:r w:rsidRPr="006518C9">
              <w:rPr>
                <w:lang w:val="en-US"/>
              </w:rPr>
              <w:fldChar w:fldCharType="end"/>
            </w:r>
          </w:p>
        </w:tc>
      </w:tr>
      <w:tr w:rsidR="001C0CA0" w:rsidRPr="006518C9" w14:paraId="38AAA79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53468DB0" w14:textId="77777777" w:rsidR="001C0CA0" w:rsidRPr="006518C9" w:rsidRDefault="001C0CA0" w:rsidP="00466496">
            <w:pPr>
              <w:rPr>
                <w:bCs/>
                <w:lang w:val="en-US"/>
              </w:rPr>
            </w:pPr>
            <w:r w:rsidRPr="006518C9">
              <w:rPr>
                <w:bCs/>
                <w:lang w:val="en-U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54B67326" w14:textId="77777777" w:rsidR="001C0CA0" w:rsidRPr="006518C9" w:rsidRDefault="001C0CA0" w:rsidP="00466496">
            <w:pPr>
              <w:rPr>
                <w:lang w:val="en-US"/>
              </w:rPr>
            </w:pPr>
            <w:r w:rsidRPr="006518C9">
              <w:rPr>
                <w:lang w:val="en-US"/>
              </w:rPr>
              <w:t>MS:1001031</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766C6D51" w14:textId="77777777" w:rsidR="001C0CA0" w:rsidRPr="006518C9" w:rsidRDefault="00EA3ABE" w:rsidP="00466496">
            <w:pPr>
              <w:rPr>
                <w:lang w:val="en-US"/>
              </w:rPr>
            </w:pPr>
            <w:r w:rsidRPr="006518C9">
              <w:rPr>
                <w:lang w:val="en-US"/>
              </w:rPr>
              <w:fldChar w:fldCharType="begin"/>
            </w:r>
            <w:r w:rsidRPr="006518C9">
              <w:rPr>
                <w:lang w:val="en-US"/>
              </w:rPr>
              <w:instrText xml:space="preserve"> REF _Ref450046411 \r \h </w:instrText>
            </w:r>
            <w:r w:rsidRPr="006518C9">
              <w:rPr>
                <w:lang w:val="en-US"/>
              </w:rPr>
            </w:r>
            <w:r w:rsidRPr="006518C9">
              <w:rPr>
                <w:lang w:val="en-US"/>
              </w:rPr>
              <w:fldChar w:fldCharType="separate"/>
            </w:r>
            <w:r w:rsidRPr="006518C9">
              <w:rPr>
                <w:lang w:val="en-US"/>
              </w:rPr>
              <w:t>5.2.3</w:t>
            </w:r>
            <w:r w:rsidRPr="006518C9">
              <w:rPr>
                <w:lang w:val="en-US"/>
              </w:rPr>
              <w:fldChar w:fldCharType="end"/>
            </w:r>
          </w:p>
        </w:tc>
      </w:tr>
      <w:tr w:rsidR="00FF75C6" w:rsidRPr="006518C9" w14:paraId="52494EDB"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05EB82A8" w14:textId="77777777" w:rsidR="00FF75C6" w:rsidRPr="006518C9" w:rsidRDefault="00FF75C6" w:rsidP="00466496">
            <w:pPr>
              <w:rPr>
                <w:bCs/>
                <w:lang w:val="en-US"/>
              </w:rPr>
            </w:pPr>
            <w:r w:rsidRPr="006518C9">
              <w:rPr>
                <w:bCs/>
                <w:lang w:val="en-U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370008C0" w14:textId="77777777" w:rsidR="00FF75C6" w:rsidRPr="006518C9" w:rsidRDefault="001C0CA0" w:rsidP="00466496">
            <w:pPr>
              <w:rPr>
                <w:lang w:val="en-US"/>
              </w:rPr>
            </w:pPr>
            <w:r w:rsidRPr="006518C9">
              <w:rPr>
                <w:lang w:val="en-US"/>
              </w:rPr>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75C7D8D" w14:textId="77777777" w:rsidR="00FF75C6" w:rsidRPr="006518C9" w:rsidRDefault="00EA3ABE" w:rsidP="00466496">
            <w:pPr>
              <w:rPr>
                <w:lang w:val="en-US"/>
              </w:rPr>
            </w:pPr>
            <w:r w:rsidRPr="006518C9">
              <w:rPr>
                <w:lang w:val="en-US"/>
              </w:rPr>
              <w:fldChar w:fldCharType="begin"/>
            </w:r>
            <w:r w:rsidRPr="006518C9">
              <w:rPr>
                <w:lang w:val="en-US"/>
              </w:rPr>
              <w:instrText xml:space="preserve"> REF _Ref450046417 \r \h </w:instrText>
            </w:r>
            <w:r w:rsidRPr="006518C9">
              <w:rPr>
                <w:lang w:val="en-US"/>
              </w:rPr>
            </w:r>
            <w:r w:rsidRPr="006518C9">
              <w:rPr>
                <w:lang w:val="en-US"/>
              </w:rPr>
              <w:fldChar w:fldCharType="separate"/>
            </w:r>
            <w:r w:rsidRPr="006518C9">
              <w:rPr>
                <w:lang w:val="en-US"/>
              </w:rPr>
              <w:t>5.2.9</w:t>
            </w:r>
            <w:r w:rsidRPr="006518C9">
              <w:rPr>
                <w:lang w:val="en-US"/>
              </w:rPr>
              <w:fldChar w:fldCharType="end"/>
            </w:r>
          </w:p>
        </w:tc>
      </w:tr>
      <w:tr w:rsidR="00301214" w:rsidRPr="006518C9" w14:paraId="0BB35A57"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61631015" w14:textId="77777777" w:rsidR="00301214" w:rsidRPr="006518C9" w:rsidRDefault="00301214" w:rsidP="00466496">
            <w:pPr>
              <w:rPr>
                <w:bCs/>
                <w:lang w:val="en-US"/>
              </w:rPr>
            </w:pPr>
            <w:r w:rsidRPr="006518C9">
              <w:rPr>
                <w:bCs/>
                <w:lang w:val="en-U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306CDE61" w14:textId="77777777" w:rsidR="00301214" w:rsidRPr="006518C9" w:rsidRDefault="00301214" w:rsidP="00466496">
            <w:pPr>
              <w:rPr>
                <w:lang w:val="en-US"/>
              </w:rPr>
            </w:pPr>
            <w:r w:rsidRPr="006518C9">
              <w:rPr>
                <w:lang w:val="en-US"/>
              </w:rPr>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5B9C0687" w14:textId="77777777" w:rsidR="00301214" w:rsidRPr="006518C9" w:rsidRDefault="00C37342" w:rsidP="00466496">
            <w:pPr>
              <w:rPr>
                <w:lang w:val="en-US"/>
              </w:rPr>
            </w:pPr>
            <w:r w:rsidRPr="006518C9">
              <w:rPr>
                <w:lang w:val="en-US"/>
              </w:rPr>
              <w:t>Used to indicate that none of the above (new) features have been included in the file.</w:t>
            </w:r>
          </w:p>
        </w:tc>
      </w:tr>
    </w:tbl>
    <w:p w14:paraId="7A9D614B" w14:textId="77777777" w:rsidR="000835AD" w:rsidRPr="006518C9" w:rsidRDefault="0075640E" w:rsidP="0075640E">
      <w:pPr>
        <w:pStyle w:val="Caption"/>
        <w:rPr>
          <w:lang w:val="en-US"/>
        </w:rPr>
      </w:pPr>
      <w:r w:rsidRPr="006518C9">
        <w:rPr>
          <w:lang w:val="en-US"/>
        </w:rPr>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564707" w:rsidRPr="006518C9">
        <w:rPr>
          <w:noProof/>
          <w:lang w:val="en-US"/>
        </w:rPr>
        <w:t>1</w:t>
      </w:r>
      <w:r w:rsidR="00251338" w:rsidRPr="006518C9">
        <w:rPr>
          <w:noProof/>
          <w:lang w:val="en-US"/>
        </w:rPr>
        <w:fldChar w:fldCharType="end"/>
      </w:r>
      <w:r w:rsidRPr="006518C9">
        <w:rPr>
          <w:lang w:val="en-US"/>
        </w:rPr>
        <w:t xml:space="preserve"> </w:t>
      </w:r>
      <w:r w:rsidR="00C103BC" w:rsidRPr="006518C9">
        <w:rPr>
          <w:b w:val="0"/>
          <w:lang w:val="en-US"/>
        </w:rPr>
        <w:t>New CV terms now mandatory</w:t>
      </w:r>
      <w:r w:rsidR="00FF75C6" w:rsidRPr="006518C9">
        <w:rPr>
          <w:b w:val="0"/>
          <w:lang w:val="en-US"/>
        </w:rPr>
        <w:t xml:space="preserve"> (1.</w:t>
      </w:r>
      <w:r w:rsidR="00F73E11" w:rsidRPr="006518C9">
        <w:rPr>
          <w:b w:val="0"/>
          <w:lang w:val="en-US"/>
        </w:rPr>
        <w:t>.</w:t>
      </w:r>
      <w:r w:rsidR="00FF75C6" w:rsidRPr="006518C9">
        <w:rPr>
          <w:b w:val="0"/>
          <w:lang w:val="en-US"/>
        </w:rPr>
        <w:t>.</w:t>
      </w:r>
      <w:r w:rsidR="00FF75C6" w:rsidRPr="006518C9">
        <w:rPr>
          <w:b w:val="0"/>
          <w:i/>
          <w:lang w:val="en-US"/>
        </w:rPr>
        <w:t>n</w:t>
      </w:r>
      <w:r w:rsidR="00FF75C6" w:rsidRPr="006518C9">
        <w:rPr>
          <w:b w:val="0"/>
          <w:lang w:val="en-US"/>
        </w:rPr>
        <w:t xml:space="preserve"> terms MUST be present)</w:t>
      </w:r>
      <w:r w:rsidR="00C103BC" w:rsidRPr="006518C9">
        <w:rPr>
          <w:b w:val="0"/>
          <w:lang w:val="en-US"/>
        </w:rPr>
        <w:t xml:space="preserve"> within the</w:t>
      </w:r>
      <w:r w:rsidRPr="006518C9">
        <w:rPr>
          <w:b w:val="0"/>
          <w:lang w:val="en-US"/>
        </w:rPr>
        <w:t xml:space="preserve"> </w:t>
      </w:r>
      <w:r w:rsidR="00C103BC" w:rsidRPr="006518C9">
        <w:rPr>
          <w:b w:val="0"/>
          <w:lang w:val="en-US"/>
        </w:rPr>
        <w:t>&lt;SpectrumIdentificationProtocol&gt;</w:t>
      </w:r>
      <w:r w:rsidR="00F73E11" w:rsidRPr="006518C9">
        <w:rPr>
          <w:b w:val="0"/>
          <w:lang w:val="en-US"/>
        </w:rPr>
        <w:t xml:space="preserve"> element</w:t>
      </w:r>
      <w:r w:rsidR="00C103BC" w:rsidRPr="006518C9">
        <w:rPr>
          <w:b w:val="0"/>
          <w:lang w:val="en-US"/>
        </w:rPr>
        <w:t xml:space="preserve"> in mzIdentML 1.2.</w:t>
      </w:r>
      <w:r w:rsidR="00443F2D" w:rsidRPr="006518C9">
        <w:rPr>
          <w:b w:val="0"/>
          <w:lang w:val="en-US"/>
        </w:rPr>
        <w:t xml:space="preserve"> Terms “de novo search” and “spectral library search” MUST appear under the &lt;SearchType&gt; element. All other terms MUST appear under the &lt;AdditionalSearchParams&gt; element.</w:t>
      </w:r>
    </w:p>
    <w:p w14:paraId="02AA621A" w14:textId="77777777" w:rsidR="00873DE8" w:rsidRPr="006518C9" w:rsidRDefault="00873DE8" w:rsidP="00466496">
      <w:pPr>
        <w:rPr>
          <w:lang w:val="en-US"/>
        </w:rPr>
      </w:pPr>
    </w:p>
    <w:p w14:paraId="5D8229A1" w14:textId="77777777" w:rsidR="00202BF1" w:rsidRPr="006518C9" w:rsidRDefault="00202BF1" w:rsidP="00466496">
      <w:pPr>
        <w:rPr>
          <w:lang w:val="en-US"/>
        </w:rPr>
      </w:pPr>
    </w:p>
    <w:p w14:paraId="6583E971" w14:textId="77777777" w:rsidR="00637045" w:rsidRPr="006518C9" w:rsidRDefault="00402E77" w:rsidP="00466496">
      <w:pPr>
        <w:pStyle w:val="Heading1"/>
      </w:pPr>
      <w:bookmarkStart w:id="33" w:name="_Toc457214041"/>
      <w:r w:rsidRPr="006518C9">
        <w:t>Format scope and specific use cases</w:t>
      </w:r>
      <w:bookmarkEnd w:id="33"/>
    </w:p>
    <w:p w14:paraId="109F90BC" w14:textId="77777777" w:rsidR="002373B0" w:rsidRPr="006518C9" w:rsidRDefault="002373B0" w:rsidP="00466496">
      <w:pPr>
        <w:rPr>
          <w:lang w:val="en-US"/>
        </w:rPr>
      </w:pPr>
    </w:p>
    <w:p w14:paraId="5480395D" w14:textId="77777777" w:rsidR="008B6BE0" w:rsidRPr="006518C9" w:rsidRDefault="00F33978" w:rsidP="00466496">
      <w:pPr>
        <w:pStyle w:val="Heading3"/>
      </w:pPr>
      <w:bookmarkStart w:id="34" w:name="_Toc457214042"/>
      <w:r w:rsidRPr="006518C9">
        <w:t>Handling updates to the controlled vocabulary</w:t>
      </w:r>
      <w:bookmarkEnd w:id="34"/>
    </w:p>
    <w:p w14:paraId="5625800C" w14:textId="77777777" w:rsidR="00481062" w:rsidRPr="006518C9" w:rsidRDefault="009D6398" w:rsidP="000804F9">
      <w:pPr>
        <w:jc w:val="both"/>
        <w:rPr>
          <w:lang w:val="en-US"/>
        </w:rPr>
      </w:pPr>
      <w:r w:rsidRPr="006518C9">
        <w:rPr>
          <w:lang w:val="en-US"/>
        </w:rPr>
        <w:t xml:space="preserve">In brief, </w:t>
      </w:r>
      <w:r w:rsidR="003B40E4" w:rsidRPr="006518C9">
        <w:rPr>
          <w:lang w:val="en-US"/>
        </w:rPr>
        <w:t xml:space="preserve">when a new term is required, the file producers must contact the CV working group </w:t>
      </w:r>
      <w:r w:rsidR="003F7C1B" w:rsidRPr="006518C9">
        <w:rPr>
          <w:i/>
          <w:lang w:val="en-US"/>
        </w:rPr>
        <w:t>via</w:t>
      </w:r>
      <w:r w:rsidR="003F7C1B" w:rsidRPr="006518C9">
        <w:rPr>
          <w:lang w:val="en-US"/>
        </w:rPr>
        <w:t xml:space="preserve"> e-mail </w:t>
      </w:r>
      <w:r w:rsidR="00F73E11" w:rsidRPr="006518C9">
        <w:rPr>
          <w:lang w:val="en-US"/>
        </w:rPr>
        <w:t>(</w:t>
      </w:r>
      <w:hyperlink r:id="rId24" w:history="1">
        <w:r w:rsidR="00F73E11" w:rsidRPr="006518C9">
          <w:rPr>
            <w:rStyle w:val="Hyperlink"/>
            <w:lang w:val="en-US"/>
          </w:rPr>
          <w:t>psidev-ms-vocab@lists.sourceforge.net</w:t>
        </w:r>
      </w:hyperlink>
      <w:r w:rsidR="003F7C1B" w:rsidRPr="006518C9">
        <w:rPr>
          <w:lang w:val="en-US"/>
        </w:rPr>
        <w:t xml:space="preserve">) </w:t>
      </w:r>
      <w:r w:rsidR="003B40E4" w:rsidRPr="006518C9">
        <w:rPr>
          <w:lang w:val="en-US"/>
        </w:rPr>
        <w:t xml:space="preserve">and request the new term. </w:t>
      </w:r>
      <w:r w:rsidR="00EC44DB" w:rsidRPr="006518C9">
        <w:rPr>
          <w:lang w:val="en-US"/>
        </w:rPr>
        <w:t xml:space="preserve">It is anticipated that problems may arise if a consumer of the file </w:t>
      </w:r>
      <w:r w:rsidR="00B067EF" w:rsidRPr="006518C9">
        <w:rPr>
          <w:lang w:val="en-US"/>
        </w:rPr>
        <w:t>encounters a new CV term and they are not working from the latest version of the CV file.</w:t>
      </w:r>
      <w:r w:rsidR="009432A1" w:rsidRPr="006518C9">
        <w:rPr>
          <w:lang w:val="en-US"/>
        </w:rPr>
        <w:t xml:space="preserve"> </w:t>
      </w:r>
      <w:r w:rsidR="004D0FE2" w:rsidRPr="006518C9">
        <w:rPr>
          <w:lang w:val="en-US"/>
        </w:rPr>
        <w:t xml:space="preserve">It has been decided that rather than aim for a workaround to this issue, </w:t>
      </w:r>
      <w:r w:rsidR="00134123" w:rsidRPr="006518C9">
        <w:rPr>
          <w:lang w:val="en-US"/>
        </w:rPr>
        <w:t>it can be expected that data file consumers must ensure that the OBO file is up-to-date.</w:t>
      </w:r>
      <w:r w:rsidR="00B067EF" w:rsidRPr="006518C9">
        <w:rPr>
          <w:lang w:val="en-US"/>
        </w:rPr>
        <w:t xml:space="preserve"> </w:t>
      </w:r>
    </w:p>
    <w:p w14:paraId="77AE2F56" w14:textId="77777777" w:rsidR="00E24CA1" w:rsidRPr="006518C9" w:rsidRDefault="00E24CA1" w:rsidP="00466496">
      <w:pPr>
        <w:rPr>
          <w:lang w:val="en-US"/>
        </w:rPr>
      </w:pPr>
    </w:p>
    <w:p w14:paraId="705AF46B" w14:textId="6A3138A1" w:rsidR="00E24CA1" w:rsidRPr="006518C9" w:rsidRDefault="00E24CA1" w:rsidP="00466496">
      <w:pPr>
        <w:pStyle w:val="Heading3"/>
      </w:pPr>
      <w:bookmarkStart w:id="35" w:name="_Ref295297557"/>
      <w:bookmarkStart w:id="36" w:name="_Toc457214043"/>
      <w:del w:id="37" w:author="Jones, Andy" w:date="2017-01-09T13:25:00Z">
        <w:r w:rsidRPr="006518C9" w:rsidDel="00BD1AC9">
          <w:delText>Use of identifiers for input spectra to a search</w:delText>
        </w:r>
      </w:del>
      <w:bookmarkEnd w:id="35"/>
      <w:bookmarkEnd w:id="36"/>
      <w:ins w:id="38" w:author="Jones, Andy" w:date="2017-01-09T13:25:00Z">
        <w:r w:rsidR="00BD1AC9">
          <w:t>Identifying the input spectrum for each result</w:t>
        </w:r>
      </w:ins>
    </w:p>
    <w:p w14:paraId="6C5FA893" w14:textId="77777777" w:rsidR="00A67501" w:rsidRPr="006518C9" w:rsidRDefault="000E3951" w:rsidP="000804F9">
      <w:pPr>
        <w:jc w:val="both"/>
        <w:rPr>
          <w:lang w:val="en-US"/>
        </w:rPr>
      </w:pPr>
      <w:r w:rsidRPr="006518C9">
        <w:rPr>
          <w:lang w:val="en-US"/>
        </w:rPr>
        <w:t>A</w:t>
      </w:r>
      <w:r w:rsidR="00C708FC" w:rsidRPr="006518C9">
        <w:rPr>
          <w:lang w:val="en-US"/>
        </w:rPr>
        <w:t xml:space="preserve"> </w:t>
      </w:r>
      <w:r w:rsidR="00DA1E94" w:rsidRPr="006518C9">
        <w:rPr>
          <w:lang w:val="en-US"/>
        </w:rPr>
        <w:t>&lt;</w:t>
      </w:r>
      <w:r w:rsidR="00C708FC" w:rsidRPr="006518C9">
        <w:rPr>
          <w:lang w:val="en-US"/>
        </w:rPr>
        <w:t>SpectrumIdentificationResult</w:t>
      </w:r>
      <w:r w:rsidR="00DA1E94" w:rsidRPr="006518C9">
        <w:rPr>
          <w:lang w:val="en-US"/>
        </w:rPr>
        <w:t>&gt;</w:t>
      </w:r>
      <w:r w:rsidR="00C708FC" w:rsidRPr="006518C9">
        <w:rPr>
          <w:lang w:val="en-US"/>
        </w:rPr>
        <w:t xml:space="preserve"> is linked to the source spectrum</w:t>
      </w:r>
      <w:r w:rsidR="00F7723A" w:rsidRPr="006518C9">
        <w:rPr>
          <w:lang w:val="en-US"/>
        </w:rPr>
        <w:t xml:space="preserve"> (in an external file)</w:t>
      </w:r>
      <w:r w:rsidR="00C708FC" w:rsidRPr="006518C9">
        <w:rPr>
          <w:lang w:val="en-US"/>
        </w:rPr>
        <w:t xml:space="preserve"> from which the identifications are made by way of a reference</w:t>
      </w:r>
      <w:r w:rsidR="00D65EF2" w:rsidRPr="006518C9">
        <w:rPr>
          <w:lang w:val="en-US"/>
        </w:rPr>
        <w:t xml:space="preserve"> i</w:t>
      </w:r>
      <w:r w:rsidR="00C708FC" w:rsidRPr="006518C9">
        <w:rPr>
          <w:lang w:val="en-US"/>
        </w:rPr>
        <w:t>n the spectrumID attribute</w:t>
      </w:r>
      <w:r w:rsidR="00D87A2A" w:rsidRPr="006518C9">
        <w:rPr>
          <w:lang w:val="en-US"/>
        </w:rPr>
        <w:t xml:space="preserve"> </w:t>
      </w:r>
      <w:r w:rsidR="00F528CC" w:rsidRPr="006518C9">
        <w:rPr>
          <w:lang w:val="en-US"/>
        </w:rPr>
        <w:t xml:space="preserve">and </w:t>
      </w:r>
      <w:r w:rsidR="00F528CC" w:rsidRPr="006518C9">
        <w:rPr>
          <w:i/>
          <w:lang w:val="en-US"/>
        </w:rPr>
        <w:t>via</w:t>
      </w:r>
      <w:r w:rsidR="00D65EF2" w:rsidRPr="006518C9">
        <w:rPr>
          <w:lang w:val="en-US"/>
        </w:rPr>
        <w:t xml:space="preserve"> the </w:t>
      </w:r>
      <w:r w:rsidR="000B491A" w:rsidRPr="006518C9">
        <w:rPr>
          <w:lang w:val="en-US"/>
        </w:rPr>
        <w:t>&lt;</w:t>
      </w:r>
      <w:r w:rsidR="00D65EF2" w:rsidRPr="006518C9">
        <w:rPr>
          <w:lang w:val="en-US"/>
        </w:rPr>
        <w:t>SpectraData</w:t>
      </w:r>
      <w:r w:rsidR="000B491A" w:rsidRPr="006518C9">
        <w:rPr>
          <w:lang w:val="en-US"/>
        </w:rPr>
        <w:t>&gt;</w:t>
      </w:r>
      <w:r w:rsidR="00D65EF2" w:rsidRPr="006518C9">
        <w:rPr>
          <w:lang w:val="en-US"/>
        </w:rPr>
        <w:t xml:space="preserve"> element which </w:t>
      </w:r>
      <w:r w:rsidR="003925D3" w:rsidRPr="006518C9">
        <w:rPr>
          <w:lang w:val="en-US"/>
        </w:rPr>
        <w:t>stores the</w:t>
      </w:r>
      <w:r w:rsidR="00D65EF2" w:rsidRPr="006518C9">
        <w:rPr>
          <w:lang w:val="en-US"/>
        </w:rPr>
        <w:t xml:space="preserve"> URL</w:t>
      </w:r>
      <w:r w:rsidR="003925D3" w:rsidRPr="006518C9">
        <w:rPr>
          <w:lang w:val="en-US"/>
        </w:rPr>
        <w:t xml:space="preserve"> of the file</w:t>
      </w:r>
      <w:r w:rsidR="00D65EF2" w:rsidRPr="006518C9">
        <w:rPr>
          <w:lang w:val="en-US"/>
        </w:rPr>
        <w:t xml:space="preserve"> in the location attribute</w:t>
      </w:r>
      <w:r w:rsidR="00C708FC" w:rsidRPr="006518C9">
        <w:rPr>
          <w:lang w:val="en-US"/>
        </w:rPr>
        <w:t xml:space="preserve">. </w:t>
      </w:r>
      <w:r w:rsidR="00F7723A" w:rsidRPr="006518C9">
        <w:rPr>
          <w:lang w:val="en-US"/>
        </w:rPr>
        <w:t xml:space="preserve">It is advantageous if there is a consistent system for identifying spectra in different file formats. </w:t>
      </w:r>
      <w:r w:rsidR="00F81842" w:rsidRPr="006518C9">
        <w:rPr>
          <w:lang w:val="en-US"/>
        </w:rPr>
        <w:t xml:space="preserve">The following table is implemented in the </w:t>
      </w:r>
      <w:r w:rsidR="00687DF4" w:rsidRPr="006518C9">
        <w:rPr>
          <w:lang w:val="en-US"/>
        </w:rPr>
        <w:t xml:space="preserve">PSI-MS </w:t>
      </w:r>
      <w:r w:rsidR="00F81842" w:rsidRPr="006518C9">
        <w:rPr>
          <w:lang w:val="en-US"/>
        </w:rPr>
        <w:t>CV for providing consistent identifiers for different spectrum file formats</w:t>
      </w:r>
      <w:r w:rsidR="00F40BFF" w:rsidRPr="006518C9">
        <w:rPr>
          <w:lang w:val="en-US"/>
        </w:rPr>
        <w:t>.</w:t>
      </w:r>
      <w:r w:rsidR="00FD1372" w:rsidRPr="006518C9">
        <w:rPr>
          <w:lang w:val="en-US"/>
        </w:rPr>
        <w:t xml:space="preserve"> A CV term MUST be imported into the &lt;SpectraData&gt; element to demonstrate which system for identifying input spectra is being used in the spectrumID attribute of &lt;SpectrumIdentificationResult&gt;. </w:t>
      </w:r>
    </w:p>
    <w:p w14:paraId="2CD30B69" w14:textId="77777777" w:rsidR="002775BE" w:rsidRPr="006518C9" w:rsidRDefault="002775BE" w:rsidP="000804F9">
      <w:pPr>
        <w:jc w:val="both"/>
        <w:rPr>
          <w:lang w:val="en-US"/>
        </w:rPr>
      </w:pPr>
    </w:p>
    <w:p w14:paraId="3769864C" w14:textId="77777777" w:rsidR="002775BE" w:rsidRPr="006518C9" w:rsidRDefault="002775BE" w:rsidP="000804F9">
      <w:pPr>
        <w:jc w:val="both"/>
        <w:rPr>
          <w:i/>
          <w:lang w:val="en-US"/>
        </w:rPr>
      </w:pPr>
      <w:r w:rsidRPr="006518C9">
        <w:rPr>
          <w:i/>
          <w:lang w:val="en-US"/>
        </w:rPr>
        <w:t>It is encouraged but not mandatory that a valid mzIdentML file is accompanied by the set of spectr</w:t>
      </w:r>
      <w:r w:rsidR="005F4314" w:rsidRPr="006518C9">
        <w:rPr>
          <w:i/>
          <w:lang w:val="en-US"/>
        </w:rPr>
        <w:t>a</w:t>
      </w:r>
      <w:r w:rsidRPr="006518C9">
        <w:rPr>
          <w:i/>
          <w:lang w:val="en-US"/>
        </w:rPr>
        <w:t xml:space="preserve"> that w</w:t>
      </w:r>
      <w:r w:rsidR="005F4314" w:rsidRPr="006518C9">
        <w:rPr>
          <w:i/>
          <w:lang w:val="en-US"/>
        </w:rPr>
        <w:t>ere</w:t>
      </w:r>
      <w:r w:rsidRPr="006518C9">
        <w:rPr>
          <w:i/>
          <w:lang w:val="en-US"/>
        </w:rPr>
        <w:t xml:space="preserve"> searched.</w:t>
      </w:r>
      <w:r w:rsidRPr="006518C9">
        <w:rPr>
          <w:lang w:val="en-US"/>
        </w:rPr>
        <w:t xml:space="preserve"> It is acknowledged that in many cases it will be useful to have an mzIdentML file and the input spectra </w:t>
      </w:r>
      <w:r w:rsidRPr="006518C9">
        <w:rPr>
          <w:lang w:val="en-US"/>
        </w:rPr>
        <w:lastRenderedPageBreak/>
        <w:t>together, there are practical problems processing such data depending on the spectrum file format</w:t>
      </w:r>
      <w:r w:rsidR="00F73E11" w:rsidRPr="006518C9">
        <w:rPr>
          <w:lang w:val="en-US"/>
        </w:rPr>
        <w:t xml:space="preserve"> (e.g. in case of proprietary formats)</w:t>
      </w:r>
      <w:r w:rsidRPr="006518C9">
        <w:rPr>
          <w:lang w:val="en-US"/>
        </w:rPr>
        <w:t>, and cases where an mzIdentML is useful even if the spectra data is not available.</w:t>
      </w:r>
    </w:p>
    <w:p w14:paraId="6651F291" w14:textId="77777777" w:rsidR="00A67501" w:rsidRPr="006518C9" w:rsidRDefault="00A67501" w:rsidP="00466496">
      <w:pPr>
        <w:rPr>
          <w:i/>
          <w:lang w:val="en-US"/>
        </w:rPr>
      </w:pPr>
    </w:p>
    <w:p w14:paraId="70D38029" w14:textId="77777777" w:rsidR="00A67501" w:rsidRPr="006518C9" w:rsidRDefault="00A67501" w:rsidP="00B151A4">
      <w:pPr>
        <w:jc w:val="both"/>
        <w:rPr>
          <w:b/>
          <w:lang w:val="en-US"/>
        </w:rPr>
      </w:pPr>
      <w:r w:rsidRPr="006518C9">
        <w:rPr>
          <w:b/>
          <w:lang w:val="en-US"/>
        </w:rPr>
        <w:t>Update in version 1.</w:t>
      </w:r>
      <w:r w:rsidR="00917732" w:rsidRPr="006518C9">
        <w:rPr>
          <w:b/>
          <w:lang w:val="en-US"/>
        </w:rPr>
        <w:t>2</w:t>
      </w:r>
      <w:r w:rsidRPr="006518C9">
        <w:rPr>
          <w:b/>
          <w:lang w:val="en-US"/>
        </w:rPr>
        <w:t>:</w:t>
      </w:r>
    </w:p>
    <w:p w14:paraId="7CE89CC7" w14:textId="77777777" w:rsidR="00E24CA1" w:rsidRPr="006518C9" w:rsidRDefault="00A67501" w:rsidP="00B151A4">
      <w:pPr>
        <w:jc w:val="both"/>
        <w:rPr>
          <w:lang w:val="en-US"/>
        </w:rPr>
      </w:pPr>
      <w:r w:rsidRPr="006518C9">
        <w:rPr>
          <w:lang w:val="en-US"/>
        </w:rPr>
        <w:t>Version 1.1.0 of the specification document states “t</w:t>
      </w:r>
      <w:r w:rsidR="00F40BFF" w:rsidRPr="006518C9">
        <w:rPr>
          <w:lang w:val="en-US"/>
        </w:rPr>
        <w:t>he CV holds the definite specification for legal encodings of spectrumID value</w:t>
      </w:r>
      <w:r w:rsidR="00C61416" w:rsidRPr="006518C9">
        <w:rPr>
          <w:lang w:val="en-US"/>
        </w:rPr>
        <w:t>s”. In version 1.</w:t>
      </w:r>
      <w:r w:rsidR="00917732" w:rsidRPr="006518C9">
        <w:rPr>
          <w:lang w:val="en-US"/>
        </w:rPr>
        <w:t>2</w:t>
      </w:r>
      <w:r w:rsidR="00C61416" w:rsidRPr="006518C9">
        <w:rPr>
          <w:lang w:val="en-US"/>
        </w:rPr>
        <w:t>, the only legal ways of referencing a spectrum identification format are provided below in Table 1. Any new spectral formats that cannot fit into this schema require an update to this</w:t>
      </w:r>
      <w:r w:rsidR="00144D4C" w:rsidRPr="006518C9">
        <w:rPr>
          <w:lang w:val="en-US"/>
        </w:rPr>
        <w:t xml:space="preserve"> document.</w:t>
      </w:r>
    </w:p>
    <w:p w14:paraId="02D3701D" w14:textId="77777777" w:rsidR="00A67501" w:rsidRPr="006518C9" w:rsidRDefault="00A67501" w:rsidP="00466496">
      <w:pPr>
        <w:rPr>
          <w:i/>
          <w:lang w:val="en-US"/>
        </w:rPr>
      </w:pPr>
    </w:p>
    <w:p w14:paraId="0480B8B8" w14:textId="77777777" w:rsidR="00A67501" w:rsidRPr="006518C9" w:rsidRDefault="00A67501"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6518C9" w14:paraId="28D2F46A" w14:textId="77777777" w:rsidTr="000F55FF">
        <w:trPr>
          <w:trHeight w:val="308"/>
        </w:trPr>
        <w:tc>
          <w:tcPr>
            <w:tcW w:w="1351" w:type="dxa"/>
            <w:noWrap/>
          </w:tcPr>
          <w:p w14:paraId="593B1674" w14:textId="77777777" w:rsidR="00535DF3" w:rsidRPr="006518C9" w:rsidRDefault="00535DF3" w:rsidP="000F55FF">
            <w:pPr>
              <w:rPr>
                <w:rFonts w:cs="Arial"/>
                <w:b/>
                <w:color w:val="000000"/>
                <w:lang w:val="en-US"/>
              </w:rPr>
            </w:pPr>
            <w:r w:rsidRPr="006518C9">
              <w:rPr>
                <w:rFonts w:cs="Arial"/>
                <w:b/>
                <w:color w:val="000000"/>
                <w:lang w:val="en-US"/>
              </w:rPr>
              <w:t>ID</w:t>
            </w:r>
          </w:p>
        </w:tc>
        <w:tc>
          <w:tcPr>
            <w:tcW w:w="1473" w:type="dxa"/>
            <w:noWrap/>
          </w:tcPr>
          <w:p w14:paraId="4AD94609" w14:textId="77777777" w:rsidR="00535DF3" w:rsidRPr="006518C9" w:rsidRDefault="00535DF3" w:rsidP="000F55FF">
            <w:pPr>
              <w:rPr>
                <w:rFonts w:cs="Arial"/>
                <w:b/>
                <w:color w:val="000000"/>
                <w:lang w:val="en-US"/>
              </w:rPr>
            </w:pPr>
            <w:r w:rsidRPr="006518C9">
              <w:rPr>
                <w:rFonts w:cs="Arial"/>
                <w:b/>
                <w:color w:val="000000"/>
                <w:lang w:val="en-US"/>
              </w:rPr>
              <w:t>Term</w:t>
            </w:r>
          </w:p>
        </w:tc>
        <w:tc>
          <w:tcPr>
            <w:tcW w:w="3805" w:type="dxa"/>
            <w:noWrap/>
          </w:tcPr>
          <w:p w14:paraId="0C609307" w14:textId="77777777" w:rsidR="00535DF3" w:rsidRPr="006518C9" w:rsidRDefault="00535DF3" w:rsidP="000F55FF">
            <w:pPr>
              <w:rPr>
                <w:rFonts w:cs="Arial"/>
                <w:b/>
                <w:color w:val="000000"/>
                <w:lang w:val="en-US"/>
              </w:rPr>
            </w:pPr>
            <w:r w:rsidRPr="006518C9">
              <w:rPr>
                <w:rFonts w:cs="Arial"/>
                <w:b/>
                <w:color w:val="000000"/>
                <w:lang w:val="en-US"/>
              </w:rPr>
              <w:t>Data type</w:t>
            </w:r>
          </w:p>
        </w:tc>
        <w:tc>
          <w:tcPr>
            <w:tcW w:w="3447" w:type="dxa"/>
            <w:noWrap/>
          </w:tcPr>
          <w:p w14:paraId="6FF51928" w14:textId="77777777" w:rsidR="00535DF3" w:rsidRPr="006518C9" w:rsidRDefault="00535DF3" w:rsidP="000F55FF">
            <w:pPr>
              <w:rPr>
                <w:rFonts w:cs="Arial"/>
                <w:b/>
                <w:color w:val="000000"/>
                <w:lang w:val="en-US"/>
              </w:rPr>
            </w:pPr>
            <w:r w:rsidRPr="006518C9">
              <w:rPr>
                <w:rFonts w:cs="Arial"/>
                <w:b/>
                <w:color w:val="000000"/>
                <w:lang w:val="en-US"/>
              </w:rPr>
              <w:t>Comment</w:t>
            </w:r>
          </w:p>
        </w:tc>
      </w:tr>
      <w:tr w:rsidR="00535DF3" w:rsidRPr="006518C9" w14:paraId="09A937F4" w14:textId="77777777" w:rsidTr="000F55FF">
        <w:trPr>
          <w:trHeight w:val="308"/>
        </w:trPr>
        <w:tc>
          <w:tcPr>
            <w:tcW w:w="1351" w:type="dxa"/>
            <w:noWrap/>
          </w:tcPr>
          <w:p w14:paraId="3FF75B1A" w14:textId="77777777" w:rsidR="00535DF3" w:rsidRPr="006518C9" w:rsidRDefault="00535DF3" w:rsidP="000F55FF">
            <w:pPr>
              <w:rPr>
                <w:rFonts w:cs="Arial"/>
                <w:color w:val="000000"/>
                <w:lang w:val="en-US"/>
              </w:rPr>
            </w:pPr>
            <w:r w:rsidRPr="006518C9">
              <w:rPr>
                <w:rFonts w:cs="Arial"/>
                <w:color w:val="000000"/>
                <w:lang w:val="en-US"/>
              </w:rPr>
              <w:t>MS:1000768</w:t>
            </w:r>
          </w:p>
        </w:tc>
        <w:tc>
          <w:tcPr>
            <w:tcW w:w="1473" w:type="dxa"/>
            <w:noWrap/>
          </w:tcPr>
          <w:p w14:paraId="0F6ED10F" w14:textId="77777777" w:rsidR="00535DF3" w:rsidRPr="006518C9" w:rsidRDefault="00535DF3" w:rsidP="000F55FF">
            <w:pPr>
              <w:rPr>
                <w:rFonts w:cs="Arial"/>
                <w:color w:val="000000"/>
                <w:lang w:val="en-US"/>
              </w:rPr>
            </w:pPr>
            <w:r w:rsidRPr="006518C9">
              <w:rPr>
                <w:rFonts w:cs="Arial"/>
                <w:color w:val="000000"/>
                <w:lang w:val="en-US"/>
              </w:rPr>
              <w:t>Thermo nativeID format</w:t>
            </w:r>
          </w:p>
        </w:tc>
        <w:tc>
          <w:tcPr>
            <w:tcW w:w="3805" w:type="dxa"/>
            <w:noWrap/>
          </w:tcPr>
          <w:p w14:paraId="2956F368" w14:textId="77777777" w:rsidR="00535DF3" w:rsidRPr="006518C9" w:rsidRDefault="00535DF3" w:rsidP="000F55FF">
            <w:pPr>
              <w:rPr>
                <w:rFonts w:cs="Arial"/>
                <w:color w:val="000000"/>
                <w:lang w:val="en-US"/>
              </w:rPr>
            </w:pPr>
            <w:r w:rsidRPr="006518C9">
              <w:rPr>
                <w:rFonts w:cs="Arial"/>
                <w:color w:val="000000"/>
                <w:lang w:val="en-US"/>
              </w:rPr>
              <w:t>controllerType=xsd:nonNegativeInteger controllerNumber=xsd:positiveI</w:t>
            </w:r>
            <w:r w:rsidR="00261A15" w:rsidRPr="006518C9">
              <w:rPr>
                <w:rFonts w:cs="Arial"/>
                <w:color w:val="000000"/>
                <w:lang w:val="en-US"/>
              </w:rPr>
              <w:t>nteger scan=xsd:positiveInteger</w:t>
            </w:r>
          </w:p>
          <w:p w14:paraId="07C4B726" w14:textId="77777777" w:rsidR="00535DF3" w:rsidRPr="006518C9" w:rsidRDefault="00535DF3" w:rsidP="000F55FF">
            <w:pPr>
              <w:rPr>
                <w:rFonts w:cs="Arial"/>
                <w:color w:val="000000"/>
                <w:lang w:val="en-US"/>
              </w:rPr>
            </w:pPr>
          </w:p>
        </w:tc>
        <w:tc>
          <w:tcPr>
            <w:tcW w:w="3447" w:type="dxa"/>
            <w:noWrap/>
          </w:tcPr>
          <w:p w14:paraId="20B2E288" w14:textId="77777777" w:rsidR="00535DF3" w:rsidRPr="006518C9" w:rsidRDefault="00535DF3" w:rsidP="000F55FF">
            <w:pPr>
              <w:rPr>
                <w:rFonts w:cs="Arial"/>
                <w:color w:val="000000"/>
                <w:lang w:val="en-US"/>
              </w:rPr>
            </w:pPr>
            <w:r w:rsidRPr="006518C9">
              <w:rPr>
                <w:rFonts w:cs="Arial"/>
                <w:color w:val="000000"/>
                <w:lang w:val="en-US"/>
              </w:rPr>
              <w:t>controller=0 is usually the mass spectrometer</w:t>
            </w:r>
            <w:r w:rsidR="00261A15" w:rsidRPr="006518C9">
              <w:rPr>
                <w:rFonts w:cs="Arial"/>
                <w:color w:val="000000"/>
                <w:lang w:val="en-US"/>
              </w:rPr>
              <w:t>. Space-separated values.</w:t>
            </w:r>
          </w:p>
        </w:tc>
      </w:tr>
      <w:tr w:rsidR="00535DF3" w:rsidRPr="006518C9" w14:paraId="055BF3EA" w14:textId="77777777" w:rsidTr="000F55FF">
        <w:trPr>
          <w:trHeight w:val="308"/>
        </w:trPr>
        <w:tc>
          <w:tcPr>
            <w:tcW w:w="1351" w:type="dxa"/>
            <w:noWrap/>
          </w:tcPr>
          <w:p w14:paraId="3BD43620" w14:textId="77777777" w:rsidR="00535DF3" w:rsidRPr="006518C9" w:rsidRDefault="00535DF3" w:rsidP="000F55FF">
            <w:pPr>
              <w:rPr>
                <w:rFonts w:cs="Arial"/>
                <w:color w:val="000000"/>
                <w:lang w:val="en-US"/>
              </w:rPr>
            </w:pPr>
            <w:r w:rsidRPr="006518C9">
              <w:rPr>
                <w:rFonts w:cs="Arial"/>
                <w:color w:val="000000"/>
                <w:lang w:val="en-US"/>
              </w:rPr>
              <w:t>MS:1000769</w:t>
            </w:r>
          </w:p>
        </w:tc>
        <w:tc>
          <w:tcPr>
            <w:tcW w:w="1473" w:type="dxa"/>
            <w:noWrap/>
          </w:tcPr>
          <w:p w14:paraId="572D4317" w14:textId="77777777" w:rsidR="00535DF3" w:rsidRPr="006518C9" w:rsidRDefault="00535DF3" w:rsidP="000F55FF">
            <w:pPr>
              <w:rPr>
                <w:rFonts w:cs="Arial"/>
                <w:color w:val="000000"/>
                <w:lang w:val="en-US"/>
              </w:rPr>
            </w:pPr>
            <w:r w:rsidRPr="006518C9">
              <w:rPr>
                <w:rFonts w:cs="Arial"/>
                <w:color w:val="000000"/>
                <w:lang w:val="en-US"/>
              </w:rPr>
              <w:t>Waters nativeID format</w:t>
            </w:r>
          </w:p>
        </w:tc>
        <w:tc>
          <w:tcPr>
            <w:tcW w:w="3805" w:type="dxa"/>
            <w:noWrap/>
          </w:tcPr>
          <w:p w14:paraId="7E739E8C" w14:textId="77777777" w:rsidR="00535DF3" w:rsidRPr="006518C9" w:rsidRDefault="00535DF3" w:rsidP="000F55FF">
            <w:pPr>
              <w:rPr>
                <w:rFonts w:cs="Arial"/>
                <w:color w:val="000000"/>
                <w:lang w:val="en-US"/>
              </w:rPr>
            </w:pPr>
            <w:r w:rsidRPr="006518C9">
              <w:rPr>
                <w:rFonts w:cs="Arial"/>
                <w:color w:val="000000"/>
                <w:lang w:val="en-US"/>
              </w:rPr>
              <w:t>function=xsd:positiveInteger process=xsd:nonNegativeInteger scan=xsd:nonNegativeInteger</w:t>
            </w:r>
          </w:p>
        </w:tc>
        <w:tc>
          <w:tcPr>
            <w:tcW w:w="3447" w:type="dxa"/>
          </w:tcPr>
          <w:p w14:paraId="34964EDB" w14:textId="77777777" w:rsidR="00535DF3" w:rsidRPr="006518C9" w:rsidRDefault="006A4610" w:rsidP="000F55FF">
            <w:pPr>
              <w:rPr>
                <w:rFonts w:cs="Arial"/>
                <w:color w:val="000000"/>
                <w:lang w:val="en-US"/>
              </w:rPr>
            </w:pPr>
            <w:r w:rsidRPr="006518C9">
              <w:rPr>
                <w:rFonts w:cs="Arial"/>
                <w:color w:val="000000"/>
                <w:lang w:val="en-US"/>
              </w:rPr>
              <w:t>Space-separated values.</w:t>
            </w:r>
          </w:p>
        </w:tc>
      </w:tr>
      <w:tr w:rsidR="00535DF3" w:rsidRPr="006518C9" w14:paraId="55FD1D59" w14:textId="77777777" w:rsidTr="000F55FF">
        <w:trPr>
          <w:trHeight w:val="308"/>
        </w:trPr>
        <w:tc>
          <w:tcPr>
            <w:tcW w:w="1351" w:type="dxa"/>
            <w:noWrap/>
          </w:tcPr>
          <w:p w14:paraId="33A90F02" w14:textId="77777777" w:rsidR="00535DF3" w:rsidRPr="006518C9" w:rsidRDefault="00535DF3" w:rsidP="000F55FF">
            <w:pPr>
              <w:rPr>
                <w:rFonts w:cs="Arial"/>
                <w:color w:val="000000"/>
                <w:lang w:val="en-US"/>
              </w:rPr>
            </w:pPr>
            <w:r w:rsidRPr="006518C9">
              <w:rPr>
                <w:rFonts w:cs="Arial"/>
                <w:color w:val="000000"/>
                <w:lang w:val="en-US"/>
              </w:rPr>
              <w:t>MS:1000770</w:t>
            </w:r>
          </w:p>
        </w:tc>
        <w:tc>
          <w:tcPr>
            <w:tcW w:w="1473" w:type="dxa"/>
            <w:noWrap/>
          </w:tcPr>
          <w:p w14:paraId="77B17FA3" w14:textId="77777777" w:rsidR="00535DF3" w:rsidRPr="006518C9" w:rsidRDefault="00535DF3" w:rsidP="000F55FF">
            <w:pPr>
              <w:rPr>
                <w:rFonts w:cs="Arial"/>
                <w:color w:val="000000"/>
                <w:lang w:val="en-US"/>
              </w:rPr>
            </w:pPr>
            <w:r w:rsidRPr="006518C9">
              <w:rPr>
                <w:rFonts w:cs="Arial"/>
                <w:color w:val="000000"/>
                <w:lang w:val="en-US"/>
              </w:rPr>
              <w:t>WIFF nativeID format</w:t>
            </w:r>
          </w:p>
        </w:tc>
        <w:tc>
          <w:tcPr>
            <w:tcW w:w="3805" w:type="dxa"/>
            <w:noWrap/>
          </w:tcPr>
          <w:p w14:paraId="6F7A8E18" w14:textId="77777777" w:rsidR="00535DF3" w:rsidRPr="006518C9" w:rsidRDefault="00535DF3" w:rsidP="000F55FF">
            <w:pPr>
              <w:rPr>
                <w:rFonts w:cs="Arial"/>
                <w:color w:val="000000"/>
                <w:lang w:val="en-US"/>
              </w:rPr>
            </w:pPr>
            <w:r w:rsidRPr="006518C9">
              <w:rPr>
                <w:rFonts w:cs="Arial"/>
                <w:color w:val="000000"/>
                <w:lang w:val="en-US"/>
              </w:rPr>
              <w:t>sample=xsd:nonNegativeInteger period=xsd:nonNegativeInteger cycle=xsd:nonNegativeInteger experiment=xsd:nonNegativeInteger</w:t>
            </w:r>
          </w:p>
        </w:tc>
        <w:tc>
          <w:tcPr>
            <w:tcW w:w="3447" w:type="dxa"/>
          </w:tcPr>
          <w:p w14:paraId="4BAA0E8D" w14:textId="77777777" w:rsidR="00535DF3" w:rsidRPr="006518C9" w:rsidRDefault="00261A15" w:rsidP="000F55FF">
            <w:pPr>
              <w:rPr>
                <w:rFonts w:cs="Arial"/>
                <w:color w:val="000000"/>
                <w:lang w:val="en-US"/>
              </w:rPr>
            </w:pPr>
            <w:r w:rsidRPr="006518C9">
              <w:rPr>
                <w:rFonts w:cs="Arial"/>
                <w:color w:val="000000"/>
                <w:lang w:val="en-US"/>
              </w:rPr>
              <w:t>Space-separated values.</w:t>
            </w:r>
          </w:p>
        </w:tc>
      </w:tr>
      <w:tr w:rsidR="00535DF3" w:rsidRPr="006518C9" w14:paraId="5B8F5D79" w14:textId="77777777" w:rsidTr="000F55FF">
        <w:trPr>
          <w:trHeight w:val="308"/>
        </w:trPr>
        <w:tc>
          <w:tcPr>
            <w:tcW w:w="1351" w:type="dxa"/>
            <w:noWrap/>
          </w:tcPr>
          <w:p w14:paraId="6A5BCF46" w14:textId="77777777" w:rsidR="00535DF3" w:rsidRPr="006518C9" w:rsidRDefault="00535DF3" w:rsidP="000F55FF">
            <w:pPr>
              <w:rPr>
                <w:rFonts w:cs="Arial"/>
                <w:color w:val="000000"/>
                <w:lang w:val="en-US"/>
              </w:rPr>
            </w:pPr>
            <w:r w:rsidRPr="006518C9">
              <w:rPr>
                <w:rFonts w:cs="Arial"/>
                <w:color w:val="000000"/>
                <w:lang w:val="en-US"/>
              </w:rPr>
              <w:t>MS:1000771</w:t>
            </w:r>
          </w:p>
        </w:tc>
        <w:tc>
          <w:tcPr>
            <w:tcW w:w="1473" w:type="dxa"/>
            <w:noWrap/>
          </w:tcPr>
          <w:p w14:paraId="5F2B9881" w14:textId="77777777" w:rsidR="00535DF3" w:rsidRPr="006518C9" w:rsidRDefault="00535DF3" w:rsidP="000F55FF">
            <w:pPr>
              <w:rPr>
                <w:rFonts w:cs="Arial"/>
                <w:color w:val="000000"/>
                <w:lang w:val="en-US"/>
              </w:rPr>
            </w:pPr>
            <w:r w:rsidRPr="006518C9">
              <w:rPr>
                <w:rFonts w:cs="Arial"/>
                <w:color w:val="000000"/>
                <w:lang w:val="en-US"/>
              </w:rPr>
              <w:t>Bruker/Agilent YEP nativeID format</w:t>
            </w:r>
          </w:p>
        </w:tc>
        <w:tc>
          <w:tcPr>
            <w:tcW w:w="3805" w:type="dxa"/>
            <w:noWrap/>
          </w:tcPr>
          <w:p w14:paraId="2686722B"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tcPr>
          <w:p w14:paraId="0ED6A547" w14:textId="77777777" w:rsidR="00535DF3" w:rsidRPr="006518C9" w:rsidRDefault="00535DF3" w:rsidP="000F55FF">
            <w:pPr>
              <w:rPr>
                <w:rFonts w:cs="Arial"/>
                <w:color w:val="000000"/>
                <w:lang w:val="en-US"/>
              </w:rPr>
            </w:pPr>
          </w:p>
        </w:tc>
      </w:tr>
      <w:tr w:rsidR="00535DF3" w:rsidRPr="006518C9" w14:paraId="07067F6A" w14:textId="77777777" w:rsidTr="000F55FF">
        <w:trPr>
          <w:trHeight w:val="308"/>
        </w:trPr>
        <w:tc>
          <w:tcPr>
            <w:tcW w:w="1351" w:type="dxa"/>
            <w:noWrap/>
          </w:tcPr>
          <w:p w14:paraId="2601CC24" w14:textId="77777777" w:rsidR="00535DF3" w:rsidRPr="006518C9" w:rsidRDefault="00535DF3" w:rsidP="000F55FF">
            <w:pPr>
              <w:rPr>
                <w:rFonts w:cs="Arial"/>
                <w:color w:val="000000"/>
                <w:lang w:val="en-US"/>
              </w:rPr>
            </w:pPr>
            <w:r w:rsidRPr="006518C9">
              <w:rPr>
                <w:rFonts w:cs="Arial"/>
                <w:color w:val="000000"/>
                <w:lang w:val="en-US"/>
              </w:rPr>
              <w:t>MS:1000772</w:t>
            </w:r>
          </w:p>
        </w:tc>
        <w:tc>
          <w:tcPr>
            <w:tcW w:w="1473" w:type="dxa"/>
            <w:noWrap/>
          </w:tcPr>
          <w:p w14:paraId="2E014B1C" w14:textId="77777777" w:rsidR="00535DF3" w:rsidRPr="006518C9" w:rsidRDefault="00535DF3" w:rsidP="000F55FF">
            <w:pPr>
              <w:rPr>
                <w:rFonts w:cs="Arial"/>
                <w:color w:val="000000"/>
                <w:lang w:val="en-US"/>
              </w:rPr>
            </w:pPr>
            <w:r w:rsidRPr="006518C9">
              <w:rPr>
                <w:rFonts w:cs="Arial"/>
                <w:color w:val="000000"/>
                <w:lang w:val="en-US"/>
              </w:rPr>
              <w:t>Bruker BAF nativeID format</w:t>
            </w:r>
          </w:p>
        </w:tc>
        <w:tc>
          <w:tcPr>
            <w:tcW w:w="3805" w:type="dxa"/>
            <w:noWrap/>
          </w:tcPr>
          <w:p w14:paraId="02AB3656"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tcPr>
          <w:p w14:paraId="7D502774" w14:textId="77777777" w:rsidR="00535DF3" w:rsidRPr="006518C9" w:rsidRDefault="00535DF3" w:rsidP="000F55FF">
            <w:pPr>
              <w:rPr>
                <w:rFonts w:cs="Arial"/>
                <w:color w:val="000000"/>
                <w:lang w:val="en-US"/>
              </w:rPr>
            </w:pPr>
          </w:p>
        </w:tc>
      </w:tr>
      <w:tr w:rsidR="00535DF3" w:rsidRPr="006518C9" w14:paraId="709F1928" w14:textId="77777777" w:rsidTr="000F55FF">
        <w:trPr>
          <w:trHeight w:val="308"/>
        </w:trPr>
        <w:tc>
          <w:tcPr>
            <w:tcW w:w="1351" w:type="dxa"/>
            <w:noWrap/>
          </w:tcPr>
          <w:p w14:paraId="1F52A9B3" w14:textId="77777777" w:rsidR="00535DF3" w:rsidRPr="006518C9" w:rsidRDefault="00535DF3" w:rsidP="000F55FF">
            <w:pPr>
              <w:rPr>
                <w:rFonts w:cs="Arial"/>
                <w:color w:val="000000"/>
                <w:lang w:val="en-US"/>
              </w:rPr>
            </w:pPr>
            <w:r w:rsidRPr="006518C9">
              <w:rPr>
                <w:rFonts w:cs="Arial"/>
                <w:color w:val="000000"/>
                <w:lang w:val="en-US"/>
              </w:rPr>
              <w:t>MS:1000773</w:t>
            </w:r>
          </w:p>
        </w:tc>
        <w:tc>
          <w:tcPr>
            <w:tcW w:w="1473" w:type="dxa"/>
            <w:noWrap/>
          </w:tcPr>
          <w:p w14:paraId="4145079A" w14:textId="77777777" w:rsidR="00535DF3" w:rsidRPr="006518C9" w:rsidRDefault="00535DF3" w:rsidP="000F55FF">
            <w:pPr>
              <w:rPr>
                <w:rFonts w:cs="Arial"/>
                <w:color w:val="000000"/>
                <w:lang w:val="en-US"/>
              </w:rPr>
            </w:pPr>
            <w:r w:rsidRPr="006518C9">
              <w:rPr>
                <w:rFonts w:cs="Arial"/>
                <w:color w:val="000000"/>
                <w:lang w:val="en-US"/>
              </w:rPr>
              <w:t>Bruker FID nativeID format</w:t>
            </w:r>
          </w:p>
        </w:tc>
        <w:tc>
          <w:tcPr>
            <w:tcW w:w="3805" w:type="dxa"/>
            <w:noWrap/>
          </w:tcPr>
          <w:p w14:paraId="1041750B" w14:textId="77777777" w:rsidR="00535DF3" w:rsidRPr="006518C9" w:rsidRDefault="00535DF3" w:rsidP="000F55FF">
            <w:pPr>
              <w:rPr>
                <w:rFonts w:cs="Arial"/>
                <w:color w:val="000000"/>
                <w:lang w:val="en-US"/>
              </w:rPr>
            </w:pPr>
            <w:r w:rsidRPr="006518C9">
              <w:rPr>
                <w:rFonts w:cs="Arial"/>
                <w:color w:val="000000"/>
                <w:lang w:val="en-US"/>
              </w:rPr>
              <w:t>file=xsd:IDREF</w:t>
            </w:r>
          </w:p>
        </w:tc>
        <w:tc>
          <w:tcPr>
            <w:tcW w:w="3447" w:type="dxa"/>
            <w:noWrap/>
          </w:tcPr>
          <w:p w14:paraId="3A33CF29" w14:textId="77777777" w:rsidR="00535DF3" w:rsidRPr="006518C9" w:rsidRDefault="00535DF3" w:rsidP="000F55FF">
            <w:pPr>
              <w:rPr>
                <w:rFonts w:cs="Arial"/>
                <w:color w:val="000000"/>
                <w:lang w:val="en-US"/>
              </w:rPr>
            </w:pPr>
            <w:r w:rsidRPr="006518C9">
              <w:rPr>
                <w:rFonts w:cs="Arial"/>
                <w:color w:val="000000"/>
                <w:lang w:val="en-US"/>
              </w:rPr>
              <w:t>The nativeID must be the same as the source file ID</w:t>
            </w:r>
            <w:r w:rsidR="00F73E11" w:rsidRPr="006518C9">
              <w:rPr>
                <w:rFonts w:cs="Arial"/>
                <w:color w:val="000000"/>
                <w:lang w:val="en-US"/>
              </w:rPr>
              <w:t>.</w:t>
            </w:r>
          </w:p>
        </w:tc>
      </w:tr>
      <w:tr w:rsidR="00535DF3" w:rsidRPr="006518C9" w14:paraId="569DF738" w14:textId="77777777" w:rsidTr="000F55FF">
        <w:trPr>
          <w:trHeight w:val="308"/>
        </w:trPr>
        <w:tc>
          <w:tcPr>
            <w:tcW w:w="1351" w:type="dxa"/>
            <w:noWrap/>
          </w:tcPr>
          <w:p w14:paraId="2294F564" w14:textId="77777777" w:rsidR="00535DF3" w:rsidRPr="006518C9" w:rsidRDefault="00535DF3" w:rsidP="000F55FF">
            <w:pPr>
              <w:rPr>
                <w:rFonts w:cs="Arial"/>
                <w:color w:val="000000"/>
                <w:lang w:val="en-US"/>
              </w:rPr>
            </w:pPr>
            <w:r w:rsidRPr="006518C9">
              <w:rPr>
                <w:rFonts w:cs="Arial"/>
                <w:color w:val="000000"/>
                <w:lang w:val="en-US"/>
              </w:rPr>
              <w:t>MS:1000774</w:t>
            </w:r>
          </w:p>
        </w:tc>
        <w:tc>
          <w:tcPr>
            <w:tcW w:w="1473" w:type="dxa"/>
            <w:noWrap/>
          </w:tcPr>
          <w:p w14:paraId="4796B97F" w14:textId="77777777" w:rsidR="00535DF3" w:rsidRPr="006518C9" w:rsidRDefault="00535DF3" w:rsidP="000F55FF">
            <w:pPr>
              <w:rPr>
                <w:rFonts w:cs="Arial"/>
                <w:color w:val="000000"/>
                <w:lang w:val="en-US"/>
              </w:rPr>
            </w:pPr>
            <w:r w:rsidRPr="006518C9">
              <w:rPr>
                <w:rFonts w:cs="Arial"/>
                <w:color w:val="000000"/>
                <w:lang w:val="en-US"/>
              </w:rPr>
              <w:t>multiple peak list nativeID format</w:t>
            </w:r>
          </w:p>
        </w:tc>
        <w:tc>
          <w:tcPr>
            <w:tcW w:w="3805" w:type="dxa"/>
            <w:noWrap/>
          </w:tcPr>
          <w:p w14:paraId="7C571181" w14:textId="77777777" w:rsidR="00535DF3" w:rsidRPr="006518C9" w:rsidRDefault="00535DF3" w:rsidP="000F55FF">
            <w:pPr>
              <w:rPr>
                <w:rFonts w:cs="Arial"/>
                <w:color w:val="000000"/>
                <w:lang w:val="en-US"/>
              </w:rPr>
            </w:pPr>
            <w:r w:rsidRPr="006518C9">
              <w:rPr>
                <w:rFonts w:cs="Arial"/>
                <w:color w:val="000000"/>
                <w:lang w:val="en-US"/>
              </w:rPr>
              <w:t>index=xsd:nonNegativeInteger</w:t>
            </w:r>
          </w:p>
        </w:tc>
        <w:tc>
          <w:tcPr>
            <w:tcW w:w="3447" w:type="dxa"/>
            <w:noWrap/>
          </w:tcPr>
          <w:p w14:paraId="33476FEF" w14:textId="77777777" w:rsidR="00535DF3" w:rsidRPr="006518C9" w:rsidRDefault="00535DF3" w:rsidP="000F55FF">
            <w:pPr>
              <w:rPr>
                <w:rFonts w:cs="Arial"/>
                <w:color w:val="000000"/>
                <w:lang w:val="en-US"/>
              </w:rPr>
            </w:pPr>
            <w:r w:rsidRPr="006518C9">
              <w:rPr>
                <w:rFonts w:cs="Arial"/>
                <w:color w:val="000000"/>
                <w:lang w:val="en-US"/>
              </w:rPr>
              <w:t>Used for referencing peak list files with multiple spectra, i.e. MGF, PKL, merged DTA files. Index is the spectrum number in the file, starting from 0.</w:t>
            </w:r>
          </w:p>
        </w:tc>
      </w:tr>
      <w:tr w:rsidR="00535DF3" w:rsidRPr="006518C9" w14:paraId="551A296F" w14:textId="77777777" w:rsidTr="000F55FF">
        <w:trPr>
          <w:trHeight w:val="308"/>
        </w:trPr>
        <w:tc>
          <w:tcPr>
            <w:tcW w:w="1351" w:type="dxa"/>
            <w:noWrap/>
          </w:tcPr>
          <w:p w14:paraId="0521FF8E" w14:textId="77777777" w:rsidR="00535DF3" w:rsidRPr="006518C9" w:rsidRDefault="00535DF3" w:rsidP="000F55FF">
            <w:pPr>
              <w:rPr>
                <w:rFonts w:cs="Arial"/>
                <w:color w:val="000000"/>
                <w:lang w:val="en-US"/>
              </w:rPr>
            </w:pPr>
            <w:r w:rsidRPr="006518C9">
              <w:rPr>
                <w:rFonts w:cs="Arial"/>
                <w:color w:val="000000"/>
                <w:lang w:val="en-US"/>
              </w:rPr>
              <w:t>MS:1000775</w:t>
            </w:r>
          </w:p>
        </w:tc>
        <w:tc>
          <w:tcPr>
            <w:tcW w:w="1473" w:type="dxa"/>
            <w:noWrap/>
          </w:tcPr>
          <w:p w14:paraId="0455A6C2" w14:textId="77777777" w:rsidR="00535DF3" w:rsidRPr="006518C9" w:rsidRDefault="00535DF3" w:rsidP="000F55FF">
            <w:pPr>
              <w:rPr>
                <w:rFonts w:cs="Arial"/>
                <w:color w:val="000000"/>
                <w:lang w:val="en-US"/>
              </w:rPr>
            </w:pPr>
            <w:r w:rsidRPr="006518C9">
              <w:rPr>
                <w:rFonts w:cs="Arial"/>
                <w:color w:val="000000"/>
                <w:lang w:val="en-US"/>
              </w:rPr>
              <w:t>single peak list nativeID format</w:t>
            </w:r>
          </w:p>
        </w:tc>
        <w:tc>
          <w:tcPr>
            <w:tcW w:w="3805" w:type="dxa"/>
            <w:noWrap/>
          </w:tcPr>
          <w:p w14:paraId="64EB0E7B" w14:textId="77777777" w:rsidR="00535DF3" w:rsidRPr="006518C9" w:rsidRDefault="00535DF3" w:rsidP="000F55FF">
            <w:pPr>
              <w:rPr>
                <w:rFonts w:cs="Arial"/>
                <w:color w:val="000000"/>
                <w:lang w:val="en-US"/>
              </w:rPr>
            </w:pPr>
            <w:r w:rsidRPr="006518C9">
              <w:rPr>
                <w:rFonts w:cs="Arial"/>
                <w:color w:val="000000"/>
                <w:lang w:val="en-US"/>
              </w:rPr>
              <w:t>file=xsd:IDREF</w:t>
            </w:r>
          </w:p>
        </w:tc>
        <w:tc>
          <w:tcPr>
            <w:tcW w:w="3447" w:type="dxa"/>
            <w:noWrap/>
          </w:tcPr>
          <w:p w14:paraId="289772C1" w14:textId="77777777" w:rsidR="00535DF3" w:rsidRPr="006518C9" w:rsidRDefault="00535DF3" w:rsidP="000F55FF">
            <w:pPr>
              <w:rPr>
                <w:rFonts w:cs="Arial"/>
                <w:color w:val="000000"/>
                <w:lang w:val="en-US"/>
              </w:rPr>
            </w:pPr>
            <w:r w:rsidRPr="006518C9">
              <w:rPr>
                <w:rFonts w:cs="Arial"/>
                <w:color w:val="000000"/>
                <w:lang w:val="en-US"/>
              </w:rPr>
              <w:t>The nativeID must be the same as the source file ID. Used for referencing peak list files with one spectrum per file, typically in a folder of PKL or DTAs, where each sourceFileRef is different</w:t>
            </w:r>
            <w:r w:rsidR="00F73E11" w:rsidRPr="006518C9">
              <w:rPr>
                <w:rFonts w:cs="Arial"/>
                <w:color w:val="000000"/>
                <w:lang w:val="en-US"/>
              </w:rPr>
              <w:t>.</w:t>
            </w:r>
          </w:p>
        </w:tc>
      </w:tr>
      <w:tr w:rsidR="00535DF3" w:rsidRPr="006518C9" w14:paraId="52E8CD09" w14:textId="77777777" w:rsidTr="000F55FF">
        <w:trPr>
          <w:trHeight w:val="308"/>
        </w:trPr>
        <w:tc>
          <w:tcPr>
            <w:tcW w:w="1351" w:type="dxa"/>
            <w:noWrap/>
          </w:tcPr>
          <w:p w14:paraId="67B46090" w14:textId="77777777" w:rsidR="00535DF3" w:rsidRPr="006518C9" w:rsidRDefault="00535DF3" w:rsidP="000F55FF">
            <w:pPr>
              <w:rPr>
                <w:rFonts w:cs="Arial"/>
                <w:color w:val="000000"/>
                <w:lang w:val="en-US"/>
              </w:rPr>
            </w:pPr>
            <w:r w:rsidRPr="006518C9">
              <w:rPr>
                <w:rFonts w:cs="Arial"/>
                <w:color w:val="000000"/>
                <w:lang w:val="en-US"/>
              </w:rPr>
              <w:t>MS:1000776</w:t>
            </w:r>
          </w:p>
        </w:tc>
        <w:tc>
          <w:tcPr>
            <w:tcW w:w="1473" w:type="dxa"/>
            <w:noWrap/>
          </w:tcPr>
          <w:p w14:paraId="0DE95AF8" w14:textId="77777777" w:rsidR="00535DF3" w:rsidRPr="006518C9" w:rsidRDefault="00535DF3" w:rsidP="000F55FF">
            <w:pPr>
              <w:rPr>
                <w:rFonts w:cs="Arial"/>
                <w:color w:val="000000"/>
                <w:lang w:val="en-US"/>
              </w:rPr>
            </w:pPr>
            <w:r w:rsidRPr="006518C9">
              <w:rPr>
                <w:rFonts w:cs="Arial"/>
                <w:color w:val="000000"/>
                <w:lang w:val="en-US"/>
              </w:rPr>
              <w:t>scan number only nativeID format</w:t>
            </w:r>
          </w:p>
        </w:tc>
        <w:tc>
          <w:tcPr>
            <w:tcW w:w="3805" w:type="dxa"/>
            <w:noWrap/>
          </w:tcPr>
          <w:p w14:paraId="4C5389BA"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noWrap/>
          </w:tcPr>
          <w:p w14:paraId="3BD76FCD" w14:textId="77777777" w:rsidR="00535DF3" w:rsidRPr="006518C9" w:rsidRDefault="00535DF3" w:rsidP="000F55FF">
            <w:pPr>
              <w:rPr>
                <w:rFonts w:cs="Arial"/>
                <w:color w:val="000000"/>
                <w:lang w:val="en-US"/>
              </w:rPr>
            </w:pPr>
            <w:r w:rsidRPr="006518C9">
              <w:rPr>
                <w:rFonts w:cs="Arial"/>
                <w:color w:val="000000"/>
                <w:lang w:val="en-US"/>
              </w:rPr>
              <w:t>Used for referencing mzXML, or a DTA folder where native scan numbers can be derived.</w:t>
            </w:r>
          </w:p>
        </w:tc>
      </w:tr>
      <w:tr w:rsidR="00535DF3" w:rsidRPr="006518C9" w14:paraId="32525275" w14:textId="77777777" w:rsidTr="000F55FF">
        <w:trPr>
          <w:trHeight w:val="308"/>
        </w:trPr>
        <w:tc>
          <w:tcPr>
            <w:tcW w:w="1351" w:type="dxa"/>
            <w:noWrap/>
          </w:tcPr>
          <w:p w14:paraId="480EA9A3" w14:textId="77777777" w:rsidR="00535DF3" w:rsidRPr="006518C9" w:rsidRDefault="00535DF3" w:rsidP="000F55FF">
            <w:pPr>
              <w:rPr>
                <w:rFonts w:cs="Arial"/>
                <w:color w:val="000000"/>
                <w:lang w:val="en-US"/>
              </w:rPr>
            </w:pPr>
            <w:r w:rsidRPr="006518C9">
              <w:rPr>
                <w:rFonts w:cs="Arial"/>
                <w:color w:val="000000"/>
                <w:lang w:val="en-US"/>
              </w:rPr>
              <w:t>MS:1000777</w:t>
            </w:r>
          </w:p>
        </w:tc>
        <w:tc>
          <w:tcPr>
            <w:tcW w:w="1473" w:type="dxa"/>
            <w:noWrap/>
          </w:tcPr>
          <w:p w14:paraId="758EA41C" w14:textId="77777777" w:rsidR="00535DF3" w:rsidRPr="006518C9" w:rsidRDefault="00535DF3" w:rsidP="000F55FF">
            <w:pPr>
              <w:rPr>
                <w:rFonts w:cs="Arial"/>
                <w:color w:val="000000"/>
                <w:lang w:val="en-US"/>
              </w:rPr>
            </w:pPr>
            <w:r w:rsidRPr="006518C9">
              <w:rPr>
                <w:rFonts w:cs="Arial"/>
                <w:color w:val="000000"/>
                <w:lang w:val="en-US"/>
              </w:rPr>
              <w:t>spectrum identifier nativeID format</w:t>
            </w:r>
          </w:p>
        </w:tc>
        <w:tc>
          <w:tcPr>
            <w:tcW w:w="3805" w:type="dxa"/>
            <w:noWrap/>
          </w:tcPr>
          <w:p w14:paraId="7C3AB477" w14:textId="77777777" w:rsidR="00535DF3" w:rsidRPr="006518C9" w:rsidRDefault="00535DF3" w:rsidP="000F55FF">
            <w:pPr>
              <w:rPr>
                <w:rFonts w:cs="Arial"/>
                <w:color w:val="000000"/>
                <w:lang w:val="en-US"/>
              </w:rPr>
            </w:pPr>
            <w:r w:rsidRPr="006518C9">
              <w:rPr>
                <w:rFonts w:cs="Arial"/>
                <w:color w:val="000000"/>
                <w:lang w:val="en-US"/>
              </w:rPr>
              <w:t>spectrum=xsd:nonNegativeInteger</w:t>
            </w:r>
          </w:p>
        </w:tc>
        <w:tc>
          <w:tcPr>
            <w:tcW w:w="3447" w:type="dxa"/>
            <w:noWrap/>
          </w:tcPr>
          <w:p w14:paraId="732A2174" w14:textId="77777777" w:rsidR="00535DF3" w:rsidRPr="006518C9" w:rsidRDefault="00535DF3" w:rsidP="00F73E11">
            <w:pPr>
              <w:rPr>
                <w:rFonts w:cs="Arial"/>
                <w:color w:val="000000"/>
                <w:lang w:val="en-US"/>
              </w:rPr>
            </w:pPr>
            <w:r w:rsidRPr="006518C9">
              <w:rPr>
                <w:rFonts w:cs="Arial"/>
                <w:color w:val="000000"/>
                <w:lang w:val="en-US"/>
              </w:rPr>
              <w:t xml:space="preserve">Used for referencing mzData. The spectrum </w:t>
            </w:r>
            <w:r w:rsidR="00F73E11" w:rsidRPr="006518C9">
              <w:rPr>
                <w:rFonts w:cs="Arial"/>
                <w:color w:val="000000"/>
                <w:lang w:val="en-US"/>
              </w:rPr>
              <w:t xml:space="preserve">ID </w:t>
            </w:r>
            <w:r w:rsidRPr="006518C9">
              <w:rPr>
                <w:rFonts w:cs="Arial"/>
                <w:color w:val="000000"/>
                <w:lang w:val="en-US"/>
              </w:rPr>
              <w:t>attribute is referenced.</w:t>
            </w:r>
          </w:p>
        </w:tc>
      </w:tr>
      <w:tr w:rsidR="00535DF3" w:rsidRPr="006518C9" w14:paraId="79619CCD" w14:textId="77777777" w:rsidTr="000F55FF">
        <w:trPr>
          <w:trHeight w:val="308"/>
        </w:trPr>
        <w:tc>
          <w:tcPr>
            <w:tcW w:w="1351" w:type="dxa"/>
            <w:noWrap/>
          </w:tcPr>
          <w:p w14:paraId="1B321AF6" w14:textId="77777777" w:rsidR="00535DF3" w:rsidRPr="006518C9" w:rsidRDefault="00535DF3" w:rsidP="000F55FF">
            <w:pPr>
              <w:rPr>
                <w:rFonts w:cs="Arial"/>
                <w:color w:val="000000"/>
                <w:lang w:val="en-US"/>
              </w:rPr>
            </w:pPr>
            <w:r w:rsidRPr="006518C9">
              <w:rPr>
                <w:rFonts w:cs="Arial"/>
                <w:color w:val="000000"/>
                <w:lang w:val="en-US"/>
              </w:rPr>
              <w:t>MS:1001530</w:t>
            </w:r>
          </w:p>
        </w:tc>
        <w:tc>
          <w:tcPr>
            <w:tcW w:w="1473" w:type="dxa"/>
            <w:noWrap/>
          </w:tcPr>
          <w:p w14:paraId="6C411BA4" w14:textId="77777777" w:rsidR="00535DF3" w:rsidRPr="006518C9" w:rsidRDefault="00535DF3" w:rsidP="000F55FF">
            <w:pPr>
              <w:rPr>
                <w:rFonts w:cs="Arial"/>
                <w:color w:val="000000"/>
                <w:lang w:val="en-US"/>
              </w:rPr>
            </w:pPr>
            <w:r w:rsidRPr="006518C9">
              <w:rPr>
                <w:rFonts w:cs="Arial"/>
                <w:color w:val="000000"/>
                <w:lang w:val="en-US"/>
              </w:rPr>
              <w:t>mzML unique identifier</w:t>
            </w:r>
          </w:p>
        </w:tc>
        <w:tc>
          <w:tcPr>
            <w:tcW w:w="3805" w:type="dxa"/>
            <w:noWrap/>
          </w:tcPr>
          <w:p w14:paraId="18CE5F56" w14:textId="77777777" w:rsidR="00535DF3" w:rsidRPr="006518C9" w:rsidRDefault="00F15599" w:rsidP="000F55FF">
            <w:pPr>
              <w:rPr>
                <w:rFonts w:cs="Arial"/>
                <w:color w:val="000000"/>
                <w:lang w:val="en-US"/>
              </w:rPr>
            </w:pPr>
            <w:r w:rsidRPr="006518C9">
              <w:rPr>
                <w:rFonts w:cs="Arial"/>
                <w:color w:val="000000"/>
                <w:lang w:val="en-US"/>
              </w:rPr>
              <w:t>xsd:string</w:t>
            </w:r>
          </w:p>
        </w:tc>
        <w:tc>
          <w:tcPr>
            <w:tcW w:w="3447" w:type="dxa"/>
            <w:noWrap/>
          </w:tcPr>
          <w:p w14:paraId="402C2A5A" w14:textId="77777777" w:rsidR="00535DF3" w:rsidRPr="006518C9" w:rsidRDefault="00535DF3" w:rsidP="00F73E11">
            <w:pPr>
              <w:rPr>
                <w:rFonts w:cs="Arial"/>
                <w:color w:val="000000"/>
                <w:lang w:val="en-US"/>
              </w:rPr>
            </w:pPr>
            <w:r w:rsidRPr="006518C9">
              <w:rPr>
                <w:rFonts w:cs="Arial"/>
                <w:color w:val="000000"/>
                <w:lang w:val="en-US"/>
              </w:rPr>
              <w:t xml:space="preserve">Used for referencing mzML. The value of the spectrum </w:t>
            </w:r>
            <w:r w:rsidR="00F73E11" w:rsidRPr="006518C9">
              <w:rPr>
                <w:rFonts w:cs="Arial"/>
                <w:color w:val="000000"/>
                <w:lang w:val="en-US"/>
              </w:rPr>
              <w:t xml:space="preserve">ID </w:t>
            </w:r>
            <w:r w:rsidRPr="006518C9">
              <w:rPr>
                <w:rFonts w:cs="Arial"/>
                <w:color w:val="000000"/>
                <w:lang w:val="en-US"/>
              </w:rPr>
              <w:t>attribute is referenced directly.</w:t>
            </w:r>
          </w:p>
        </w:tc>
      </w:tr>
      <w:tr w:rsidR="007B64F8" w:rsidRPr="006518C9" w14:paraId="2167BB2C" w14:textId="77777777" w:rsidTr="000F55FF">
        <w:trPr>
          <w:trHeight w:val="308"/>
        </w:trPr>
        <w:tc>
          <w:tcPr>
            <w:tcW w:w="1351" w:type="dxa"/>
            <w:noWrap/>
          </w:tcPr>
          <w:p w14:paraId="30C96A12" w14:textId="77777777" w:rsidR="007B64F8" w:rsidRPr="006518C9" w:rsidRDefault="00AC3D70" w:rsidP="000F55FF">
            <w:pPr>
              <w:rPr>
                <w:rFonts w:cs="Arial"/>
                <w:color w:val="000000"/>
                <w:highlight w:val="yellow"/>
                <w:lang w:val="en-US"/>
              </w:rPr>
            </w:pPr>
            <w:r w:rsidRPr="006518C9">
              <w:rPr>
                <w:rFonts w:cs="Arial"/>
                <w:color w:val="000000"/>
                <w:lang w:val="en-US"/>
              </w:rPr>
              <w:t>MS:1002647</w:t>
            </w:r>
          </w:p>
        </w:tc>
        <w:tc>
          <w:tcPr>
            <w:tcW w:w="1473" w:type="dxa"/>
            <w:noWrap/>
          </w:tcPr>
          <w:p w14:paraId="39F70949" w14:textId="77777777" w:rsidR="007B64F8" w:rsidRPr="006518C9" w:rsidRDefault="00AC3D70" w:rsidP="000F55FF">
            <w:pPr>
              <w:rPr>
                <w:rFonts w:cs="Arial"/>
                <w:color w:val="000000"/>
                <w:lang w:val="en-US"/>
              </w:rPr>
            </w:pPr>
            <w:r w:rsidRPr="006518C9">
              <w:rPr>
                <w:rFonts w:cs="Arial"/>
                <w:color w:val="000000"/>
                <w:lang w:val="en-US"/>
              </w:rPr>
              <w:t>Thermo nativeID format, combined spectra</w:t>
            </w:r>
          </w:p>
        </w:tc>
        <w:tc>
          <w:tcPr>
            <w:tcW w:w="3805" w:type="dxa"/>
            <w:noWrap/>
          </w:tcPr>
          <w:p w14:paraId="552BF9B4" w14:textId="77777777" w:rsidR="007B64F8" w:rsidRPr="006518C9" w:rsidRDefault="00C858D6" w:rsidP="00C858D6">
            <w:pPr>
              <w:rPr>
                <w:rFonts w:cs="Arial"/>
                <w:color w:val="000000"/>
                <w:lang w:val="en-US"/>
              </w:rPr>
            </w:pPr>
            <w:r w:rsidRPr="006518C9">
              <w:rPr>
                <w:rFonts w:cs="Arial"/>
                <w:color w:val="000000"/>
                <w:lang w:val="en-US"/>
              </w:rPr>
              <w:t xml:space="preserve">controllerType=xsd:nonNegativeInteger controllerNumber=xsd:positiveInteger scan=xsd:positiveInteger, </w:t>
            </w:r>
          </w:p>
          <w:p w14:paraId="13175379" w14:textId="77777777" w:rsidR="00C858D6" w:rsidRPr="006518C9" w:rsidRDefault="00C858D6" w:rsidP="00C858D6">
            <w:pPr>
              <w:rPr>
                <w:rFonts w:cs="Arial"/>
                <w:color w:val="000000"/>
                <w:lang w:val="en-US"/>
              </w:rPr>
            </w:pPr>
            <w:r w:rsidRPr="006518C9">
              <w:rPr>
                <w:rFonts w:cs="Arial"/>
                <w:color w:val="000000"/>
                <w:lang w:val="en-US"/>
              </w:rPr>
              <w:t>controllerType=xsd:nonNegativeInteger controllerNumber=xsd:positiveInteger scan=xsd:positiveInteger…</w:t>
            </w:r>
          </w:p>
          <w:p w14:paraId="00E9FDB6" w14:textId="77777777" w:rsidR="00C858D6" w:rsidRPr="006518C9" w:rsidRDefault="00C858D6" w:rsidP="00C858D6">
            <w:pPr>
              <w:rPr>
                <w:rFonts w:cs="Arial"/>
                <w:color w:val="000000"/>
                <w:lang w:val="en-US"/>
              </w:rPr>
            </w:pPr>
          </w:p>
        </w:tc>
        <w:tc>
          <w:tcPr>
            <w:tcW w:w="3447" w:type="dxa"/>
            <w:noWrap/>
          </w:tcPr>
          <w:p w14:paraId="2BB6DDCD" w14:textId="77777777" w:rsidR="007B64F8" w:rsidRPr="006518C9" w:rsidRDefault="00AC3D70" w:rsidP="000F55FF">
            <w:pPr>
              <w:rPr>
                <w:rFonts w:cs="Arial"/>
                <w:color w:val="000000"/>
                <w:lang w:val="en-US"/>
              </w:rPr>
            </w:pPr>
            <w:r w:rsidRPr="006518C9">
              <w:rPr>
                <w:rFonts w:cs="Arial"/>
                <w:color w:val="000000"/>
                <w:lang w:val="en-US"/>
              </w:rPr>
              <w:lastRenderedPageBreak/>
              <w:t xml:space="preserve">Thermo </w:t>
            </w:r>
            <w:r w:rsidR="008A2AC3" w:rsidRPr="006518C9">
              <w:rPr>
                <w:rFonts w:cs="Arial"/>
                <w:color w:val="000000"/>
                <w:lang w:val="en-US"/>
              </w:rPr>
              <w:t xml:space="preserve">nativeID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29421F00" w14:textId="77777777" w:rsidTr="000F55FF">
        <w:trPr>
          <w:trHeight w:val="308"/>
        </w:trPr>
        <w:tc>
          <w:tcPr>
            <w:tcW w:w="1351" w:type="dxa"/>
            <w:noWrap/>
          </w:tcPr>
          <w:p w14:paraId="238440B8" w14:textId="77777777" w:rsidR="00AC3D70" w:rsidRPr="006518C9" w:rsidRDefault="00AC3D70" w:rsidP="000F55FF">
            <w:pPr>
              <w:rPr>
                <w:rFonts w:cs="Arial"/>
                <w:color w:val="000000"/>
                <w:lang w:val="en-US"/>
              </w:rPr>
            </w:pPr>
            <w:r w:rsidRPr="006518C9">
              <w:rPr>
                <w:rFonts w:cs="Arial"/>
                <w:color w:val="000000"/>
                <w:lang w:val="en-US"/>
              </w:rPr>
              <w:t>MS:1002648</w:t>
            </w:r>
          </w:p>
        </w:tc>
        <w:tc>
          <w:tcPr>
            <w:tcW w:w="1473" w:type="dxa"/>
            <w:noWrap/>
          </w:tcPr>
          <w:p w14:paraId="23B397BE" w14:textId="77777777" w:rsidR="00AC3D70" w:rsidRPr="006518C9" w:rsidRDefault="00AC3D70" w:rsidP="000F55FF">
            <w:pPr>
              <w:rPr>
                <w:rFonts w:cs="Arial"/>
                <w:color w:val="000000"/>
                <w:lang w:val="en-US"/>
              </w:rPr>
            </w:pPr>
            <w:r w:rsidRPr="006518C9">
              <w:rPr>
                <w:rFonts w:cs="Arial"/>
                <w:color w:val="000000"/>
                <w:lang w:val="en-US"/>
              </w:rPr>
              <w:t>Waters nativeID format, combined spectra</w:t>
            </w:r>
          </w:p>
        </w:tc>
        <w:tc>
          <w:tcPr>
            <w:tcW w:w="3805" w:type="dxa"/>
            <w:noWrap/>
          </w:tcPr>
          <w:p w14:paraId="3BD11B65" w14:textId="77777777" w:rsidR="00AC3D70" w:rsidRPr="006518C9" w:rsidRDefault="00C858D6" w:rsidP="000F55FF">
            <w:pPr>
              <w:rPr>
                <w:rFonts w:cs="Arial"/>
                <w:color w:val="000000"/>
                <w:lang w:val="en-US"/>
              </w:rPr>
            </w:pPr>
            <w:r w:rsidRPr="006518C9">
              <w:rPr>
                <w:rFonts w:cs="Arial"/>
                <w:color w:val="000000"/>
                <w:lang w:val="en-US"/>
              </w:rPr>
              <w:t xml:space="preserve">function=xsd:positiveInteger process=xsd:nonNegativeInteger scan=xsd:nonNegativeInteger, </w:t>
            </w:r>
          </w:p>
          <w:p w14:paraId="6014B8D6" w14:textId="77777777" w:rsidR="00C858D6" w:rsidRPr="006518C9" w:rsidRDefault="00C858D6" w:rsidP="000F55FF">
            <w:pPr>
              <w:rPr>
                <w:rFonts w:cs="Arial"/>
                <w:color w:val="000000"/>
                <w:lang w:val="en-US"/>
              </w:rPr>
            </w:pPr>
            <w:r w:rsidRPr="006518C9">
              <w:rPr>
                <w:rFonts w:cs="Arial"/>
                <w:color w:val="000000"/>
                <w:lang w:val="en-US"/>
              </w:rPr>
              <w:t>function=xsd:positiveInteger process=xsd:nonNegativeInteger scan=xsd:nonNegativeInteger…</w:t>
            </w:r>
          </w:p>
        </w:tc>
        <w:tc>
          <w:tcPr>
            <w:tcW w:w="3447" w:type="dxa"/>
            <w:noWrap/>
          </w:tcPr>
          <w:p w14:paraId="1603C24F" w14:textId="77777777" w:rsidR="00AC3D70" w:rsidRPr="006518C9" w:rsidRDefault="00D77F87" w:rsidP="000F55FF">
            <w:pPr>
              <w:rPr>
                <w:rFonts w:cs="Arial"/>
                <w:color w:val="000000"/>
                <w:lang w:val="en-US"/>
              </w:rPr>
            </w:pPr>
            <w:r w:rsidRPr="006518C9">
              <w:rPr>
                <w:rFonts w:cs="Arial"/>
                <w:color w:val="000000"/>
                <w:lang w:val="en-US"/>
              </w:rPr>
              <w:t xml:space="preserve">Waters </w:t>
            </w:r>
            <w:r w:rsidR="008A2AC3" w:rsidRPr="006518C9">
              <w:rPr>
                <w:rFonts w:cs="Arial"/>
                <w:color w:val="000000"/>
                <w:lang w:val="en-US"/>
              </w:rPr>
              <w:t xml:space="preserve">nativeID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7D0FB7EF" w14:textId="77777777" w:rsidTr="000F55FF">
        <w:trPr>
          <w:trHeight w:val="308"/>
        </w:trPr>
        <w:tc>
          <w:tcPr>
            <w:tcW w:w="1351" w:type="dxa"/>
            <w:noWrap/>
          </w:tcPr>
          <w:p w14:paraId="68AC15B8" w14:textId="77777777" w:rsidR="00AC3D70" w:rsidRPr="006518C9" w:rsidRDefault="00AC3D70" w:rsidP="000F55FF">
            <w:pPr>
              <w:rPr>
                <w:rFonts w:cs="Arial"/>
                <w:color w:val="000000"/>
                <w:lang w:val="en-US"/>
              </w:rPr>
            </w:pPr>
            <w:r w:rsidRPr="006518C9">
              <w:rPr>
                <w:rFonts w:cs="Arial"/>
                <w:color w:val="000000"/>
                <w:lang w:val="en-US"/>
              </w:rPr>
              <w:t>MS:1002649</w:t>
            </w:r>
          </w:p>
        </w:tc>
        <w:tc>
          <w:tcPr>
            <w:tcW w:w="1473" w:type="dxa"/>
            <w:noWrap/>
          </w:tcPr>
          <w:p w14:paraId="2CCA2211" w14:textId="77777777" w:rsidR="00AC3D70" w:rsidRPr="006518C9" w:rsidRDefault="00AC3D70" w:rsidP="000F55FF">
            <w:pPr>
              <w:rPr>
                <w:rFonts w:cs="Arial"/>
                <w:color w:val="000000"/>
                <w:lang w:val="en-US"/>
              </w:rPr>
            </w:pPr>
            <w:r w:rsidRPr="006518C9">
              <w:rPr>
                <w:rFonts w:cs="Arial"/>
                <w:color w:val="000000"/>
                <w:lang w:val="en-US"/>
              </w:rPr>
              <w:t>WIFF nativeID format, combined spectra</w:t>
            </w:r>
          </w:p>
        </w:tc>
        <w:tc>
          <w:tcPr>
            <w:tcW w:w="3805" w:type="dxa"/>
            <w:noWrap/>
          </w:tcPr>
          <w:p w14:paraId="6189A111" w14:textId="77777777" w:rsidR="00AC3D70" w:rsidRPr="006518C9" w:rsidRDefault="00C858D6" w:rsidP="000F55FF">
            <w:pPr>
              <w:rPr>
                <w:rFonts w:cs="Arial"/>
                <w:color w:val="000000"/>
                <w:lang w:val="en-US"/>
              </w:rPr>
            </w:pPr>
            <w:r w:rsidRPr="006518C9">
              <w:rPr>
                <w:rFonts w:cs="Arial"/>
                <w:color w:val="000000"/>
                <w:lang w:val="en-US"/>
              </w:rPr>
              <w:t xml:space="preserve">sample=xsd:nonNegativeInteger period=xsd:nonNegativeInteger cycle=xsd:nonNegativeInteger experiment=xsd:nonNegativeInteger, </w:t>
            </w:r>
          </w:p>
          <w:p w14:paraId="77F50089" w14:textId="77777777" w:rsidR="00C858D6" w:rsidRPr="006518C9" w:rsidRDefault="00C858D6" w:rsidP="000F55FF">
            <w:pPr>
              <w:rPr>
                <w:rFonts w:cs="Arial"/>
                <w:color w:val="000000"/>
                <w:lang w:val="en-US"/>
              </w:rPr>
            </w:pPr>
            <w:r w:rsidRPr="006518C9">
              <w:rPr>
                <w:rFonts w:cs="Arial"/>
                <w:color w:val="000000"/>
                <w:lang w:val="en-US"/>
              </w:rPr>
              <w:t>sample=xsd:nonNegativeInteger period=xsd:nonNegativeInteger cycle=xsd:nonNegativeInteger experiment=xsd:nonNegativeInteger</w:t>
            </w:r>
          </w:p>
        </w:tc>
        <w:tc>
          <w:tcPr>
            <w:tcW w:w="3447" w:type="dxa"/>
            <w:noWrap/>
          </w:tcPr>
          <w:p w14:paraId="0D226F2D" w14:textId="77777777" w:rsidR="00AC3D70" w:rsidRPr="006518C9" w:rsidRDefault="00D77F87" w:rsidP="000F55FF">
            <w:pPr>
              <w:rPr>
                <w:rFonts w:cs="Arial"/>
                <w:color w:val="000000"/>
                <w:lang w:val="en-US"/>
              </w:rPr>
            </w:pPr>
            <w:r w:rsidRPr="006518C9">
              <w:rPr>
                <w:rFonts w:cs="Arial"/>
                <w:color w:val="000000"/>
                <w:lang w:val="en-US"/>
              </w:rPr>
              <w:t xml:space="preserve">WIFF </w:t>
            </w:r>
            <w:r w:rsidR="008A2AC3" w:rsidRPr="006518C9">
              <w:rPr>
                <w:rFonts w:cs="Arial"/>
                <w:color w:val="000000"/>
                <w:lang w:val="en-US"/>
              </w:rPr>
              <w:t>nativeID</w:t>
            </w:r>
            <w:r w:rsidR="00F73E11" w:rsidRPr="006518C9">
              <w:rPr>
                <w:rFonts w:cs="Arial"/>
                <w:color w:val="000000"/>
                <w:lang w:val="en-US"/>
              </w:rPr>
              <w:t xml:space="preserve">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3F0330A5" w14:textId="77777777" w:rsidTr="000F55FF">
        <w:trPr>
          <w:trHeight w:val="308"/>
        </w:trPr>
        <w:tc>
          <w:tcPr>
            <w:tcW w:w="1351" w:type="dxa"/>
            <w:noWrap/>
          </w:tcPr>
          <w:p w14:paraId="5F103A91" w14:textId="77777777" w:rsidR="00AC3D70" w:rsidRPr="006518C9" w:rsidRDefault="00AC3D70" w:rsidP="000F55FF">
            <w:pPr>
              <w:rPr>
                <w:rFonts w:cs="Arial"/>
                <w:color w:val="000000"/>
                <w:lang w:val="en-US"/>
              </w:rPr>
            </w:pPr>
            <w:r w:rsidRPr="006518C9">
              <w:rPr>
                <w:rFonts w:cs="Arial"/>
                <w:color w:val="000000"/>
                <w:lang w:val="en-US"/>
              </w:rPr>
              <w:t>MS:1002650</w:t>
            </w:r>
          </w:p>
        </w:tc>
        <w:tc>
          <w:tcPr>
            <w:tcW w:w="1473" w:type="dxa"/>
            <w:noWrap/>
          </w:tcPr>
          <w:p w14:paraId="0CA3B880" w14:textId="77777777" w:rsidR="00AC3D70" w:rsidRPr="006518C9" w:rsidRDefault="00AC3D70" w:rsidP="000F55FF">
            <w:pPr>
              <w:rPr>
                <w:rFonts w:cs="Arial"/>
                <w:color w:val="000000"/>
                <w:lang w:val="en-US"/>
              </w:rPr>
            </w:pPr>
            <w:r w:rsidRPr="006518C9">
              <w:rPr>
                <w:rFonts w:cs="Arial"/>
                <w:color w:val="000000"/>
                <w:lang w:val="en-US"/>
              </w:rPr>
              <w:t>Bruker/Agilent YEP nativeID format, combined spectra</w:t>
            </w:r>
          </w:p>
        </w:tc>
        <w:tc>
          <w:tcPr>
            <w:tcW w:w="3805" w:type="dxa"/>
            <w:noWrap/>
          </w:tcPr>
          <w:p w14:paraId="7FE9C895" w14:textId="77777777" w:rsidR="00AC3D70" w:rsidRPr="006518C9" w:rsidRDefault="00B9228D" w:rsidP="000F55FF">
            <w:pPr>
              <w:rPr>
                <w:rFonts w:cs="Arial"/>
                <w:color w:val="000000"/>
                <w:lang w:val="en-US"/>
              </w:rPr>
            </w:pPr>
            <w:r w:rsidRPr="006518C9">
              <w:rPr>
                <w:rFonts w:cs="Arial"/>
                <w:color w:val="000000"/>
                <w:lang w:val="en-US"/>
              </w:rPr>
              <w:t xml:space="preserve">scan=xsd:nonNegativeInteger, </w:t>
            </w:r>
          </w:p>
          <w:p w14:paraId="46C10446" w14:textId="77777777" w:rsidR="00B9228D" w:rsidRPr="006518C9" w:rsidRDefault="00B9228D" w:rsidP="000F55FF">
            <w:pPr>
              <w:rPr>
                <w:rFonts w:cs="Arial"/>
                <w:color w:val="000000"/>
                <w:lang w:val="en-US"/>
              </w:rPr>
            </w:pPr>
            <w:r w:rsidRPr="006518C9">
              <w:rPr>
                <w:rFonts w:cs="Arial"/>
                <w:color w:val="000000"/>
                <w:lang w:val="en-US"/>
              </w:rPr>
              <w:t xml:space="preserve">scan=xsd:nonNegativeInteger, </w:t>
            </w:r>
          </w:p>
          <w:p w14:paraId="75CDCCEA" w14:textId="77777777" w:rsidR="00B9228D" w:rsidRPr="006518C9" w:rsidRDefault="00B9228D" w:rsidP="000F55FF">
            <w:pPr>
              <w:rPr>
                <w:rFonts w:cs="Arial"/>
                <w:color w:val="000000"/>
                <w:lang w:val="en-US"/>
              </w:rPr>
            </w:pPr>
            <w:r w:rsidRPr="006518C9">
              <w:rPr>
                <w:rFonts w:cs="Arial"/>
                <w:color w:val="000000"/>
                <w:lang w:val="en-US"/>
              </w:rPr>
              <w:t>scan=xsd:nonNegativeInteger…</w:t>
            </w:r>
          </w:p>
        </w:tc>
        <w:tc>
          <w:tcPr>
            <w:tcW w:w="3447" w:type="dxa"/>
            <w:noWrap/>
          </w:tcPr>
          <w:p w14:paraId="733B24E4" w14:textId="77777777" w:rsidR="00AC3D70" w:rsidRPr="006518C9" w:rsidRDefault="00D77F87" w:rsidP="000F55FF">
            <w:pPr>
              <w:rPr>
                <w:rFonts w:cs="Arial"/>
                <w:color w:val="000000"/>
                <w:lang w:val="en-US"/>
              </w:rPr>
            </w:pPr>
            <w:r w:rsidRPr="006518C9">
              <w:rPr>
                <w:rFonts w:cs="Arial"/>
                <w:color w:val="000000"/>
                <w:lang w:val="en-US"/>
              </w:rPr>
              <w:t xml:space="preserve">Bruker/Agilent </w:t>
            </w:r>
            <w:r w:rsidR="00ED4A0E" w:rsidRPr="006518C9">
              <w:rPr>
                <w:rFonts w:cs="Arial"/>
                <w:color w:val="000000"/>
                <w:lang w:val="en-US"/>
              </w:rPr>
              <w:t xml:space="preserve">YEP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0E3C8EB9" w14:textId="77777777" w:rsidTr="000F55FF">
        <w:trPr>
          <w:trHeight w:val="308"/>
        </w:trPr>
        <w:tc>
          <w:tcPr>
            <w:tcW w:w="1351" w:type="dxa"/>
            <w:noWrap/>
          </w:tcPr>
          <w:p w14:paraId="786E007B" w14:textId="77777777" w:rsidR="00AC3D70" w:rsidRPr="006518C9" w:rsidRDefault="00AC3D70" w:rsidP="000F55FF">
            <w:pPr>
              <w:rPr>
                <w:rFonts w:cs="Arial"/>
                <w:color w:val="000000"/>
                <w:lang w:val="en-US"/>
              </w:rPr>
            </w:pPr>
            <w:r w:rsidRPr="006518C9">
              <w:rPr>
                <w:rFonts w:cs="Arial"/>
                <w:color w:val="000000"/>
                <w:lang w:val="en-US"/>
              </w:rPr>
              <w:t>MS:1002651</w:t>
            </w:r>
          </w:p>
        </w:tc>
        <w:tc>
          <w:tcPr>
            <w:tcW w:w="1473" w:type="dxa"/>
            <w:noWrap/>
          </w:tcPr>
          <w:p w14:paraId="2F156705" w14:textId="77777777" w:rsidR="00AC3D70" w:rsidRPr="006518C9" w:rsidRDefault="00AC3D70" w:rsidP="000F55FF">
            <w:pPr>
              <w:rPr>
                <w:rFonts w:cs="Arial"/>
                <w:color w:val="000000"/>
                <w:lang w:val="en-US"/>
              </w:rPr>
            </w:pPr>
            <w:r w:rsidRPr="006518C9">
              <w:rPr>
                <w:rFonts w:cs="Arial"/>
                <w:color w:val="000000"/>
                <w:lang w:val="en-US"/>
              </w:rPr>
              <w:t>Bruker BAF nativeID format, combined spectra</w:t>
            </w:r>
          </w:p>
        </w:tc>
        <w:tc>
          <w:tcPr>
            <w:tcW w:w="3805" w:type="dxa"/>
            <w:noWrap/>
          </w:tcPr>
          <w:p w14:paraId="631DF9DD" w14:textId="77777777" w:rsidR="00AC3D70" w:rsidRPr="006518C9" w:rsidRDefault="00B9228D" w:rsidP="000F55FF">
            <w:pPr>
              <w:rPr>
                <w:rFonts w:cs="Arial"/>
                <w:color w:val="000000"/>
                <w:lang w:val="en-US"/>
              </w:rPr>
            </w:pPr>
            <w:r w:rsidRPr="006518C9">
              <w:rPr>
                <w:rFonts w:cs="Arial"/>
                <w:color w:val="000000"/>
                <w:lang w:val="en-US"/>
              </w:rPr>
              <w:t xml:space="preserve">scan=xsd:nonNegativeInteger, </w:t>
            </w:r>
          </w:p>
          <w:p w14:paraId="10078554" w14:textId="77777777" w:rsidR="00B9228D" w:rsidRPr="006518C9" w:rsidRDefault="00B9228D" w:rsidP="000F55FF">
            <w:pPr>
              <w:rPr>
                <w:rFonts w:cs="Arial"/>
                <w:color w:val="000000"/>
                <w:lang w:val="en-US"/>
              </w:rPr>
            </w:pPr>
            <w:r w:rsidRPr="006518C9">
              <w:rPr>
                <w:rFonts w:cs="Arial"/>
                <w:color w:val="000000"/>
                <w:lang w:val="en-US"/>
              </w:rPr>
              <w:t xml:space="preserve">scan=xsd:nonNegativeInteger, </w:t>
            </w:r>
          </w:p>
          <w:p w14:paraId="0B92AC87" w14:textId="77777777" w:rsidR="00B9228D" w:rsidRPr="006518C9" w:rsidRDefault="00B9228D" w:rsidP="000F55FF">
            <w:pPr>
              <w:rPr>
                <w:rFonts w:cs="Arial"/>
                <w:color w:val="000000"/>
                <w:lang w:val="en-US"/>
              </w:rPr>
            </w:pPr>
            <w:r w:rsidRPr="006518C9">
              <w:rPr>
                <w:rFonts w:cs="Arial"/>
                <w:color w:val="000000"/>
                <w:lang w:val="en-US"/>
              </w:rPr>
              <w:t>scan=xsd:nonNegativeInteger…</w:t>
            </w:r>
          </w:p>
        </w:tc>
        <w:tc>
          <w:tcPr>
            <w:tcW w:w="3447" w:type="dxa"/>
            <w:noWrap/>
          </w:tcPr>
          <w:p w14:paraId="14F175B0" w14:textId="77777777" w:rsidR="00AC3D70" w:rsidRPr="006518C9" w:rsidRDefault="00D77F87" w:rsidP="000F55FF">
            <w:pPr>
              <w:rPr>
                <w:rFonts w:cs="Arial"/>
                <w:color w:val="000000"/>
                <w:lang w:val="en-US"/>
              </w:rPr>
            </w:pPr>
            <w:r w:rsidRPr="006518C9">
              <w:rPr>
                <w:rFonts w:cs="Arial"/>
                <w:color w:val="000000"/>
                <w:lang w:val="en-US"/>
              </w:rPr>
              <w:t>Bruker BAF comma separated list of spectra that have been combined prior to searching or interpretation</w:t>
            </w:r>
            <w:r w:rsidR="00ED4A0E" w:rsidRPr="006518C9">
              <w:rPr>
                <w:rFonts w:cs="Arial"/>
                <w:color w:val="000000"/>
                <w:lang w:val="en-US"/>
              </w:rPr>
              <w:t>.</w:t>
            </w:r>
          </w:p>
        </w:tc>
      </w:tr>
      <w:tr w:rsidR="00AC3D70" w:rsidRPr="006518C9" w14:paraId="1D0DB9F3" w14:textId="77777777" w:rsidTr="000F55FF">
        <w:trPr>
          <w:trHeight w:val="308"/>
        </w:trPr>
        <w:tc>
          <w:tcPr>
            <w:tcW w:w="1351" w:type="dxa"/>
            <w:noWrap/>
          </w:tcPr>
          <w:p w14:paraId="443C0202" w14:textId="77777777" w:rsidR="00AC3D70" w:rsidRPr="006518C9" w:rsidRDefault="00AC3D70" w:rsidP="000F55FF">
            <w:pPr>
              <w:rPr>
                <w:rFonts w:cs="Arial"/>
                <w:color w:val="000000"/>
                <w:lang w:val="en-US"/>
              </w:rPr>
            </w:pPr>
            <w:r w:rsidRPr="006518C9">
              <w:rPr>
                <w:rFonts w:cs="Arial"/>
                <w:color w:val="000000"/>
                <w:lang w:val="en-US"/>
              </w:rPr>
              <w:t>MS:1002652</w:t>
            </w:r>
          </w:p>
        </w:tc>
        <w:tc>
          <w:tcPr>
            <w:tcW w:w="1473" w:type="dxa"/>
            <w:noWrap/>
          </w:tcPr>
          <w:p w14:paraId="4D25E669" w14:textId="77777777" w:rsidR="00AC3D70" w:rsidRPr="006518C9" w:rsidRDefault="00AC3D70" w:rsidP="000F55FF">
            <w:pPr>
              <w:rPr>
                <w:rFonts w:cs="Arial"/>
                <w:color w:val="000000"/>
                <w:lang w:val="en-US"/>
              </w:rPr>
            </w:pPr>
            <w:r w:rsidRPr="006518C9">
              <w:rPr>
                <w:rFonts w:cs="Arial"/>
                <w:color w:val="000000"/>
                <w:lang w:val="en-US"/>
              </w:rPr>
              <w:t>Bruker FID nativeID format, combined spectra</w:t>
            </w:r>
          </w:p>
        </w:tc>
        <w:tc>
          <w:tcPr>
            <w:tcW w:w="3805" w:type="dxa"/>
            <w:noWrap/>
          </w:tcPr>
          <w:p w14:paraId="42052243" w14:textId="77777777" w:rsidR="00AC3D70" w:rsidRPr="006518C9" w:rsidRDefault="00B9228D" w:rsidP="000F55FF">
            <w:pPr>
              <w:rPr>
                <w:rFonts w:cs="Arial"/>
                <w:color w:val="000000"/>
                <w:lang w:val="en-US"/>
              </w:rPr>
            </w:pPr>
            <w:r w:rsidRPr="006518C9">
              <w:rPr>
                <w:rFonts w:cs="Arial"/>
                <w:color w:val="000000"/>
                <w:lang w:val="en-US"/>
              </w:rPr>
              <w:t xml:space="preserve">file=xsd:IDREF, </w:t>
            </w:r>
          </w:p>
          <w:p w14:paraId="5A002F31" w14:textId="77777777" w:rsidR="00B9228D" w:rsidRPr="006518C9" w:rsidRDefault="00B9228D" w:rsidP="000F55FF">
            <w:pPr>
              <w:rPr>
                <w:rFonts w:cs="Arial"/>
                <w:color w:val="000000"/>
                <w:lang w:val="en-US"/>
              </w:rPr>
            </w:pPr>
            <w:r w:rsidRPr="006518C9">
              <w:rPr>
                <w:rFonts w:cs="Arial"/>
                <w:color w:val="000000"/>
                <w:lang w:val="en-US"/>
              </w:rPr>
              <w:t xml:space="preserve">file=xsd:IDREF, </w:t>
            </w:r>
          </w:p>
          <w:p w14:paraId="541F563F" w14:textId="77777777" w:rsidR="00B9228D" w:rsidRPr="006518C9" w:rsidRDefault="00B9228D" w:rsidP="000F55FF">
            <w:pPr>
              <w:rPr>
                <w:rFonts w:cs="Arial"/>
                <w:color w:val="000000"/>
                <w:lang w:val="en-US"/>
              </w:rPr>
            </w:pPr>
            <w:r w:rsidRPr="006518C9">
              <w:rPr>
                <w:rFonts w:cs="Arial"/>
                <w:color w:val="000000"/>
                <w:lang w:val="en-US"/>
              </w:rPr>
              <w:t>file=xsd:IDREF…</w:t>
            </w:r>
          </w:p>
        </w:tc>
        <w:tc>
          <w:tcPr>
            <w:tcW w:w="3447" w:type="dxa"/>
            <w:noWrap/>
          </w:tcPr>
          <w:p w14:paraId="513C9ADC" w14:textId="77777777" w:rsidR="00AC3D70" w:rsidRPr="006518C9" w:rsidRDefault="00D77F87" w:rsidP="000F55FF">
            <w:pPr>
              <w:rPr>
                <w:rFonts w:cs="Arial"/>
                <w:color w:val="000000"/>
                <w:lang w:val="en-US"/>
              </w:rPr>
            </w:pPr>
            <w:r w:rsidRPr="006518C9">
              <w:rPr>
                <w:rFonts w:cs="Arial"/>
                <w:color w:val="000000"/>
                <w:lang w:val="en-US"/>
              </w:rPr>
              <w:t>Bruker FID comma separated list of spectra that have been combined prior to searching or interpretation</w:t>
            </w:r>
            <w:r w:rsidR="00ED4A0E" w:rsidRPr="006518C9">
              <w:rPr>
                <w:rFonts w:cs="Arial"/>
                <w:color w:val="000000"/>
                <w:lang w:val="en-US"/>
              </w:rPr>
              <w:t>.</w:t>
            </w:r>
          </w:p>
        </w:tc>
      </w:tr>
      <w:tr w:rsidR="00AC3D70" w:rsidRPr="006518C9" w14:paraId="2EF4EC7A" w14:textId="77777777" w:rsidTr="000F55FF">
        <w:trPr>
          <w:trHeight w:val="308"/>
        </w:trPr>
        <w:tc>
          <w:tcPr>
            <w:tcW w:w="1351" w:type="dxa"/>
            <w:noWrap/>
          </w:tcPr>
          <w:p w14:paraId="32A35274" w14:textId="77777777" w:rsidR="00AC3D70" w:rsidRPr="006518C9" w:rsidRDefault="00AC3D70" w:rsidP="000F55FF">
            <w:pPr>
              <w:rPr>
                <w:rFonts w:cs="Arial"/>
                <w:color w:val="000000"/>
                <w:lang w:val="en-US"/>
              </w:rPr>
            </w:pPr>
            <w:r w:rsidRPr="006518C9">
              <w:rPr>
                <w:rFonts w:cs="Arial"/>
                <w:color w:val="000000"/>
                <w:lang w:val="en-US"/>
              </w:rPr>
              <w:t>MS:1002653</w:t>
            </w:r>
          </w:p>
        </w:tc>
        <w:tc>
          <w:tcPr>
            <w:tcW w:w="1473" w:type="dxa"/>
            <w:noWrap/>
          </w:tcPr>
          <w:p w14:paraId="3E9F084E" w14:textId="77777777" w:rsidR="00AC3D70" w:rsidRPr="006518C9" w:rsidRDefault="00AC3D70" w:rsidP="000F55FF">
            <w:pPr>
              <w:rPr>
                <w:rFonts w:cs="Arial"/>
                <w:color w:val="000000"/>
                <w:lang w:val="en-US"/>
              </w:rPr>
            </w:pPr>
            <w:r w:rsidRPr="006518C9">
              <w:rPr>
                <w:rFonts w:cs="Arial"/>
                <w:color w:val="000000"/>
                <w:lang w:val="en-US"/>
              </w:rPr>
              <w:t>multiple peak list nativeID format, combined spectra</w:t>
            </w:r>
          </w:p>
        </w:tc>
        <w:tc>
          <w:tcPr>
            <w:tcW w:w="3805" w:type="dxa"/>
            <w:noWrap/>
          </w:tcPr>
          <w:p w14:paraId="760E5BD8" w14:textId="77777777" w:rsidR="00AC3D70" w:rsidRPr="006518C9" w:rsidRDefault="00FD6E46" w:rsidP="000F55FF">
            <w:pPr>
              <w:rPr>
                <w:rFonts w:cs="Arial"/>
                <w:color w:val="000000"/>
                <w:lang w:val="en-US"/>
              </w:rPr>
            </w:pPr>
            <w:r w:rsidRPr="006518C9">
              <w:rPr>
                <w:rFonts w:cs="Arial"/>
                <w:color w:val="000000"/>
                <w:lang w:val="en-US"/>
              </w:rPr>
              <w:t xml:space="preserve">index=xsd:nonNegativeInteger, </w:t>
            </w:r>
          </w:p>
          <w:p w14:paraId="1FE66090" w14:textId="77777777" w:rsidR="00FD6E46" w:rsidRPr="006518C9" w:rsidRDefault="00FD6E46" w:rsidP="000F55FF">
            <w:pPr>
              <w:rPr>
                <w:rFonts w:cs="Arial"/>
                <w:color w:val="000000"/>
                <w:lang w:val="en-US"/>
              </w:rPr>
            </w:pPr>
            <w:r w:rsidRPr="006518C9">
              <w:rPr>
                <w:rFonts w:cs="Arial"/>
                <w:color w:val="000000"/>
                <w:lang w:val="en-US"/>
              </w:rPr>
              <w:t xml:space="preserve">index=xsd:nonNegativeInteger, </w:t>
            </w:r>
          </w:p>
          <w:p w14:paraId="641327C9" w14:textId="77777777" w:rsidR="00FD6E46" w:rsidRPr="006518C9" w:rsidRDefault="00FD6E46" w:rsidP="000F55FF">
            <w:pPr>
              <w:rPr>
                <w:rFonts w:cs="Arial"/>
                <w:color w:val="000000"/>
                <w:lang w:val="en-US"/>
              </w:rPr>
            </w:pPr>
            <w:r w:rsidRPr="006518C9">
              <w:rPr>
                <w:rFonts w:cs="Arial"/>
                <w:color w:val="000000"/>
                <w:lang w:val="en-US"/>
              </w:rPr>
              <w:t>index=xsd:nonNegativeInteger…</w:t>
            </w:r>
          </w:p>
        </w:tc>
        <w:tc>
          <w:tcPr>
            <w:tcW w:w="3447" w:type="dxa"/>
            <w:noWrap/>
          </w:tcPr>
          <w:p w14:paraId="4DEA420E" w14:textId="77777777" w:rsidR="00AC3D70" w:rsidRPr="006518C9" w:rsidRDefault="008A2AC3" w:rsidP="000F55FF">
            <w:pPr>
              <w:rPr>
                <w:rFonts w:cs="Arial"/>
                <w:color w:val="000000"/>
                <w:lang w:val="en-US"/>
              </w:rPr>
            </w:pPr>
            <w:r w:rsidRPr="006518C9">
              <w:rPr>
                <w:rFonts w:cs="Arial"/>
                <w:color w:val="000000"/>
                <w:lang w:val="en-US"/>
              </w:rPr>
              <w:t>Multiple peak list nativeID c</w:t>
            </w:r>
            <w:r w:rsidR="00ED4A0E" w:rsidRPr="006518C9">
              <w:rPr>
                <w:rFonts w:cs="Arial"/>
                <w:color w:val="000000"/>
                <w:lang w:val="en-US"/>
              </w:rPr>
              <w:t>omma separated list of spectra that have been merged prior to searching or used together in some other manner intrinsic to the search.</w:t>
            </w:r>
          </w:p>
        </w:tc>
      </w:tr>
      <w:tr w:rsidR="00AC3D70" w:rsidRPr="006518C9" w14:paraId="7246B24E" w14:textId="77777777" w:rsidTr="000F55FF">
        <w:trPr>
          <w:trHeight w:val="308"/>
        </w:trPr>
        <w:tc>
          <w:tcPr>
            <w:tcW w:w="1351" w:type="dxa"/>
            <w:noWrap/>
          </w:tcPr>
          <w:p w14:paraId="0520D28D" w14:textId="77777777" w:rsidR="00AC3D70" w:rsidRPr="006518C9" w:rsidRDefault="00AC3D70" w:rsidP="000F55FF">
            <w:pPr>
              <w:rPr>
                <w:rFonts w:cs="Arial"/>
                <w:color w:val="000000"/>
                <w:lang w:val="en-US"/>
              </w:rPr>
            </w:pPr>
            <w:r w:rsidRPr="006518C9">
              <w:rPr>
                <w:rFonts w:cs="Arial"/>
                <w:color w:val="000000"/>
                <w:lang w:val="en-US"/>
              </w:rPr>
              <w:t>MS:1002654</w:t>
            </w:r>
          </w:p>
        </w:tc>
        <w:tc>
          <w:tcPr>
            <w:tcW w:w="1473" w:type="dxa"/>
            <w:noWrap/>
          </w:tcPr>
          <w:p w14:paraId="573A109C" w14:textId="77777777" w:rsidR="00AC3D70" w:rsidRPr="006518C9" w:rsidRDefault="00AC3D70" w:rsidP="000F55FF">
            <w:pPr>
              <w:rPr>
                <w:rFonts w:cs="Arial"/>
                <w:color w:val="000000"/>
                <w:lang w:val="en-US"/>
              </w:rPr>
            </w:pPr>
            <w:r w:rsidRPr="006518C9">
              <w:rPr>
                <w:rFonts w:cs="Arial"/>
                <w:color w:val="000000"/>
                <w:lang w:val="en-US"/>
              </w:rPr>
              <w:t>single peak list nativeID format, combined spectra</w:t>
            </w:r>
          </w:p>
        </w:tc>
        <w:tc>
          <w:tcPr>
            <w:tcW w:w="3805" w:type="dxa"/>
            <w:noWrap/>
          </w:tcPr>
          <w:p w14:paraId="699C2303" w14:textId="77777777" w:rsidR="00AC3D70" w:rsidRPr="006518C9" w:rsidRDefault="00FD6E46" w:rsidP="000F55FF">
            <w:pPr>
              <w:rPr>
                <w:rFonts w:cs="Arial"/>
                <w:color w:val="000000"/>
                <w:lang w:val="en-US"/>
              </w:rPr>
            </w:pPr>
            <w:r w:rsidRPr="006518C9">
              <w:rPr>
                <w:rFonts w:cs="Arial"/>
                <w:color w:val="000000"/>
                <w:lang w:val="en-US"/>
              </w:rPr>
              <w:t xml:space="preserve">file=xsd:IDREF, </w:t>
            </w:r>
          </w:p>
          <w:p w14:paraId="25F80AF9" w14:textId="77777777" w:rsidR="00FD6E46" w:rsidRPr="006518C9" w:rsidRDefault="00FD6E46" w:rsidP="000F55FF">
            <w:pPr>
              <w:rPr>
                <w:rFonts w:cs="Arial"/>
                <w:color w:val="000000"/>
                <w:lang w:val="en-US"/>
              </w:rPr>
            </w:pPr>
            <w:r w:rsidRPr="006518C9">
              <w:rPr>
                <w:rFonts w:cs="Arial"/>
                <w:color w:val="000000"/>
                <w:lang w:val="en-US"/>
              </w:rPr>
              <w:t xml:space="preserve">file=xsd:IDREF, </w:t>
            </w:r>
          </w:p>
          <w:p w14:paraId="37C9C6FA" w14:textId="77777777" w:rsidR="00FD6E46" w:rsidRPr="006518C9" w:rsidRDefault="00FD6E46" w:rsidP="000F55FF">
            <w:pPr>
              <w:rPr>
                <w:rFonts w:cs="Arial"/>
                <w:color w:val="000000"/>
                <w:lang w:val="en-US"/>
              </w:rPr>
            </w:pPr>
            <w:r w:rsidRPr="006518C9">
              <w:rPr>
                <w:rFonts w:cs="Arial"/>
                <w:color w:val="000000"/>
                <w:lang w:val="en-US"/>
              </w:rPr>
              <w:t>file=xsd:IDREF…</w:t>
            </w:r>
          </w:p>
        </w:tc>
        <w:tc>
          <w:tcPr>
            <w:tcW w:w="3447" w:type="dxa"/>
            <w:noWrap/>
          </w:tcPr>
          <w:p w14:paraId="52E33A76" w14:textId="77777777" w:rsidR="00AC3D70" w:rsidRPr="006518C9" w:rsidRDefault="008A2AC3" w:rsidP="000F55FF">
            <w:pPr>
              <w:rPr>
                <w:rFonts w:cs="Arial"/>
                <w:color w:val="000000"/>
                <w:lang w:val="en-US"/>
              </w:rPr>
            </w:pPr>
            <w:r w:rsidRPr="006518C9">
              <w:rPr>
                <w:rFonts w:cs="Arial"/>
                <w:color w:val="000000"/>
                <w:lang w:val="en-US"/>
              </w:rPr>
              <w:t>Single peak list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7FA8C2EF" w14:textId="77777777" w:rsidTr="000F55FF">
        <w:trPr>
          <w:trHeight w:val="308"/>
        </w:trPr>
        <w:tc>
          <w:tcPr>
            <w:tcW w:w="1351" w:type="dxa"/>
            <w:noWrap/>
          </w:tcPr>
          <w:p w14:paraId="1D335AB1" w14:textId="77777777" w:rsidR="00AC3D70" w:rsidRPr="006518C9" w:rsidRDefault="00AC3D70" w:rsidP="000F55FF">
            <w:pPr>
              <w:rPr>
                <w:rFonts w:cs="Arial"/>
                <w:color w:val="000000"/>
                <w:lang w:val="en-US"/>
              </w:rPr>
            </w:pPr>
            <w:r w:rsidRPr="006518C9">
              <w:rPr>
                <w:rFonts w:cs="Arial"/>
                <w:color w:val="000000"/>
                <w:lang w:val="en-US"/>
              </w:rPr>
              <w:t>MS:1002655</w:t>
            </w:r>
          </w:p>
        </w:tc>
        <w:tc>
          <w:tcPr>
            <w:tcW w:w="1473" w:type="dxa"/>
            <w:noWrap/>
          </w:tcPr>
          <w:p w14:paraId="562AF19F" w14:textId="77777777" w:rsidR="00AC3D70" w:rsidRPr="006518C9" w:rsidRDefault="00AC3D70" w:rsidP="000F55FF">
            <w:pPr>
              <w:rPr>
                <w:rFonts w:cs="Arial"/>
                <w:color w:val="000000"/>
                <w:lang w:val="en-US"/>
              </w:rPr>
            </w:pPr>
            <w:r w:rsidRPr="006518C9">
              <w:rPr>
                <w:rFonts w:cs="Arial"/>
                <w:color w:val="000000"/>
                <w:lang w:val="en-US"/>
              </w:rPr>
              <w:t>scan number only nativeID format, combined spectra</w:t>
            </w:r>
          </w:p>
        </w:tc>
        <w:tc>
          <w:tcPr>
            <w:tcW w:w="3805" w:type="dxa"/>
            <w:noWrap/>
          </w:tcPr>
          <w:p w14:paraId="488438E1" w14:textId="77777777" w:rsidR="00AC3D70" w:rsidRPr="006518C9" w:rsidRDefault="007259F2" w:rsidP="000F55FF">
            <w:pPr>
              <w:rPr>
                <w:rFonts w:cs="Arial"/>
                <w:color w:val="000000"/>
                <w:lang w:val="en-US"/>
              </w:rPr>
            </w:pPr>
            <w:r w:rsidRPr="006518C9">
              <w:rPr>
                <w:rFonts w:cs="Arial"/>
                <w:color w:val="000000"/>
                <w:lang w:val="en-US"/>
              </w:rPr>
              <w:t xml:space="preserve">scan=xsd:nonNegativeInteger, </w:t>
            </w:r>
          </w:p>
          <w:p w14:paraId="1386DA98" w14:textId="77777777" w:rsidR="007259F2" w:rsidRPr="006518C9" w:rsidRDefault="007259F2" w:rsidP="000F55FF">
            <w:pPr>
              <w:rPr>
                <w:rFonts w:cs="Arial"/>
                <w:color w:val="000000"/>
                <w:lang w:val="en-US"/>
              </w:rPr>
            </w:pPr>
            <w:r w:rsidRPr="006518C9">
              <w:rPr>
                <w:rFonts w:cs="Arial"/>
                <w:color w:val="000000"/>
                <w:lang w:val="en-US"/>
              </w:rPr>
              <w:t xml:space="preserve">scan=xsd:nonNegativeInteger, </w:t>
            </w:r>
          </w:p>
          <w:p w14:paraId="377CBE4E" w14:textId="77777777" w:rsidR="007259F2" w:rsidRPr="006518C9" w:rsidRDefault="007259F2" w:rsidP="000F55FF">
            <w:pPr>
              <w:rPr>
                <w:rFonts w:cs="Arial"/>
                <w:color w:val="000000"/>
                <w:lang w:val="en-US"/>
              </w:rPr>
            </w:pPr>
            <w:r w:rsidRPr="006518C9">
              <w:rPr>
                <w:rFonts w:cs="Arial"/>
                <w:color w:val="000000"/>
                <w:lang w:val="en-US"/>
              </w:rPr>
              <w:t>scan=xsd:nonNegativeInteger…</w:t>
            </w:r>
          </w:p>
        </w:tc>
        <w:tc>
          <w:tcPr>
            <w:tcW w:w="3447" w:type="dxa"/>
            <w:noWrap/>
          </w:tcPr>
          <w:p w14:paraId="479D7BF2" w14:textId="77777777" w:rsidR="00AC3D70" w:rsidRPr="006518C9" w:rsidRDefault="008A2AC3" w:rsidP="000F55FF">
            <w:pPr>
              <w:rPr>
                <w:rFonts w:cs="Arial"/>
                <w:color w:val="000000"/>
                <w:lang w:val="en-US"/>
              </w:rPr>
            </w:pPr>
            <w:r w:rsidRPr="006518C9">
              <w:rPr>
                <w:rFonts w:cs="Arial"/>
                <w:color w:val="000000"/>
                <w:lang w:val="en-US"/>
              </w:rPr>
              <w:t>Scan number only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12D94E39" w14:textId="77777777" w:rsidTr="000F55FF">
        <w:trPr>
          <w:trHeight w:val="308"/>
        </w:trPr>
        <w:tc>
          <w:tcPr>
            <w:tcW w:w="1351" w:type="dxa"/>
            <w:noWrap/>
          </w:tcPr>
          <w:p w14:paraId="084B4ABB" w14:textId="77777777" w:rsidR="00AC3D70" w:rsidRPr="006518C9" w:rsidRDefault="00AC3D70" w:rsidP="000F55FF">
            <w:pPr>
              <w:rPr>
                <w:rFonts w:cs="Arial"/>
                <w:color w:val="000000"/>
                <w:lang w:val="en-US"/>
              </w:rPr>
            </w:pPr>
            <w:r w:rsidRPr="006518C9">
              <w:rPr>
                <w:rFonts w:cs="Arial"/>
                <w:color w:val="000000"/>
                <w:lang w:val="en-US"/>
              </w:rPr>
              <w:t>MS:1002656</w:t>
            </w:r>
          </w:p>
        </w:tc>
        <w:tc>
          <w:tcPr>
            <w:tcW w:w="1473" w:type="dxa"/>
            <w:noWrap/>
          </w:tcPr>
          <w:p w14:paraId="4B7E9DCF" w14:textId="77777777" w:rsidR="00AC3D70" w:rsidRPr="006518C9" w:rsidRDefault="00AC3D70" w:rsidP="000F55FF">
            <w:pPr>
              <w:rPr>
                <w:rFonts w:cs="Arial"/>
                <w:color w:val="000000"/>
                <w:lang w:val="en-US"/>
              </w:rPr>
            </w:pPr>
            <w:r w:rsidRPr="006518C9">
              <w:rPr>
                <w:rFonts w:cs="Arial"/>
                <w:color w:val="000000"/>
                <w:lang w:val="en-US"/>
              </w:rPr>
              <w:t>spectrum identifier nativeID format, combined spectra</w:t>
            </w:r>
          </w:p>
        </w:tc>
        <w:tc>
          <w:tcPr>
            <w:tcW w:w="3805" w:type="dxa"/>
            <w:noWrap/>
          </w:tcPr>
          <w:p w14:paraId="5378D8AD" w14:textId="77777777" w:rsidR="00AC3D70" w:rsidRPr="006518C9" w:rsidRDefault="007259F2" w:rsidP="000F55FF">
            <w:pPr>
              <w:rPr>
                <w:rFonts w:cs="Arial"/>
                <w:color w:val="000000"/>
                <w:lang w:val="en-US"/>
              </w:rPr>
            </w:pPr>
            <w:r w:rsidRPr="006518C9">
              <w:rPr>
                <w:rFonts w:cs="Arial"/>
                <w:color w:val="000000"/>
                <w:lang w:val="en-US"/>
              </w:rPr>
              <w:t xml:space="preserve">spectrum=xsd:nonNegativeInteger, </w:t>
            </w:r>
          </w:p>
          <w:p w14:paraId="5E1D53D1" w14:textId="77777777" w:rsidR="007259F2" w:rsidRPr="006518C9" w:rsidRDefault="007259F2" w:rsidP="000F55FF">
            <w:pPr>
              <w:rPr>
                <w:rFonts w:cs="Arial"/>
                <w:color w:val="000000"/>
                <w:lang w:val="en-US"/>
              </w:rPr>
            </w:pPr>
            <w:r w:rsidRPr="006518C9">
              <w:rPr>
                <w:rFonts w:cs="Arial"/>
                <w:color w:val="000000"/>
                <w:lang w:val="en-US"/>
              </w:rPr>
              <w:t xml:space="preserve">spectrum=xsd:nonNegativeInteger, </w:t>
            </w:r>
          </w:p>
          <w:p w14:paraId="26255324" w14:textId="77777777" w:rsidR="007259F2" w:rsidRPr="006518C9" w:rsidRDefault="007259F2" w:rsidP="000F55FF">
            <w:pPr>
              <w:rPr>
                <w:rFonts w:cs="Arial"/>
                <w:color w:val="000000"/>
                <w:lang w:val="en-US"/>
              </w:rPr>
            </w:pPr>
            <w:r w:rsidRPr="006518C9">
              <w:rPr>
                <w:rFonts w:cs="Arial"/>
                <w:color w:val="000000"/>
                <w:lang w:val="en-US"/>
              </w:rPr>
              <w:t>spectrum=xsd:nonNegativeInteger…</w:t>
            </w:r>
          </w:p>
        </w:tc>
        <w:tc>
          <w:tcPr>
            <w:tcW w:w="3447" w:type="dxa"/>
            <w:noWrap/>
          </w:tcPr>
          <w:p w14:paraId="00F35A3C" w14:textId="77777777" w:rsidR="00AC3D70" w:rsidRPr="006518C9" w:rsidRDefault="008A2AC3" w:rsidP="008A2AC3">
            <w:pPr>
              <w:rPr>
                <w:rFonts w:cs="Arial"/>
                <w:color w:val="000000"/>
                <w:lang w:val="en-US"/>
              </w:rPr>
            </w:pPr>
            <w:r w:rsidRPr="006518C9">
              <w:rPr>
                <w:rFonts w:cs="Arial"/>
                <w:color w:val="000000"/>
                <w:lang w:val="en-US"/>
              </w:rPr>
              <w:t>Spectrum identifier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5633CF36" w14:textId="77777777" w:rsidTr="000F55FF">
        <w:trPr>
          <w:trHeight w:val="308"/>
        </w:trPr>
        <w:tc>
          <w:tcPr>
            <w:tcW w:w="1351" w:type="dxa"/>
            <w:noWrap/>
          </w:tcPr>
          <w:p w14:paraId="359A8A72" w14:textId="77777777" w:rsidR="00AC3D70" w:rsidRPr="006518C9" w:rsidRDefault="00AC3D70" w:rsidP="000F55FF">
            <w:pPr>
              <w:rPr>
                <w:rFonts w:cs="Arial"/>
                <w:color w:val="000000"/>
                <w:lang w:val="en-US"/>
              </w:rPr>
            </w:pPr>
            <w:r w:rsidRPr="006518C9">
              <w:rPr>
                <w:rFonts w:cs="Arial"/>
                <w:color w:val="000000"/>
                <w:lang w:val="en-US"/>
              </w:rPr>
              <w:t>MS:1002657</w:t>
            </w:r>
          </w:p>
        </w:tc>
        <w:tc>
          <w:tcPr>
            <w:tcW w:w="1473" w:type="dxa"/>
            <w:noWrap/>
          </w:tcPr>
          <w:p w14:paraId="04BDFD10" w14:textId="77777777" w:rsidR="00AC3D70" w:rsidRPr="006518C9" w:rsidRDefault="00AC3D70" w:rsidP="000F55FF">
            <w:pPr>
              <w:rPr>
                <w:rFonts w:cs="Arial"/>
                <w:color w:val="000000"/>
                <w:lang w:val="en-US"/>
              </w:rPr>
            </w:pPr>
            <w:r w:rsidRPr="006518C9">
              <w:rPr>
                <w:rFonts w:cs="Arial"/>
                <w:color w:val="000000"/>
                <w:lang w:val="en-US"/>
              </w:rPr>
              <w:t>mzML unique identifier, combined spectra</w:t>
            </w:r>
          </w:p>
        </w:tc>
        <w:tc>
          <w:tcPr>
            <w:tcW w:w="3805" w:type="dxa"/>
            <w:noWrap/>
          </w:tcPr>
          <w:p w14:paraId="07A20F1B" w14:textId="77777777" w:rsidR="00F15599" w:rsidRPr="006518C9" w:rsidRDefault="00F15599" w:rsidP="000F55FF">
            <w:pPr>
              <w:rPr>
                <w:rFonts w:cs="Arial"/>
                <w:color w:val="000000"/>
                <w:lang w:val="en-US"/>
              </w:rPr>
            </w:pPr>
            <w:r w:rsidRPr="006518C9">
              <w:rPr>
                <w:rFonts w:cs="Arial"/>
                <w:color w:val="000000"/>
                <w:lang w:val="en-US"/>
              </w:rPr>
              <w:t xml:space="preserve">xsd:string, </w:t>
            </w:r>
          </w:p>
          <w:p w14:paraId="6F2A2C70" w14:textId="77777777" w:rsidR="00F15599" w:rsidRPr="006518C9" w:rsidRDefault="00F15599" w:rsidP="000F55FF">
            <w:pPr>
              <w:rPr>
                <w:rFonts w:cs="Arial"/>
                <w:color w:val="000000"/>
                <w:lang w:val="en-US"/>
              </w:rPr>
            </w:pPr>
            <w:r w:rsidRPr="006518C9">
              <w:rPr>
                <w:rFonts w:cs="Arial"/>
                <w:color w:val="000000"/>
                <w:lang w:val="en-US"/>
              </w:rPr>
              <w:t xml:space="preserve">xsd:string, </w:t>
            </w:r>
          </w:p>
          <w:p w14:paraId="3FF7B647" w14:textId="77777777" w:rsidR="00AC3D70" w:rsidRPr="006518C9" w:rsidRDefault="00F15599" w:rsidP="000F55FF">
            <w:pPr>
              <w:rPr>
                <w:rFonts w:cs="Arial"/>
                <w:color w:val="000000"/>
                <w:lang w:val="en-US"/>
              </w:rPr>
            </w:pPr>
            <w:r w:rsidRPr="006518C9">
              <w:rPr>
                <w:rFonts w:cs="Arial"/>
                <w:color w:val="000000"/>
                <w:lang w:val="en-US"/>
              </w:rPr>
              <w:t>xsd:string…</w:t>
            </w:r>
          </w:p>
        </w:tc>
        <w:tc>
          <w:tcPr>
            <w:tcW w:w="3447" w:type="dxa"/>
            <w:noWrap/>
          </w:tcPr>
          <w:p w14:paraId="1D18A9B9" w14:textId="77777777" w:rsidR="00AC3D70" w:rsidRPr="006518C9" w:rsidRDefault="00D77F87" w:rsidP="000F55FF">
            <w:pPr>
              <w:rPr>
                <w:rFonts w:cs="Arial"/>
                <w:color w:val="000000"/>
                <w:lang w:val="en-US"/>
              </w:rPr>
            </w:pP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bl>
    <w:p w14:paraId="1CA11C84" w14:textId="77777777" w:rsidR="002151B4" w:rsidRPr="006518C9" w:rsidRDefault="0075640E" w:rsidP="0075640E">
      <w:pPr>
        <w:pStyle w:val="Caption"/>
        <w:rPr>
          <w:lang w:val="en-US"/>
        </w:rPr>
      </w:pPr>
      <w:bookmarkStart w:id="39" w:name="_Ref450133236"/>
      <w:r w:rsidRPr="006518C9">
        <w:rPr>
          <w:lang w:val="en-US"/>
        </w:rPr>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564707" w:rsidRPr="006518C9">
        <w:rPr>
          <w:noProof/>
          <w:lang w:val="en-US"/>
        </w:rPr>
        <w:t>2</w:t>
      </w:r>
      <w:r w:rsidR="00251338" w:rsidRPr="006518C9">
        <w:rPr>
          <w:noProof/>
          <w:lang w:val="en-US"/>
        </w:rPr>
        <w:fldChar w:fldCharType="end"/>
      </w:r>
      <w:bookmarkEnd w:id="39"/>
      <w:r w:rsidR="00DA6DCE" w:rsidRPr="006518C9">
        <w:rPr>
          <w:lang w:val="en-US"/>
        </w:rPr>
        <w:t xml:space="preserve">. </w:t>
      </w:r>
      <w:r w:rsidR="008C26ED" w:rsidRPr="006518C9">
        <w:rPr>
          <w:b w:val="0"/>
          <w:lang w:val="en-US"/>
        </w:rPr>
        <w:t>CV</w:t>
      </w:r>
      <w:r w:rsidR="00193B5E" w:rsidRPr="006518C9">
        <w:rPr>
          <w:b w:val="0"/>
          <w:lang w:val="en-US"/>
        </w:rPr>
        <w:t xml:space="preserve"> terms and rules implemented in the PSI-MS CV for formulating the “nativeID” to identify spectra in different file formats.</w:t>
      </w:r>
    </w:p>
    <w:p w14:paraId="6BCFBBE2" w14:textId="77777777" w:rsidR="00635072" w:rsidRPr="006518C9" w:rsidRDefault="00C018F9" w:rsidP="00466496">
      <w:pPr>
        <w:rPr>
          <w:lang w:val="en-US"/>
        </w:rPr>
      </w:pPr>
      <w:r w:rsidRPr="006518C9">
        <w:rPr>
          <w:lang w:val="en-US"/>
        </w:rPr>
        <w:lastRenderedPageBreak/>
        <w:t xml:space="preserve">In </w:t>
      </w:r>
      <w:r w:rsidR="006D41B9" w:rsidRPr="006518C9">
        <w:rPr>
          <w:lang w:val="en-US"/>
        </w:rPr>
        <w:t>mzIdentML</w:t>
      </w:r>
      <w:r w:rsidRPr="006518C9">
        <w:rPr>
          <w:lang w:val="en-US"/>
        </w:rPr>
        <w:t>, the spectrum</w:t>
      </w:r>
      <w:r w:rsidR="00AE5708" w:rsidRPr="006518C9">
        <w:rPr>
          <w:lang w:val="en-US"/>
        </w:rPr>
        <w:t xml:space="preserve"> </w:t>
      </w:r>
      <w:r w:rsidRPr="006518C9">
        <w:rPr>
          <w:lang w:val="en-US"/>
        </w:rPr>
        <w:t>ID attribute should be constructed following the data type specification in</w:t>
      </w:r>
      <w:r w:rsidR="0075640E" w:rsidRPr="006518C9">
        <w:rPr>
          <w:lang w:val="en-US"/>
        </w:rPr>
        <w:t xml:space="preserve"> </w:t>
      </w:r>
      <w:r w:rsidR="0075640E" w:rsidRPr="006518C9">
        <w:rPr>
          <w:lang w:val="en-US"/>
        </w:rPr>
        <w:fldChar w:fldCharType="begin"/>
      </w:r>
      <w:r w:rsidR="0075640E" w:rsidRPr="006518C9">
        <w:rPr>
          <w:lang w:val="en-US"/>
        </w:rPr>
        <w:instrText xml:space="preserve"> REF _Ref450133236 \h </w:instrText>
      </w:r>
      <w:r w:rsidR="0075640E" w:rsidRPr="006518C9">
        <w:rPr>
          <w:lang w:val="en-US"/>
        </w:rPr>
      </w:r>
      <w:r w:rsidR="0075640E" w:rsidRPr="006518C9">
        <w:rPr>
          <w:lang w:val="en-US"/>
        </w:rPr>
        <w:fldChar w:fldCharType="separate"/>
      </w:r>
      <w:r w:rsidR="0075640E" w:rsidRPr="006518C9">
        <w:rPr>
          <w:lang w:val="en-US"/>
        </w:rPr>
        <w:t xml:space="preserve">Table </w:t>
      </w:r>
      <w:r w:rsidR="0075640E" w:rsidRPr="006518C9">
        <w:rPr>
          <w:noProof/>
          <w:lang w:val="en-US"/>
        </w:rPr>
        <w:t>2</w:t>
      </w:r>
      <w:r w:rsidR="0075640E" w:rsidRPr="006518C9">
        <w:rPr>
          <w:lang w:val="en-US"/>
        </w:rPr>
        <w:fldChar w:fldCharType="end"/>
      </w:r>
      <w:r w:rsidRPr="006518C9">
        <w:rPr>
          <w:lang w:val="en-US"/>
        </w:rPr>
        <w:t xml:space="preserve">. As an example, to reference the </w:t>
      </w:r>
      <w:r w:rsidR="00244A4E" w:rsidRPr="006518C9">
        <w:rPr>
          <w:lang w:val="en-US"/>
        </w:rPr>
        <w:t>third</w:t>
      </w:r>
      <w:r w:rsidRPr="006518C9">
        <w:rPr>
          <w:lang w:val="en-US"/>
        </w:rPr>
        <w:t xml:space="preserve"> spectrum</w:t>
      </w:r>
      <w:r w:rsidR="009F7758" w:rsidRPr="006518C9">
        <w:rPr>
          <w:lang w:val="en-US"/>
        </w:rPr>
        <w:t xml:space="preserve"> (index=2)</w:t>
      </w:r>
      <w:r w:rsidRPr="006518C9">
        <w:rPr>
          <w:lang w:val="en-US"/>
        </w:rPr>
        <w:t xml:space="preserve"> in an </w:t>
      </w:r>
      <w:r w:rsidR="00AE5708" w:rsidRPr="006518C9">
        <w:rPr>
          <w:lang w:val="en-US"/>
        </w:rPr>
        <w:t xml:space="preserve">MGF </w:t>
      </w:r>
      <w:r w:rsidRPr="006518C9">
        <w:rPr>
          <w:lang w:val="en-US"/>
        </w:rPr>
        <w:t>(Mascot Generic Format) file</w:t>
      </w:r>
      <w:r w:rsidR="00635072" w:rsidRPr="006518C9">
        <w:rPr>
          <w:lang w:val="en-US"/>
        </w:rPr>
        <w:t>:</w:t>
      </w:r>
    </w:p>
    <w:p w14:paraId="1B67B554" w14:textId="77777777" w:rsidR="00712422" w:rsidRPr="006518C9" w:rsidRDefault="00712422" w:rsidP="00466496">
      <w:pPr>
        <w:rPr>
          <w:rFonts w:ascii="Courier New" w:hAnsi="Courier New" w:cs="Courier New"/>
          <w:sz w:val="16"/>
          <w:szCs w:val="16"/>
          <w:lang w:val="en-US"/>
        </w:rPr>
      </w:pPr>
    </w:p>
    <w:p w14:paraId="74A42477" w14:textId="77777777" w:rsidR="00635072" w:rsidRPr="006518C9" w:rsidRDefault="001F6387"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&lt;SpectrumIdentificationResult id="Res1" spectrumID="index=</w:t>
      </w:r>
      <w:r w:rsidR="00C945F8" w:rsidRPr="006518C9">
        <w:rPr>
          <w:rFonts w:ascii="Courier New" w:hAnsi="Courier New" w:cs="Courier New"/>
          <w:sz w:val="16"/>
          <w:szCs w:val="16"/>
          <w:lang w:val="en-US"/>
        </w:rPr>
        <w:t>2</w:t>
      </w:r>
      <w:r w:rsidRPr="006518C9">
        <w:rPr>
          <w:rFonts w:ascii="Courier New" w:hAnsi="Courier New" w:cs="Courier New"/>
          <w:sz w:val="16"/>
          <w:szCs w:val="16"/>
          <w:lang w:val="en-US"/>
        </w:rPr>
        <w:t xml:space="preserve">" SpectraData_ref="InputSpectra1"&gt; </w:t>
      </w:r>
    </w:p>
    <w:p w14:paraId="5817D7F9" w14:textId="77777777" w:rsidR="00C018F9" w:rsidRPr="006518C9" w:rsidRDefault="00C018F9" w:rsidP="00466496">
      <w:pPr>
        <w:rPr>
          <w:lang w:val="en-US"/>
        </w:rPr>
      </w:pPr>
    </w:p>
    <w:p w14:paraId="25C55748" w14:textId="77777777" w:rsidR="006C5C9F" w:rsidRPr="006518C9" w:rsidRDefault="006C5C9F" w:rsidP="00466496">
      <w:pPr>
        <w:rPr>
          <w:lang w:val="en-US"/>
        </w:rPr>
      </w:pPr>
      <w:r w:rsidRPr="006518C9">
        <w:rPr>
          <w:lang w:val="en-US"/>
        </w:rPr>
        <w:t>...</w:t>
      </w:r>
    </w:p>
    <w:p w14:paraId="1EB2273F" w14:textId="77777777" w:rsidR="006C5C9F" w:rsidRPr="006518C9" w:rsidRDefault="006C5C9F" w:rsidP="00466496">
      <w:pPr>
        <w:rPr>
          <w:lang w:val="en-US"/>
        </w:rPr>
      </w:pPr>
    </w:p>
    <w:p w14:paraId="3398574E"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&lt;SpectraData location="local/mgf/merge.mgf" id="SD_1" &gt;</w:t>
      </w:r>
    </w:p>
    <w:p w14:paraId="765A26B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7B8D5E4D"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accession="MS:1001062" name="Mascot MGF file" cvRef="PSI-MS" /&gt;</w:t>
      </w:r>
    </w:p>
    <w:p w14:paraId="7967A5FB"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185791A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pectrumIDFormat&gt;</w:t>
      </w:r>
    </w:p>
    <w:p w14:paraId="727CB805"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accession="MS:1000774" name="multiple peak list nativeID format" cvRef="PSI-MS" /&gt;</w:t>
      </w:r>
    </w:p>
    <w:p w14:paraId="35AC82AA"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pectrumIDFormat&gt;</w:t>
      </w:r>
    </w:p>
    <w:p w14:paraId="361D8E7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&lt;/SpectraData&gt;</w:t>
      </w:r>
    </w:p>
    <w:p w14:paraId="26F076B4" w14:textId="77777777" w:rsidR="006C5C9F" w:rsidRPr="006518C9" w:rsidRDefault="006C5C9F" w:rsidP="00466496">
      <w:pPr>
        <w:rPr>
          <w:lang w:val="en-US"/>
        </w:rPr>
      </w:pPr>
    </w:p>
    <w:p w14:paraId="7206A5B0" w14:textId="77777777" w:rsidR="00402E77" w:rsidRPr="006518C9" w:rsidRDefault="00402E77" w:rsidP="00466496">
      <w:pPr>
        <w:rPr>
          <w:lang w:val="en-US"/>
        </w:rPr>
      </w:pPr>
    </w:p>
    <w:p w14:paraId="040F4A07" w14:textId="33D52A2F" w:rsidR="00402E77" w:rsidRPr="006518C9" w:rsidRDefault="00402E77" w:rsidP="00402E77">
      <w:pPr>
        <w:pStyle w:val="Heading2"/>
        <w:tabs>
          <w:tab w:val="num" w:pos="709"/>
        </w:tabs>
        <w:ind w:left="709" w:hanging="709"/>
      </w:pPr>
      <w:bookmarkStart w:id="40" w:name="_Toc457214044"/>
      <w:r w:rsidRPr="006518C9">
        <w:t xml:space="preserve">Comments on Specific </w:t>
      </w:r>
      <w:del w:id="41" w:author="Jones, Andy" w:date="2017-01-09T13:26:00Z">
        <w:r w:rsidRPr="006518C9" w:rsidDel="008A3963">
          <w:delText xml:space="preserve">Use </w:delText>
        </w:r>
      </w:del>
      <w:ins w:id="42" w:author="Jones, Andy" w:date="2017-01-09T13:26:00Z">
        <w:r w:rsidR="008A3963">
          <w:t>u</w:t>
        </w:r>
        <w:r w:rsidR="008A3963" w:rsidRPr="006518C9">
          <w:t xml:space="preserve">se </w:t>
        </w:r>
      </w:ins>
      <w:del w:id="43" w:author="Jones, Andy" w:date="2017-01-09T13:26:00Z">
        <w:r w:rsidRPr="006518C9" w:rsidDel="008A3963">
          <w:delText>Cases</w:delText>
        </w:r>
      </w:del>
      <w:bookmarkEnd w:id="40"/>
      <w:ins w:id="44" w:author="Jones, Andy" w:date="2017-01-09T13:26:00Z">
        <w:r w:rsidR="008A3963">
          <w:t>c</w:t>
        </w:r>
        <w:r w:rsidR="008A3963" w:rsidRPr="006518C9">
          <w:t>ases</w:t>
        </w:r>
      </w:ins>
    </w:p>
    <w:p w14:paraId="59979009" w14:textId="77777777" w:rsidR="00402E77" w:rsidRPr="006518C9" w:rsidRDefault="00402E77" w:rsidP="00FB60E2">
      <w:pPr>
        <w:jc w:val="both"/>
        <w:rPr>
          <w:lang w:val="en-US"/>
        </w:rPr>
      </w:pPr>
      <w:r w:rsidRPr="006518C9">
        <w:rPr>
          <w:lang w:val="en-US"/>
        </w:rPr>
        <w:t>Many special use cases for mzIdentML were considered during its development. Each of these use cases has a corresponding example file that exercises the relevant part of the schema and provides a reference implementation example (see supporting documentation). Authors of software that create mzIdentML are encouraged to examine the examples that accompany this format release before implementing the writer. Further, such authors are encouraged to use the validator before releasing any new writer code and working with the PSI PI Working Group to resolve any issues. In the subsections below, we comment on a few of the notable use cases that were considered – in particular those newly added in mzIdentML 1.2.</w:t>
      </w:r>
    </w:p>
    <w:p w14:paraId="267D8A87" w14:textId="77777777" w:rsidR="00402E77" w:rsidRPr="006518C9" w:rsidRDefault="00402E77" w:rsidP="00466496">
      <w:pPr>
        <w:rPr>
          <w:lang w:val="en-US"/>
        </w:rPr>
      </w:pPr>
    </w:p>
    <w:p w14:paraId="39382E0B" w14:textId="77777777" w:rsidR="00873DE8" w:rsidRPr="006518C9" w:rsidRDefault="00873DE8" w:rsidP="00466496">
      <w:pPr>
        <w:rPr>
          <w:lang w:val="en-US"/>
        </w:rPr>
      </w:pPr>
    </w:p>
    <w:p w14:paraId="3B4B1D09" w14:textId="77777777" w:rsidR="00873DE8" w:rsidRPr="006518C9" w:rsidRDefault="00873DE8" w:rsidP="00071A7F">
      <w:pPr>
        <w:pStyle w:val="Heading3"/>
      </w:pPr>
      <w:bookmarkStart w:id="45" w:name="_Ref374439841"/>
      <w:bookmarkStart w:id="46" w:name="_Toc457214045"/>
      <w:r w:rsidRPr="006518C9">
        <w:t>Protein grouping encoding</w:t>
      </w:r>
      <w:bookmarkEnd w:id="45"/>
      <w:bookmarkEnd w:id="46"/>
    </w:p>
    <w:p w14:paraId="4BA5AF38" w14:textId="77777777" w:rsidR="00873DE8" w:rsidRPr="006518C9" w:rsidRDefault="00873DE8" w:rsidP="00827934">
      <w:pPr>
        <w:pStyle w:val="nobreak"/>
        <w:jc w:val="both"/>
        <w:rPr>
          <w:lang w:val="en-US"/>
        </w:rPr>
      </w:pPr>
      <w:r w:rsidRPr="006518C9">
        <w:rPr>
          <w:lang w:val="en-US"/>
        </w:rPr>
        <w:t>This section is newly inserted in the mzIdentML version 1.2</w:t>
      </w:r>
      <w:r w:rsidR="00B151A4" w:rsidRPr="006518C9">
        <w:rPr>
          <w:lang w:val="en-US"/>
        </w:rPr>
        <w:t>.0</w:t>
      </w:r>
      <w:r w:rsidRPr="006518C9">
        <w:rPr>
          <w:lang w:val="en-US"/>
        </w:rPr>
        <w:t xml:space="preserve"> specifications.</w:t>
      </w:r>
      <w:r w:rsidR="00F82756" w:rsidRPr="006518C9">
        <w:rPr>
          <w:lang w:val="en-US"/>
        </w:rPr>
        <w:t xml:space="preserve"> In version 1.1.0, CV terms had been proposed for representing set relationships between different proteins within groups, but there was</w:t>
      </w:r>
      <w:r w:rsidR="008C26ED" w:rsidRPr="006518C9">
        <w:rPr>
          <w:lang w:val="en-US"/>
        </w:rPr>
        <w:t xml:space="preserve"> not a</w:t>
      </w:r>
      <w:r w:rsidR="00F82756" w:rsidRPr="006518C9">
        <w:rPr>
          <w:lang w:val="en-US"/>
        </w:rPr>
        <w:t xml:space="preserve">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rsidRPr="006518C9">
        <w:rPr>
          <w:lang w:val="en-US"/>
        </w:rPr>
        <w:t>ore rigid encoding detailed as follows and in</w:t>
      </w:r>
      <w:r w:rsidR="00A22C5E" w:rsidRPr="006518C9">
        <w:rPr>
          <w:lang w:val="en-US"/>
        </w:rPr>
        <w:t xml:space="preserve"> </w:t>
      </w:r>
      <w:r w:rsidR="0031233F" w:rsidRPr="006518C9">
        <w:rPr>
          <w:lang w:val="en-US"/>
        </w:rPr>
        <w:fldChar w:fldCharType="begin"/>
      </w:r>
      <w:r w:rsidR="00131AA7" w:rsidRPr="006518C9">
        <w:rPr>
          <w:lang w:val="en-US"/>
        </w:rPr>
        <w:instrText xml:space="preserve"> ADDIN EN.CITE &lt;EndNote&gt;&lt;Cite&gt;&lt;Author&gt;Seymour&lt;/Author&gt;&lt;Year&gt;2014&lt;/Year&gt;&lt;RecNum&gt;841&lt;/RecNum&gt;&lt;DisplayText&gt;(6)&lt;/DisplayText&gt;&lt;record&gt;&lt;rec-number&gt;841&lt;/rec-number&gt;&lt;foreign-keys&gt;&lt;key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rsidRPr="006518C9">
        <w:rPr>
          <w:lang w:val="en-US"/>
        </w:rPr>
        <w:fldChar w:fldCharType="separate"/>
      </w:r>
      <w:r w:rsidR="00131AA7" w:rsidRPr="006518C9">
        <w:rPr>
          <w:noProof/>
          <w:lang w:val="en-US"/>
        </w:rPr>
        <w:t>(6)</w:t>
      </w:r>
      <w:r w:rsidR="0031233F" w:rsidRPr="006518C9">
        <w:rPr>
          <w:lang w:val="en-US"/>
        </w:rPr>
        <w:fldChar w:fldCharType="end"/>
      </w:r>
      <w:r w:rsidR="00F82756" w:rsidRPr="006518C9">
        <w:rPr>
          <w:lang w:val="en-US"/>
        </w:rPr>
        <w:t xml:space="preserve">. </w:t>
      </w:r>
    </w:p>
    <w:p w14:paraId="2E3FE617" w14:textId="77777777" w:rsidR="00873DE8" w:rsidRPr="006518C9" w:rsidRDefault="00873DE8" w:rsidP="00466496">
      <w:pPr>
        <w:rPr>
          <w:lang w:val="en-US"/>
        </w:rPr>
      </w:pPr>
    </w:p>
    <w:p w14:paraId="646AC5A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As in mzIdentML version 1.1, a single protein accession that has been cited by software is captured in mzIdentML in &lt;ProteinDetectionHypothesis&gt; (PDH). </w:t>
      </w:r>
    </w:p>
    <w:p w14:paraId="6F2DE545"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contain scores or statistical values produced by the export software, encoded as CV terms.</w:t>
      </w:r>
    </w:p>
    <w:p w14:paraId="4EC17217"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14:paraId="6E42B717"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PAG MAY have additional scores produced by the export software, encoded as CV terms.</w:t>
      </w:r>
    </w:p>
    <w:p w14:paraId="1076EC4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14:paraId="3D537AF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The attribute </w:t>
      </w:r>
      <w:r w:rsidRPr="006518C9">
        <w:rPr>
          <w:rFonts w:ascii="Arial" w:hAnsi="Arial" w:cs="Arial"/>
          <w:i/>
          <w:sz w:val="20"/>
          <w:szCs w:val="20"/>
          <w:lang w:val="en-US"/>
        </w:rPr>
        <w:t>passThreshold</w:t>
      </w:r>
      <w:r w:rsidRPr="006518C9">
        <w:rPr>
          <w:rFonts w:ascii="Arial" w:hAnsi="Arial" w:cs="Arial"/>
          <w:sz w:val="20"/>
          <w:szCs w:val="20"/>
          <w:lang w:val="en-US"/>
        </w:rPr>
        <w:t xml:space="preserve"> = “true|false” remains present on PDH and MAY be used if software packages wish to report a two-level hierarchy of thresholds applied</w:t>
      </w:r>
      <w:r w:rsidR="008C26ED" w:rsidRPr="006518C9">
        <w:rPr>
          <w:rFonts w:ascii="Arial" w:hAnsi="Arial" w:cs="Arial"/>
          <w:sz w:val="20"/>
          <w:szCs w:val="20"/>
          <w:lang w:val="en-US"/>
        </w:rPr>
        <w:t>.</w:t>
      </w:r>
      <w:r w:rsidRPr="006518C9">
        <w:rPr>
          <w:rFonts w:ascii="Arial" w:hAnsi="Arial" w:cs="Arial"/>
          <w:sz w:val="20"/>
          <w:szCs w:val="20"/>
          <w:lang w:val="en-US"/>
        </w:rPr>
        <w:t xml:space="preserve"> </w:t>
      </w:r>
      <w:r w:rsidR="008C26ED" w:rsidRPr="006518C9">
        <w:rPr>
          <w:rFonts w:ascii="Arial" w:hAnsi="Arial" w:cs="Arial"/>
          <w:sz w:val="20"/>
          <w:szCs w:val="20"/>
          <w:lang w:val="en-US"/>
        </w:rPr>
        <w:t>H</w:t>
      </w:r>
      <w:r w:rsidRPr="006518C9">
        <w:rPr>
          <w:rFonts w:ascii="Arial" w:hAnsi="Arial" w:cs="Arial"/>
          <w:sz w:val="20"/>
          <w:szCs w:val="20"/>
          <w:lang w:val="en-US"/>
        </w:rPr>
        <w:t xml:space="preserve">owever, it is not expected that consuming software will use this attribute to determine which proteins have been reported as identified. </w:t>
      </w:r>
    </w:p>
    <w:p w14:paraId="46A15CC0"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The &lt;ProteinDetectionList&gt; MUST contain the CV term “count of identified proteins” value= “xsd:integer” (MS:1002404). The value MUST be derived from the count of PAGs passing the threshold reported in the file and will be checked by validation software.</w:t>
      </w:r>
    </w:p>
    <w:p w14:paraId="377017B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Few software packages report “protein clusters” at present, but for those packages that wish to report clusters, a CV term “cluster identifier” value = “xsd:integer” SHOULD be used (MS:1002407). The integer identifier MUST be shared by all PAGs belonging to the same cluster. An optional term “count of identified clusters” value = “xsd:integer” (MS:1002406) MAY be annotated on the &lt;ProteinDetectionList&gt;.</w:t>
      </w:r>
    </w:p>
    <w:p w14:paraId="624B1C93"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Every PDH MUST be annotated as either a “leading protein” (MS:1002401) or a “non-leading protein” (MS:1002402), as defined in Table 2, within a PAG.  This recommendation thus makes it explicit for </w:t>
      </w:r>
      <w:r w:rsidRPr="006518C9">
        <w:rPr>
          <w:rFonts w:ascii="Arial" w:hAnsi="Arial" w:cs="Arial"/>
          <w:sz w:val="20"/>
          <w:szCs w:val="20"/>
          <w:lang w:val="en-US"/>
        </w:rPr>
        <w:lastRenderedPageBreak/>
        <w:t>consuming software whether one or more proteins have stronger evidence than others in the group (see Table 2 for examples).</w:t>
      </w:r>
    </w:p>
    <w:p w14:paraId="769423B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14:paraId="2C2B2E66"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14:paraId="0F9FCFE8"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14:paraId="00F7AA63"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be annotated with more than one of these terms if appropriate to describe the complex set relationships that exist within a group.</w:t>
      </w:r>
    </w:p>
    <w:p w14:paraId="385046CC"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Developers of software packages MAY propose additional terms for describing group membership of PDHs, which will be incorporated into the CV. </w:t>
      </w:r>
    </w:p>
    <w:p w14:paraId="7AB8C7BD"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 associated value for these CV terms MAY be used to annotate which PDH(s) are the super/same-set of the annotated PDH.</w:t>
      </w:r>
    </w:p>
    <w:p w14:paraId="1DD39BD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14:paraId="5A0E5C73"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14:paraId="73FD7D58" w14:textId="77777777" w:rsidR="00A219AB" w:rsidRPr="006518C9" w:rsidRDefault="00A219AB" w:rsidP="00071A7F">
      <w:pPr>
        <w:pStyle w:val="DefaultStyle"/>
        <w:spacing w:after="0" w:line="240" w:lineRule="auto"/>
        <w:jc w:val="both"/>
        <w:rPr>
          <w:rFonts w:ascii="Arial" w:hAnsi="Arial" w:cs="Arial"/>
          <w:sz w:val="20"/>
          <w:szCs w:val="20"/>
          <w:lang w:val="en-US"/>
        </w:rPr>
      </w:pPr>
      <w:r w:rsidRPr="006518C9">
        <w:rPr>
          <w:rFonts w:ascii="Arial" w:hAnsi="Arial" w:cs="Arial"/>
          <w:sz w:val="20"/>
          <w:szCs w:val="20"/>
          <w:lang w:val="en-US"/>
        </w:rPr>
        <w:t xml:space="preserve">The semantic validation software has been updated to encode these rules and report errors (“MUST” rule), warnings (“SHOULD” rule) or informational messages (“MAY” rule). </w:t>
      </w:r>
    </w:p>
    <w:p w14:paraId="5EBE8371" w14:textId="77777777" w:rsidR="00A219AB" w:rsidRPr="006518C9" w:rsidRDefault="00A219AB"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6518C9" w14:paraId="47A453A8" w14:textId="77777777" w:rsidTr="00200237">
        <w:tc>
          <w:tcPr>
            <w:tcW w:w="1525" w:type="dxa"/>
            <w:shd w:val="clear" w:color="auto" w:fill="4F81BD"/>
            <w:tcMar>
              <w:left w:w="107" w:type="dxa"/>
            </w:tcMar>
          </w:tcPr>
          <w:p w14:paraId="4DC5643C" w14:textId="77777777" w:rsidR="00510B4F" w:rsidRPr="006518C9" w:rsidRDefault="00510B4F" w:rsidP="00200237">
            <w:pPr>
              <w:pStyle w:val="DefaultStyle"/>
              <w:tabs>
                <w:tab w:val="right" w:pos="2288"/>
              </w:tabs>
              <w:spacing w:after="0" w:line="100" w:lineRule="atLeast"/>
              <w:jc w:val="both"/>
              <w:rPr>
                <w:lang w:val="en-US"/>
              </w:rPr>
            </w:pPr>
            <w:r w:rsidRPr="006518C9">
              <w:rPr>
                <w:b/>
                <w:bCs/>
                <w:color w:val="FFFFFF"/>
                <w:sz w:val="16"/>
                <w:szCs w:val="16"/>
                <w:lang w:val="en-US"/>
              </w:rPr>
              <w:t>mzIdentML context</w:t>
            </w:r>
            <w:r w:rsidRPr="006518C9">
              <w:rPr>
                <w:b/>
                <w:bCs/>
                <w:color w:val="FFFFFF"/>
                <w:sz w:val="16"/>
                <w:szCs w:val="16"/>
                <w:lang w:val="en-US"/>
              </w:rPr>
              <w:tab/>
            </w:r>
          </w:p>
        </w:tc>
        <w:tc>
          <w:tcPr>
            <w:tcW w:w="1559" w:type="dxa"/>
            <w:shd w:val="clear" w:color="auto" w:fill="4F81BD"/>
          </w:tcPr>
          <w:p w14:paraId="28A33800"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CV term</w:t>
            </w:r>
          </w:p>
        </w:tc>
        <w:tc>
          <w:tcPr>
            <w:tcW w:w="1134" w:type="dxa"/>
            <w:shd w:val="clear" w:color="auto" w:fill="4F81BD"/>
          </w:tcPr>
          <w:p w14:paraId="18A8288D"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Values</w:t>
            </w:r>
          </w:p>
        </w:tc>
        <w:tc>
          <w:tcPr>
            <w:tcW w:w="1134" w:type="dxa"/>
            <w:shd w:val="clear" w:color="auto" w:fill="4F81BD"/>
          </w:tcPr>
          <w:p w14:paraId="062866D1"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Require-ment level</w:t>
            </w:r>
          </w:p>
        </w:tc>
        <w:tc>
          <w:tcPr>
            <w:tcW w:w="3889" w:type="dxa"/>
            <w:shd w:val="clear" w:color="auto" w:fill="4F81BD"/>
          </w:tcPr>
          <w:p w14:paraId="56FD1F3D"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Description</w:t>
            </w:r>
          </w:p>
        </w:tc>
      </w:tr>
      <w:tr w:rsidR="00510B4F" w:rsidRPr="006518C9" w14:paraId="1BDC47B5" w14:textId="77777777" w:rsidTr="00200237">
        <w:tc>
          <w:tcPr>
            <w:tcW w:w="1525" w:type="dxa"/>
            <w:shd w:val="clear" w:color="auto" w:fill="auto"/>
            <w:tcMar>
              <w:left w:w="107" w:type="dxa"/>
            </w:tcMar>
          </w:tcPr>
          <w:p w14:paraId="062A2E79"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ProteinDetection-List</w:t>
            </w:r>
          </w:p>
        </w:tc>
        <w:tc>
          <w:tcPr>
            <w:tcW w:w="1559" w:type="dxa"/>
            <w:shd w:val="clear" w:color="auto" w:fill="auto"/>
          </w:tcPr>
          <w:p w14:paraId="1B4594A7"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proteins</w:t>
            </w:r>
          </w:p>
        </w:tc>
        <w:tc>
          <w:tcPr>
            <w:tcW w:w="1134" w:type="dxa"/>
            <w:shd w:val="clear" w:color="auto" w:fill="auto"/>
          </w:tcPr>
          <w:p w14:paraId="57648316"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4605DA94" w14:textId="77777777" w:rsidR="00510B4F" w:rsidRPr="006518C9" w:rsidRDefault="00510B4F" w:rsidP="00200237">
            <w:pPr>
              <w:pStyle w:val="DefaultStyle"/>
              <w:spacing w:after="0" w:line="100" w:lineRule="atLeast"/>
              <w:jc w:val="both"/>
              <w:rPr>
                <w:lang w:val="en-US"/>
              </w:rPr>
            </w:pPr>
            <w:r w:rsidRPr="006518C9">
              <w:rPr>
                <w:sz w:val="16"/>
                <w:szCs w:val="16"/>
                <w:lang w:val="en-US"/>
              </w:rPr>
              <w:t>MUST</w:t>
            </w:r>
          </w:p>
        </w:tc>
        <w:tc>
          <w:tcPr>
            <w:tcW w:w="3889" w:type="dxa"/>
            <w:shd w:val="clear" w:color="auto" w:fill="auto"/>
          </w:tcPr>
          <w:p w14:paraId="699F35B5" w14:textId="77777777" w:rsidR="00510B4F" w:rsidRPr="006518C9" w:rsidRDefault="00510B4F" w:rsidP="00200237">
            <w:pPr>
              <w:pStyle w:val="DefaultStyle"/>
              <w:spacing w:after="0" w:line="100" w:lineRule="atLeast"/>
              <w:jc w:val="both"/>
              <w:rPr>
                <w:lang w:val="en-US"/>
              </w:rPr>
            </w:pPr>
            <w:r w:rsidRPr="006518C9">
              <w:rPr>
                <w:sz w:val="16"/>
                <w:szCs w:val="16"/>
                <w:lang w:val="en-US"/>
              </w:rPr>
              <w:t>The value reported MUST equal the number of PAGs with “protein group passes threshold” value = “true”</w:t>
            </w:r>
          </w:p>
        </w:tc>
      </w:tr>
      <w:tr w:rsidR="00510B4F" w:rsidRPr="006518C9" w14:paraId="08179C1F" w14:textId="77777777" w:rsidTr="00200237">
        <w:tc>
          <w:tcPr>
            <w:tcW w:w="1525" w:type="dxa"/>
            <w:shd w:val="clear" w:color="auto" w:fill="auto"/>
            <w:tcMar>
              <w:left w:w="107" w:type="dxa"/>
            </w:tcMar>
          </w:tcPr>
          <w:p w14:paraId="6CB7B442"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ProteinDetection-List</w:t>
            </w:r>
          </w:p>
        </w:tc>
        <w:tc>
          <w:tcPr>
            <w:tcW w:w="1559" w:type="dxa"/>
            <w:shd w:val="clear" w:color="auto" w:fill="auto"/>
          </w:tcPr>
          <w:p w14:paraId="5E8B2915"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clusters</w:t>
            </w:r>
          </w:p>
        </w:tc>
        <w:tc>
          <w:tcPr>
            <w:tcW w:w="1134" w:type="dxa"/>
            <w:shd w:val="clear" w:color="auto" w:fill="auto"/>
          </w:tcPr>
          <w:p w14:paraId="1BB3F40E"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61A6865D" w14:textId="77777777" w:rsidR="00510B4F" w:rsidRPr="006518C9" w:rsidRDefault="00510B4F" w:rsidP="00200237">
            <w:pPr>
              <w:pStyle w:val="DefaultStyle"/>
              <w:spacing w:after="0" w:line="100" w:lineRule="atLeast"/>
              <w:jc w:val="both"/>
              <w:rPr>
                <w:lang w:val="en-US"/>
              </w:rPr>
            </w:pPr>
            <w:r w:rsidRPr="006518C9">
              <w:rPr>
                <w:sz w:val="16"/>
                <w:szCs w:val="16"/>
                <w:lang w:val="en-US"/>
              </w:rPr>
              <w:t>MAY</w:t>
            </w:r>
          </w:p>
        </w:tc>
        <w:tc>
          <w:tcPr>
            <w:tcW w:w="3889" w:type="dxa"/>
            <w:shd w:val="clear" w:color="auto" w:fill="auto"/>
          </w:tcPr>
          <w:p w14:paraId="4C7D905A" w14:textId="77777777" w:rsidR="00510B4F" w:rsidRPr="006518C9" w:rsidRDefault="00510B4F" w:rsidP="00200237">
            <w:pPr>
              <w:pStyle w:val="DefaultStyle"/>
              <w:spacing w:after="0" w:line="100" w:lineRule="atLeast"/>
              <w:jc w:val="both"/>
              <w:rPr>
                <w:lang w:val="en-US"/>
              </w:rPr>
            </w:pPr>
            <w:r w:rsidRPr="006518C9">
              <w:rPr>
                <w:sz w:val="16"/>
                <w:szCs w:val="16"/>
                <w:lang w:val="en-US"/>
              </w:rPr>
              <w:t>If protein clusters have been reported in the file, the exporter may choose to annotate the ProteinDetectionList with the number identified above threshold.</w:t>
            </w:r>
          </w:p>
        </w:tc>
      </w:tr>
      <w:tr w:rsidR="00510B4F" w:rsidRPr="006518C9" w14:paraId="0A5A4629" w14:textId="77777777" w:rsidTr="00200237">
        <w:tc>
          <w:tcPr>
            <w:tcW w:w="1525" w:type="dxa"/>
            <w:shd w:val="clear" w:color="auto" w:fill="auto"/>
            <w:tcMar>
              <w:left w:w="107" w:type="dxa"/>
            </w:tcMar>
          </w:tcPr>
          <w:p w14:paraId="0CCD196C" w14:textId="77777777" w:rsidR="00510B4F" w:rsidRPr="006518C9" w:rsidRDefault="00510B4F" w:rsidP="00200237">
            <w:pPr>
              <w:pStyle w:val="DefaultStyle"/>
              <w:spacing w:after="0" w:line="100" w:lineRule="atLeast"/>
              <w:rPr>
                <w:lang w:val="en-US"/>
              </w:rPr>
            </w:pPr>
            <w:r w:rsidRPr="006518C9">
              <w:rPr>
                <w:bCs/>
                <w:sz w:val="16"/>
                <w:szCs w:val="16"/>
                <w:lang w:val="en-US"/>
              </w:rPr>
              <w:t>ProteinAmbiguity-Group</w:t>
            </w:r>
          </w:p>
        </w:tc>
        <w:tc>
          <w:tcPr>
            <w:tcW w:w="1559" w:type="dxa"/>
            <w:shd w:val="clear" w:color="auto" w:fill="auto"/>
          </w:tcPr>
          <w:p w14:paraId="3354F4A4" w14:textId="77777777" w:rsidR="00510B4F" w:rsidRPr="006518C9" w:rsidRDefault="00510B4F" w:rsidP="00200237">
            <w:pPr>
              <w:pStyle w:val="DefaultStyle"/>
              <w:spacing w:after="0" w:line="100" w:lineRule="atLeast"/>
              <w:rPr>
                <w:lang w:val="en-US"/>
              </w:rPr>
            </w:pPr>
            <w:r w:rsidRPr="006518C9">
              <w:rPr>
                <w:sz w:val="16"/>
                <w:szCs w:val="16"/>
                <w:lang w:val="en-US"/>
              </w:rPr>
              <w:t>number of distinct protein sequences</w:t>
            </w:r>
          </w:p>
        </w:tc>
        <w:tc>
          <w:tcPr>
            <w:tcW w:w="1134" w:type="dxa"/>
            <w:shd w:val="clear" w:color="auto" w:fill="auto"/>
          </w:tcPr>
          <w:p w14:paraId="5D39F817"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13EF7342" w14:textId="77777777" w:rsidR="00510B4F" w:rsidRPr="006518C9" w:rsidRDefault="00510B4F"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642569D7" w14:textId="77777777" w:rsidR="00510B4F" w:rsidRPr="006518C9" w:rsidRDefault="00510B4F" w:rsidP="00200237">
            <w:pPr>
              <w:pStyle w:val="DefaultStyle"/>
              <w:spacing w:after="0" w:line="100" w:lineRule="atLeast"/>
              <w:rPr>
                <w:lang w:val="en-US"/>
              </w:rPr>
            </w:pPr>
            <w:r w:rsidRPr="006518C9">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6518C9" w14:paraId="7875653B" w14:textId="77777777" w:rsidTr="00200237">
        <w:tc>
          <w:tcPr>
            <w:tcW w:w="1525" w:type="dxa"/>
            <w:shd w:val="clear" w:color="auto" w:fill="auto"/>
            <w:tcMar>
              <w:left w:w="107" w:type="dxa"/>
            </w:tcMar>
          </w:tcPr>
          <w:p w14:paraId="44423955" w14:textId="77777777" w:rsidR="00510B4F" w:rsidRPr="006518C9" w:rsidRDefault="00510B4F" w:rsidP="00200237">
            <w:pPr>
              <w:pStyle w:val="DefaultStyle"/>
              <w:spacing w:after="0" w:line="100" w:lineRule="atLeast"/>
              <w:rPr>
                <w:bCs/>
                <w:sz w:val="16"/>
                <w:szCs w:val="16"/>
                <w:lang w:val="en-US"/>
              </w:rPr>
            </w:pPr>
            <w:r w:rsidRPr="006518C9">
              <w:rPr>
                <w:bCs/>
                <w:sz w:val="16"/>
                <w:szCs w:val="16"/>
                <w:lang w:val="en-US"/>
              </w:rPr>
              <w:t>ProteinAmbiguity-Group</w:t>
            </w:r>
          </w:p>
        </w:tc>
        <w:tc>
          <w:tcPr>
            <w:tcW w:w="1559" w:type="dxa"/>
            <w:shd w:val="clear" w:color="auto" w:fill="auto"/>
          </w:tcPr>
          <w:p w14:paraId="3B9E52B0"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cluster identifier</w:t>
            </w:r>
          </w:p>
        </w:tc>
        <w:tc>
          <w:tcPr>
            <w:tcW w:w="1134" w:type="dxa"/>
            <w:shd w:val="clear" w:color="auto" w:fill="auto"/>
          </w:tcPr>
          <w:p w14:paraId="43D6F77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xsd:integer</w:t>
            </w:r>
          </w:p>
        </w:tc>
        <w:tc>
          <w:tcPr>
            <w:tcW w:w="1134" w:type="dxa"/>
            <w:shd w:val="clear" w:color="auto" w:fill="auto"/>
          </w:tcPr>
          <w:p w14:paraId="28E1502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66CD990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An identifier applied to protein groups to indicate that they are linked by shared peptides.</w:t>
            </w:r>
          </w:p>
        </w:tc>
      </w:tr>
      <w:tr w:rsidR="00510B4F" w:rsidRPr="006518C9" w14:paraId="2AEA7B1C" w14:textId="77777777" w:rsidTr="00200237">
        <w:tc>
          <w:tcPr>
            <w:tcW w:w="1525" w:type="dxa"/>
            <w:shd w:val="clear" w:color="auto" w:fill="auto"/>
            <w:tcMar>
              <w:left w:w="107" w:type="dxa"/>
            </w:tcMar>
          </w:tcPr>
          <w:p w14:paraId="4AB97CA6"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48EFBBA7" w14:textId="77777777" w:rsidR="00510B4F" w:rsidRPr="006518C9" w:rsidRDefault="00510B4F" w:rsidP="00200237">
            <w:pPr>
              <w:pStyle w:val="DefaultStyle"/>
              <w:spacing w:after="0" w:line="100" w:lineRule="atLeast"/>
              <w:rPr>
                <w:lang w:val="en-US"/>
              </w:rPr>
            </w:pPr>
            <w:r w:rsidRPr="006518C9">
              <w:rPr>
                <w:sz w:val="16"/>
                <w:szCs w:val="16"/>
                <w:lang w:val="en-US"/>
              </w:rPr>
              <w:t>leading protein</w:t>
            </w:r>
          </w:p>
          <w:p w14:paraId="2FFEDD38" w14:textId="77777777" w:rsidR="00510B4F" w:rsidRPr="006518C9" w:rsidRDefault="00510B4F" w:rsidP="00200237">
            <w:pPr>
              <w:pStyle w:val="DefaultStyle"/>
              <w:spacing w:after="0" w:line="100" w:lineRule="atLeast"/>
              <w:rPr>
                <w:lang w:val="en-US"/>
              </w:rPr>
            </w:pPr>
          </w:p>
          <w:p w14:paraId="5F79883B"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546C25EF" w14:textId="77777777" w:rsidR="00510B4F" w:rsidRPr="006518C9" w:rsidRDefault="00510B4F" w:rsidP="00200237">
            <w:pPr>
              <w:pStyle w:val="DefaultStyle"/>
              <w:spacing w:after="0" w:line="100" w:lineRule="atLeast"/>
              <w:rPr>
                <w:lang w:val="en-US"/>
              </w:rPr>
            </w:pPr>
          </w:p>
          <w:p w14:paraId="53F82E3F" w14:textId="77777777" w:rsidR="00510B4F" w:rsidRPr="006518C9" w:rsidRDefault="00510B4F" w:rsidP="00200237">
            <w:pPr>
              <w:pStyle w:val="DefaultStyle"/>
              <w:spacing w:after="0" w:line="100" w:lineRule="atLeast"/>
              <w:rPr>
                <w:lang w:val="en-US"/>
              </w:rPr>
            </w:pPr>
            <w:r w:rsidRPr="006518C9">
              <w:rPr>
                <w:sz w:val="16"/>
                <w:szCs w:val="16"/>
                <w:lang w:val="en-US"/>
              </w:rPr>
              <w:t>non-leading protein</w:t>
            </w:r>
          </w:p>
        </w:tc>
        <w:tc>
          <w:tcPr>
            <w:tcW w:w="1134" w:type="dxa"/>
            <w:shd w:val="clear" w:color="auto" w:fill="auto"/>
          </w:tcPr>
          <w:p w14:paraId="7312FA5B" w14:textId="77777777" w:rsidR="00510B4F" w:rsidRPr="006518C9" w:rsidRDefault="00510B4F"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3A1B5C3C" w14:textId="77777777" w:rsidR="00510B4F" w:rsidRPr="006518C9" w:rsidRDefault="00510B4F" w:rsidP="00200237">
            <w:pPr>
              <w:pStyle w:val="DefaultStyle"/>
              <w:spacing w:after="0" w:line="100" w:lineRule="atLeast"/>
              <w:rPr>
                <w:lang w:val="en-US"/>
              </w:rPr>
            </w:pPr>
            <w:r w:rsidRPr="006518C9">
              <w:rPr>
                <w:sz w:val="16"/>
                <w:szCs w:val="16"/>
                <w:lang w:val="en-US"/>
              </w:rPr>
              <w:t xml:space="preserve">MUST </w:t>
            </w:r>
          </w:p>
          <w:p w14:paraId="46AE4848" w14:textId="77777777" w:rsidR="00510B4F" w:rsidRPr="006518C9" w:rsidRDefault="00510B4F" w:rsidP="00200237">
            <w:pPr>
              <w:pStyle w:val="DefaultStyle"/>
              <w:spacing w:after="0" w:line="100" w:lineRule="atLeast"/>
              <w:rPr>
                <w:lang w:val="en-US"/>
              </w:rPr>
            </w:pPr>
          </w:p>
          <w:p w14:paraId="2717CDDF"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5741A413" w14:textId="77777777" w:rsidR="00510B4F" w:rsidRPr="006518C9" w:rsidRDefault="00510B4F" w:rsidP="00200237">
            <w:pPr>
              <w:pStyle w:val="DefaultStyle"/>
              <w:spacing w:after="0" w:line="100" w:lineRule="atLeast"/>
              <w:rPr>
                <w:lang w:val="en-US"/>
              </w:rPr>
            </w:pPr>
          </w:p>
          <w:p w14:paraId="0C40525C" w14:textId="77777777" w:rsidR="00510B4F" w:rsidRPr="006518C9" w:rsidRDefault="00510B4F" w:rsidP="00200237">
            <w:pPr>
              <w:pStyle w:val="DefaultStyle"/>
              <w:spacing w:after="0" w:line="100" w:lineRule="atLeast"/>
              <w:rPr>
                <w:lang w:val="en-US"/>
              </w:rPr>
            </w:pPr>
            <w:r w:rsidRPr="006518C9">
              <w:rPr>
                <w:sz w:val="16"/>
                <w:szCs w:val="16"/>
                <w:lang w:val="en-US"/>
              </w:rPr>
              <w:t>MUST</w:t>
            </w:r>
          </w:p>
        </w:tc>
        <w:tc>
          <w:tcPr>
            <w:tcW w:w="3889" w:type="dxa"/>
            <w:shd w:val="clear" w:color="auto" w:fill="auto"/>
          </w:tcPr>
          <w:p w14:paraId="1AA444A7" w14:textId="77777777" w:rsidR="00510B4F" w:rsidRPr="006518C9" w:rsidRDefault="00510B4F" w:rsidP="0071788C">
            <w:pPr>
              <w:pStyle w:val="DefaultStyle"/>
              <w:spacing w:after="0" w:line="100" w:lineRule="atLeast"/>
              <w:rPr>
                <w:sz w:val="16"/>
                <w:szCs w:val="16"/>
                <w:lang w:val="en-US"/>
              </w:rPr>
            </w:pPr>
            <w:r w:rsidRPr="006518C9">
              <w:rPr>
                <w:sz w:val="16"/>
                <w:szCs w:val="16"/>
                <w:lang w:val="en-US"/>
              </w:rPr>
              <w:t xml:space="preserve">Every PDH in each PAG MUST be flagged as a leading protein or a non-leading protein and each PAG MUST contain at least one leading protein, but MAY contain more than one. A “leading protein” is defined as a protein that has the strongest or near strongest (further explained in Table </w:t>
            </w:r>
            <w:r w:rsidR="0071788C" w:rsidRPr="006518C9">
              <w:rPr>
                <w:sz w:val="16"/>
                <w:szCs w:val="16"/>
                <w:lang w:val="en-US"/>
              </w:rPr>
              <w:t>3</w:t>
            </w:r>
            <w:r w:rsidRPr="006518C9">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6518C9" w14:paraId="57AD32D5" w14:textId="77777777" w:rsidTr="00200237">
        <w:tc>
          <w:tcPr>
            <w:tcW w:w="1525" w:type="dxa"/>
            <w:shd w:val="clear" w:color="auto" w:fill="auto"/>
            <w:tcMar>
              <w:left w:w="107" w:type="dxa"/>
            </w:tcMar>
          </w:tcPr>
          <w:p w14:paraId="00819CBE" w14:textId="77777777" w:rsidR="00510B4F" w:rsidRPr="006518C9" w:rsidRDefault="00510B4F" w:rsidP="00200237">
            <w:pPr>
              <w:pStyle w:val="DefaultStyle"/>
              <w:spacing w:after="0" w:line="100" w:lineRule="atLeast"/>
              <w:rPr>
                <w:bCs/>
                <w:sz w:val="16"/>
                <w:szCs w:val="16"/>
                <w:lang w:val="en-US"/>
              </w:rPr>
            </w:pPr>
            <w:r w:rsidRPr="006518C9">
              <w:rPr>
                <w:bCs/>
                <w:sz w:val="16"/>
                <w:szCs w:val="16"/>
                <w:lang w:val="en-US"/>
              </w:rPr>
              <w:t>ProteinDetection-Hypothesis</w:t>
            </w:r>
          </w:p>
        </w:tc>
        <w:tc>
          <w:tcPr>
            <w:tcW w:w="1559" w:type="dxa"/>
            <w:shd w:val="clear" w:color="auto" w:fill="auto"/>
          </w:tcPr>
          <w:p w14:paraId="0766E803"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group representative</w:t>
            </w:r>
          </w:p>
        </w:tc>
        <w:tc>
          <w:tcPr>
            <w:tcW w:w="1134" w:type="dxa"/>
            <w:shd w:val="clear" w:color="auto" w:fill="auto"/>
          </w:tcPr>
          <w:p w14:paraId="11DF7D6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w:t>
            </w:r>
          </w:p>
        </w:tc>
        <w:tc>
          <w:tcPr>
            <w:tcW w:w="1134" w:type="dxa"/>
            <w:shd w:val="clear" w:color="auto" w:fill="auto"/>
          </w:tcPr>
          <w:p w14:paraId="45DAB43E"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72418C3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6518C9" w14:paraId="1D16B9A7" w14:textId="77777777" w:rsidTr="00200237">
        <w:tc>
          <w:tcPr>
            <w:tcW w:w="1525" w:type="dxa"/>
            <w:shd w:val="clear" w:color="auto" w:fill="auto"/>
            <w:tcMar>
              <w:left w:w="107" w:type="dxa"/>
            </w:tcMar>
          </w:tcPr>
          <w:p w14:paraId="2A840433" w14:textId="77777777" w:rsidR="00A67C97" w:rsidRPr="006518C9" w:rsidRDefault="0033545C" w:rsidP="00200237">
            <w:pPr>
              <w:pStyle w:val="DefaultStyle"/>
              <w:spacing w:after="0" w:line="100" w:lineRule="atLeast"/>
              <w:rPr>
                <w:bCs/>
                <w:sz w:val="16"/>
                <w:szCs w:val="16"/>
                <w:lang w:val="en-US"/>
              </w:rPr>
            </w:pPr>
            <w:r w:rsidRPr="006518C9">
              <w:rPr>
                <w:bCs/>
                <w:sz w:val="16"/>
                <w:szCs w:val="16"/>
                <w:lang w:val="en-US"/>
              </w:rPr>
              <w:t>ProteinAmbiguity-Group</w:t>
            </w:r>
          </w:p>
        </w:tc>
        <w:tc>
          <w:tcPr>
            <w:tcW w:w="1559" w:type="dxa"/>
            <w:shd w:val="clear" w:color="auto" w:fill="auto"/>
          </w:tcPr>
          <w:p w14:paraId="25A1E4CE" w14:textId="77777777" w:rsidR="00A67C97" w:rsidRPr="006518C9" w:rsidRDefault="0033545C" w:rsidP="00071A7F">
            <w:pPr>
              <w:pStyle w:val="DefaultStyle"/>
              <w:spacing w:line="100" w:lineRule="atLeast"/>
              <w:rPr>
                <w:sz w:val="16"/>
                <w:szCs w:val="16"/>
                <w:lang w:val="en-US"/>
              </w:rPr>
            </w:pPr>
            <w:r w:rsidRPr="006518C9">
              <w:rPr>
                <w:sz w:val="16"/>
                <w:szCs w:val="16"/>
                <w:lang w:val="en-US"/>
              </w:rPr>
              <w:t>protein group passes threshold</w:t>
            </w:r>
          </w:p>
        </w:tc>
        <w:tc>
          <w:tcPr>
            <w:tcW w:w="1134" w:type="dxa"/>
            <w:shd w:val="clear" w:color="auto" w:fill="auto"/>
          </w:tcPr>
          <w:p w14:paraId="4ED3893A"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xsd:Boolean</w:t>
            </w:r>
          </w:p>
        </w:tc>
        <w:tc>
          <w:tcPr>
            <w:tcW w:w="1134" w:type="dxa"/>
            <w:shd w:val="clear" w:color="auto" w:fill="auto"/>
          </w:tcPr>
          <w:p w14:paraId="24446078"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MUST</w:t>
            </w:r>
          </w:p>
        </w:tc>
        <w:tc>
          <w:tcPr>
            <w:tcW w:w="3889" w:type="dxa"/>
            <w:shd w:val="clear" w:color="auto" w:fill="auto"/>
          </w:tcPr>
          <w:p w14:paraId="6E35B2BC"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Each PAG MUST be annotated with a Boolean CV term indicating whether the PAG has passed the threshold reported in the ProteinDetectionProtocol.</w:t>
            </w:r>
          </w:p>
        </w:tc>
      </w:tr>
      <w:tr w:rsidR="003D3720" w:rsidRPr="006518C9" w14:paraId="786D8517" w14:textId="77777777" w:rsidTr="00200237">
        <w:tc>
          <w:tcPr>
            <w:tcW w:w="1525" w:type="dxa"/>
            <w:shd w:val="clear" w:color="auto" w:fill="auto"/>
            <w:tcMar>
              <w:left w:w="107" w:type="dxa"/>
            </w:tcMar>
          </w:tcPr>
          <w:p w14:paraId="0BDD101E"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3ABFF736" w14:textId="77777777" w:rsidR="003D3720" w:rsidRPr="006518C9" w:rsidRDefault="003D3720" w:rsidP="00200237">
            <w:pPr>
              <w:pStyle w:val="DefaultStyle"/>
              <w:spacing w:after="0" w:line="100" w:lineRule="atLeast"/>
              <w:rPr>
                <w:lang w:val="en-US"/>
              </w:rPr>
            </w:pPr>
            <w:r w:rsidRPr="006518C9">
              <w:rPr>
                <w:sz w:val="16"/>
                <w:szCs w:val="16"/>
                <w:lang w:val="en-US"/>
              </w:rPr>
              <w:t>sequence same-set protein</w:t>
            </w:r>
          </w:p>
        </w:tc>
        <w:tc>
          <w:tcPr>
            <w:tcW w:w="1134" w:type="dxa"/>
            <w:shd w:val="clear" w:color="auto" w:fill="auto"/>
          </w:tcPr>
          <w:p w14:paraId="717BA1D0" w14:textId="77777777" w:rsidR="003D3720" w:rsidRPr="006518C9" w:rsidRDefault="003D3720" w:rsidP="00200237">
            <w:pPr>
              <w:pStyle w:val="DefaultStyle"/>
              <w:spacing w:after="0" w:line="100" w:lineRule="atLeast"/>
              <w:rPr>
                <w:lang w:val="en-US"/>
              </w:rPr>
            </w:pPr>
            <w:r w:rsidRPr="006518C9">
              <w:rPr>
                <w:sz w:val="16"/>
                <w:szCs w:val="16"/>
                <w:lang w:val="en-US"/>
              </w:rPr>
              <w:t xml:space="preserve">xsd: “list_of_ strings” space separated list </w:t>
            </w:r>
            <w:r w:rsidRPr="006518C9">
              <w:rPr>
                <w:sz w:val="16"/>
                <w:szCs w:val="16"/>
                <w:lang w:val="en-US"/>
              </w:rPr>
              <w:lastRenderedPageBreak/>
              <w:t>of PDH IDs that are same-set.</w:t>
            </w:r>
          </w:p>
        </w:tc>
        <w:tc>
          <w:tcPr>
            <w:tcW w:w="1134" w:type="dxa"/>
            <w:shd w:val="clear" w:color="auto" w:fill="auto"/>
          </w:tcPr>
          <w:p w14:paraId="2EFBA88B" w14:textId="77777777" w:rsidR="003D3720" w:rsidRPr="006518C9" w:rsidRDefault="003D3720" w:rsidP="00200237">
            <w:pPr>
              <w:pStyle w:val="DefaultStyle"/>
              <w:spacing w:after="0" w:line="100" w:lineRule="atLeast"/>
              <w:rPr>
                <w:lang w:val="en-US"/>
              </w:rPr>
            </w:pPr>
            <w:r w:rsidRPr="006518C9">
              <w:rPr>
                <w:sz w:val="16"/>
                <w:szCs w:val="16"/>
                <w:lang w:val="en-US"/>
              </w:rPr>
              <w:lastRenderedPageBreak/>
              <w:t>MAY</w:t>
            </w:r>
          </w:p>
        </w:tc>
        <w:tc>
          <w:tcPr>
            <w:tcW w:w="3889" w:type="dxa"/>
            <w:shd w:val="clear" w:color="auto" w:fill="auto"/>
          </w:tcPr>
          <w:p w14:paraId="077D9944" w14:textId="77777777"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matches to an identical set of peptide sequences.</w:t>
            </w:r>
          </w:p>
        </w:tc>
      </w:tr>
      <w:tr w:rsidR="003D3720" w:rsidRPr="006518C9" w14:paraId="4D6C72B0" w14:textId="77777777" w:rsidTr="00200237">
        <w:tc>
          <w:tcPr>
            <w:tcW w:w="1525" w:type="dxa"/>
            <w:shd w:val="clear" w:color="auto" w:fill="auto"/>
            <w:tcMar>
              <w:left w:w="107" w:type="dxa"/>
            </w:tcMar>
          </w:tcPr>
          <w:p w14:paraId="1C97B6D3"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034D6CAF" w14:textId="77777777" w:rsidR="003D3720" w:rsidRPr="006518C9" w:rsidRDefault="003D3720" w:rsidP="00C640ED">
            <w:pPr>
              <w:pStyle w:val="DefaultStyle"/>
              <w:spacing w:after="0" w:line="100" w:lineRule="atLeast"/>
              <w:rPr>
                <w:lang w:val="en-US"/>
              </w:rPr>
            </w:pPr>
            <w:r w:rsidRPr="006518C9">
              <w:rPr>
                <w:sz w:val="16"/>
                <w:szCs w:val="16"/>
                <w:lang w:val="en-US"/>
              </w:rPr>
              <w:t>spectrum same-set protein</w:t>
            </w:r>
          </w:p>
          <w:p w14:paraId="4C4F399C" w14:textId="77777777" w:rsidR="003D3720" w:rsidRPr="006518C9" w:rsidRDefault="003D3720" w:rsidP="00C640ED">
            <w:pPr>
              <w:pStyle w:val="DefaultStyle"/>
              <w:spacing w:after="0" w:line="100" w:lineRule="atLeast"/>
              <w:rPr>
                <w:lang w:val="en-US"/>
              </w:rPr>
            </w:pPr>
          </w:p>
          <w:p w14:paraId="1661ECD2"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45C6E1EC"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same-set.</w:t>
            </w:r>
          </w:p>
        </w:tc>
        <w:tc>
          <w:tcPr>
            <w:tcW w:w="1134" w:type="dxa"/>
            <w:shd w:val="clear" w:color="auto" w:fill="auto"/>
          </w:tcPr>
          <w:p w14:paraId="79D5E5F6"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1DE3F64C" w14:textId="77777777"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PSMs derived from the same set of spectra.</w:t>
            </w:r>
          </w:p>
        </w:tc>
      </w:tr>
      <w:tr w:rsidR="003D3720" w:rsidRPr="006518C9" w14:paraId="5B01F4AB" w14:textId="77777777" w:rsidTr="00200237">
        <w:tc>
          <w:tcPr>
            <w:tcW w:w="1525" w:type="dxa"/>
            <w:shd w:val="clear" w:color="auto" w:fill="auto"/>
            <w:tcMar>
              <w:left w:w="107" w:type="dxa"/>
            </w:tcMar>
          </w:tcPr>
          <w:p w14:paraId="5478A2CD"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330A7CA6" w14:textId="77777777" w:rsidR="003D3720" w:rsidRPr="006518C9" w:rsidRDefault="003D3720" w:rsidP="00C640ED">
            <w:pPr>
              <w:pStyle w:val="DefaultStyle"/>
              <w:spacing w:after="0" w:line="100" w:lineRule="atLeast"/>
              <w:rPr>
                <w:lang w:val="en-US"/>
              </w:rPr>
            </w:pPr>
            <w:r w:rsidRPr="006518C9">
              <w:rPr>
                <w:sz w:val="16"/>
                <w:szCs w:val="16"/>
                <w:lang w:val="en-US"/>
              </w:rPr>
              <w:t>sequence sub-set protein</w:t>
            </w:r>
          </w:p>
          <w:p w14:paraId="345CAE8B"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62A0D3D9"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super-set.</w:t>
            </w:r>
          </w:p>
        </w:tc>
        <w:tc>
          <w:tcPr>
            <w:tcW w:w="1134" w:type="dxa"/>
            <w:shd w:val="clear" w:color="auto" w:fill="auto"/>
          </w:tcPr>
          <w:p w14:paraId="4EEC255D"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54625273"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a subset of the matched peptide sequences for another protein in the group.</w:t>
            </w:r>
          </w:p>
        </w:tc>
      </w:tr>
      <w:tr w:rsidR="003D3720" w:rsidRPr="006518C9" w14:paraId="738FC57E" w14:textId="77777777" w:rsidTr="00200237">
        <w:tc>
          <w:tcPr>
            <w:tcW w:w="1525" w:type="dxa"/>
            <w:shd w:val="clear" w:color="auto" w:fill="auto"/>
            <w:tcMar>
              <w:left w:w="107" w:type="dxa"/>
            </w:tcMar>
          </w:tcPr>
          <w:p w14:paraId="75143DBA"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24910135" w14:textId="77777777" w:rsidR="003D3720" w:rsidRPr="006518C9" w:rsidRDefault="003D3720" w:rsidP="00C640ED">
            <w:pPr>
              <w:pStyle w:val="DefaultStyle"/>
              <w:spacing w:after="0" w:line="100" w:lineRule="atLeast"/>
              <w:rPr>
                <w:lang w:val="en-US"/>
              </w:rPr>
            </w:pPr>
            <w:r w:rsidRPr="006518C9">
              <w:rPr>
                <w:sz w:val="16"/>
                <w:szCs w:val="16"/>
                <w:lang w:val="en-US"/>
              </w:rPr>
              <w:t>spectrum sub-set protein</w:t>
            </w:r>
          </w:p>
          <w:p w14:paraId="69E812D0"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0726971F"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super-set.</w:t>
            </w:r>
          </w:p>
        </w:tc>
        <w:tc>
          <w:tcPr>
            <w:tcW w:w="1134" w:type="dxa"/>
            <w:shd w:val="clear" w:color="auto" w:fill="auto"/>
          </w:tcPr>
          <w:p w14:paraId="6E8046C4"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4A27CA7C"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spectra are a subset of the matched spectra for another protein in the group.</w:t>
            </w:r>
          </w:p>
        </w:tc>
      </w:tr>
      <w:tr w:rsidR="003D3720" w:rsidRPr="006518C9" w14:paraId="34C1C5E1" w14:textId="77777777" w:rsidTr="00200237">
        <w:tc>
          <w:tcPr>
            <w:tcW w:w="1525" w:type="dxa"/>
            <w:shd w:val="clear" w:color="auto" w:fill="auto"/>
            <w:tcMar>
              <w:left w:w="107" w:type="dxa"/>
            </w:tcMar>
          </w:tcPr>
          <w:p w14:paraId="6D9879CB"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0D8546E0" w14:textId="77777777" w:rsidR="003D3720" w:rsidRPr="006518C9" w:rsidRDefault="003D3720" w:rsidP="00200237">
            <w:pPr>
              <w:pStyle w:val="DefaultStyle"/>
              <w:spacing w:after="0" w:line="100" w:lineRule="atLeast"/>
              <w:rPr>
                <w:lang w:val="en-US"/>
              </w:rPr>
            </w:pPr>
            <w:r w:rsidRPr="006518C9">
              <w:rPr>
                <w:sz w:val="16"/>
                <w:szCs w:val="16"/>
                <w:lang w:val="en-US"/>
              </w:rPr>
              <w:t>sequence multiply subsumable protein</w:t>
            </w:r>
          </w:p>
        </w:tc>
        <w:tc>
          <w:tcPr>
            <w:tcW w:w="1134" w:type="dxa"/>
            <w:shd w:val="clear" w:color="auto" w:fill="auto"/>
          </w:tcPr>
          <w:p w14:paraId="4CFCC907"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subsume this PDH.</w:t>
            </w:r>
          </w:p>
        </w:tc>
        <w:tc>
          <w:tcPr>
            <w:tcW w:w="1134" w:type="dxa"/>
            <w:shd w:val="clear" w:color="auto" w:fill="auto"/>
          </w:tcPr>
          <w:p w14:paraId="18B90097"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C585BAD"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6518C9" w14:paraId="22B585D8" w14:textId="77777777" w:rsidTr="00200237">
        <w:tc>
          <w:tcPr>
            <w:tcW w:w="1525" w:type="dxa"/>
            <w:shd w:val="clear" w:color="auto" w:fill="auto"/>
            <w:tcMar>
              <w:left w:w="107" w:type="dxa"/>
            </w:tcMar>
          </w:tcPr>
          <w:p w14:paraId="08D10DE7"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570EFD21" w14:textId="77777777" w:rsidR="003D3720" w:rsidRPr="006518C9" w:rsidRDefault="003D3720" w:rsidP="00200237">
            <w:pPr>
              <w:pStyle w:val="DefaultStyle"/>
              <w:spacing w:after="0" w:line="100" w:lineRule="atLeast"/>
              <w:rPr>
                <w:lang w:val="en-US"/>
              </w:rPr>
            </w:pPr>
            <w:r w:rsidRPr="006518C9">
              <w:rPr>
                <w:sz w:val="16"/>
                <w:szCs w:val="16"/>
                <w:lang w:val="en-US"/>
              </w:rPr>
              <w:t>spectrum multiply subsumable protein</w:t>
            </w:r>
          </w:p>
        </w:tc>
        <w:tc>
          <w:tcPr>
            <w:tcW w:w="1134" w:type="dxa"/>
            <w:shd w:val="clear" w:color="auto" w:fill="auto"/>
          </w:tcPr>
          <w:p w14:paraId="7511CD40"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subsume this PDH.</w:t>
            </w:r>
          </w:p>
        </w:tc>
        <w:tc>
          <w:tcPr>
            <w:tcW w:w="1134" w:type="dxa"/>
            <w:shd w:val="clear" w:color="auto" w:fill="auto"/>
          </w:tcPr>
          <w:p w14:paraId="46FC1087"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4F12E3AF" w14:textId="77777777" w:rsidR="003D3720" w:rsidRPr="006518C9" w:rsidRDefault="003D3720" w:rsidP="00200237">
            <w:pPr>
              <w:pStyle w:val="DefaultStyle"/>
              <w:spacing w:after="0" w:line="100" w:lineRule="atLeast"/>
              <w:rPr>
                <w:lang w:val="en-US"/>
              </w:rPr>
            </w:pPr>
            <w:r w:rsidRPr="006518C9">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6518C9" w14:paraId="1D23E32D" w14:textId="77777777" w:rsidTr="00200237">
        <w:tc>
          <w:tcPr>
            <w:tcW w:w="1525" w:type="dxa"/>
            <w:shd w:val="clear" w:color="auto" w:fill="auto"/>
            <w:tcMar>
              <w:left w:w="107" w:type="dxa"/>
            </w:tcMar>
          </w:tcPr>
          <w:p w14:paraId="28DC7E12"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2DDD40C5" w14:textId="77777777" w:rsidR="003D3720" w:rsidRPr="006518C9" w:rsidRDefault="003D3720" w:rsidP="00200237">
            <w:pPr>
              <w:pStyle w:val="DefaultStyle"/>
              <w:spacing w:after="0" w:line="100" w:lineRule="atLeast"/>
              <w:rPr>
                <w:lang w:val="en-US"/>
              </w:rPr>
            </w:pPr>
            <w:r w:rsidRPr="006518C9">
              <w:rPr>
                <w:sz w:val="16"/>
                <w:szCs w:val="16"/>
                <w:lang w:val="en-US"/>
              </w:rPr>
              <w:t>marginally distinguished protein</w:t>
            </w:r>
          </w:p>
        </w:tc>
        <w:tc>
          <w:tcPr>
            <w:tcW w:w="1134" w:type="dxa"/>
            <w:shd w:val="clear" w:color="auto" w:fill="auto"/>
          </w:tcPr>
          <w:p w14:paraId="1C0AA34E" w14:textId="77777777" w:rsidR="003D3720" w:rsidRPr="006518C9" w:rsidRDefault="003D3720"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5F27A3BA"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EC0FFD9" w14:textId="77777777" w:rsidR="003D3720" w:rsidRPr="006518C9" w:rsidRDefault="003D3720" w:rsidP="00200237">
            <w:pPr>
              <w:pStyle w:val="DefaultStyle"/>
              <w:spacing w:after="0" w:line="100" w:lineRule="atLeast"/>
              <w:rPr>
                <w:lang w:val="en-US"/>
              </w:rPr>
            </w:pPr>
            <w:r w:rsidRPr="006518C9">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14:paraId="04CF09CC" w14:textId="77777777" w:rsidR="00510B4F" w:rsidRPr="006518C9" w:rsidRDefault="00510B4F" w:rsidP="00510B4F">
      <w:pPr>
        <w:pStyle w:val="Caption"/>
        <w:jc w:val="both"/>
        <w:rPr>
          <w:b w:val="0"/>
          <w:lang w:val="en-US"/>
        </w:rPr>
      </w:pPr>
      <w:bookmarkStart w:id="47" w:name="_Ref329181175"/>
      <w:r w:rsidRPr="006518C9">
        <w:rPr>
          <w:lang w:val="en-US"/>
        </w:rPr>
        <w:t xml:space="preserve">Table </w:t>
      </w:r>
      <w:bookmarkEnd w:id="47"/>
      <w:r w:rsidR="00C103BC" w:rsidRPr="006518C9">
        <w:rPr>
          <w:lang w:val="en-US"/>
        </w:rPr>
        <w:t>3</w:t>
      </w:r>
      <w:r w:rsidR="00E067FA" w:rsidRPr="006518C9">
        <w:rPr>
          <w:lang w:val="en-US"/>
        </w:rPr>
        <w:t>.</w:t>
      </w:r>
      <w:r w:rsidRPr="006518C9">
        <w:rPr>
          <w:b w:val="0"/>
          <w:lang w:val="en-US"/>
        </w:rPr>
        <w:t xml:space="preserve"> New CV terms for reporting protein set (group) relationships and global statistics about the protein identification results. The semantic validation software for mzIdentML </w:t>
      </w:r>
      <w:r w:rsidR="004E4181" w:rsidRPr="006518C9">
        <w:rPr>
          <w:b w:val="0"/>
          <w:lang w:val="en-US"/>
        </w:rPr>
        <w:t xml:space="preserve">version </w:t>
      </w:r>
      <w:r w:rsidR="00B151A4" w:rsidRPr="006518C9">
        <w:rPr>
          <w:b w:val="0"/>
          <w:lang w:val="en-US"/>
        </w:rPr>
        <w:t xml:space="preserve">1.2.0 </w:t>
      </w:r>
      <w:r w:rsidRPr="006518C9">
        <w:rPr>
          <w:b w:val="0"/>
          <w:lang w:val="en-US"/>
        </w:rPr>
        <w:t>reports an error (MUST), a warning (SHOULD) or an informational message (MAY) if these terms are not reported within the file.</w:t>
      </w:r>
    </w:p>
    <w:p w14:paraId="15B77F6C" w14:textId="77777777" w:rsidR="00510B4F" w:rsidRPr="006518C9"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6518C9" w14:paraId="0611732F" w14:textId="77777777" w:rsidTr="00200237">
        <w:tc>
          <w:tcPr>
            <w:tcW w:w="2518" w:type="dxa"/>
            <w:shd w:val="clear" w:color="auto" w:fill="4F81BD"/>
          </w:tcPr>
          <w:p w14:paraId="3BA0216F"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Scenario</w:t>
            </w:r>
          </w:p>
        </w:tc>
        <w:tc>
          <w:tcPr>
            <w:tcW w:w="2552" w:type="dxa"/>
            <w:shd w:val="clear" w:color="auto" w:fill="4F81BD"/>
          </w:tcPr>
          <w:p w14:paraId="092F78F1"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Software preference</w:t>
            </w:r>
          </w:p>
        </w:tc>
        <w:tc>
          <w:tcPr>
            <w:tcW w:w="4961" w:type="dxa"/>
            <w:shd w:val="clear" w:color="auto" w:fill="4F81BD"/>
          </w:tcPr>
          <w:p w14:paraId="7D3F7250"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Encoding</w:t>
            </w:r>
          </w:p>
        </w:tc>
      </w:tr>
      <w:tr w:rsidR="00510B4F" w:rsidRPr="006518C9" w14:paraId="489429E4" w14:textId="77777777" w:rsidTr="00200237">
        <w:tc>
          <w:tcPr>
            <w:tcW w:w="2518" w:type="dxa"/>
            <w:tcBorders>
              <w:bottom w:val="single" w:sz="4" w:space="0" w:color="auto"/>
            </w:tcBorders>
            <w:shd w:val="clear" w:color="auto" w:fill="auto"/>
          </w:tcPr>
          <w:p w14:paraId="667C78F6"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14:paraId="5039599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14:paraId="433003F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24145D4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C4BBBD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40713C4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p w14:paraId="5321891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(Use of formal same-set and subset notation is also allowed but optional)</w:t>
            </w:r>
          </w:p>
        </w:tc>
      </w:tr>
      <w:tr w:rsidR="00510B4F" w:rsidRPr="006518C9" w14:paraId="464737B8" w14:textId="77777777" w:rsidTr="00200237">
        <w:tc>
          <w:tcPr>
            <w:tcW w:w="2518" w:type="dxa"/>
            <w:tcBorders>
              <w:bottom w:val="double" w:sz="4" w:space="0" w:color="auto"/>
            </w:tcBorders>
            <w:shd w:val="clear" w:color="auto" w:fill="auto"/>
          </w:tcPr>
          <w:p w14:paraId="7717EC10"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6BC812A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75807FC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5DB32A3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D687FD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6CFD237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229ED9E2" w14:textId="77777777" w:rsidTr="00200237">
        <w:tc>
          <w:tcPr>
            <w:tcW w:w="2518" w:type="dxa"/>
            <w:tcBorders>
              <w:top w:val="double" w:sz="4" w:space="0" w:color="auto"/>
              <w:bottom w:val="double" w:sz="4" w:space="0" w:color="auto"/>
            </w:tcBorders>
            <w:shd w:val="clear" w:color="auto" w:fill="auto"/>
          </w:tcPr>
          <w:p w14:paraId="3531686F"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14:paraId="438034F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N/A</w:t>
            </w:r>
          </w:p>
        </w:tc>
        <w:tc>
          <w:tcPr>
            <w:tcW w:w="4961" w:type="dxa"/>
            <w:tcBorders>
              <w:top w:val="double" w:sz="4" w:space="0" w:color="auto"/>
              <w:bottom w:val="double" w:sz="4" w:space="0" w:color="auto"/>
            </w:tcBorders>
            <w:shd w:val="clear" w:color="auto" w:fill="auto"/>
          </w:tcPr>
          <w:p w14:paraId="287C4B2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435D1C0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w:t>
            </w:r>
          </w:p>
          <w:p w14:paraId="6609C74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202E1315"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6BCEA22A" w14:textId="77777777" w:rsidTr="00200237">
        <w:tc>
          <w:tcPr>
            <w:tcW w:w="2518" w:type="dxa"/>
            <w:tcBorders>
              <w:top w:val="double" w:sz="4" w:space="0" w:color="auto"/>
              <w:bottom w:val="single" w:sz="4" w:space="0" w:color="auto"/>
            </w:tcBorders>
            <w:shd w:val="clear" w:color="auto" w:fill="auto"/>
          </w:tcPr>
          <w:p w14:paraId="431970FE" w14:textId="77777777" w:rsidR="00510B4F" w:rsidRPr="006518C9" w:rsidRDefault="00510B4F" w:rsidP="0071788C">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14:paraId="42109B76"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14:paraId="1228D9E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443B68A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62B89D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leading protein</w:t>
            </w:r>
          </w:p>
          <w:p w14:paraId="3F52F00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07E3AFFE" w14:textId="77777777" w:rsidTr="00200237">
        <w:tc>
          <w:tcPr>
            <w:tcW w:w="2518" w:type="dxa"/>
            <w:tcBorders>
              <w:bottom w:val="double" w:sz="4" w:space="0" w:color="auto"/>
            </w:tcBorders>
            <w:shd w:val="clear" w:color="auto" w:fill="auto"/>
          </w:tcPr>
          <w:p w14:paraId="713027DB"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5F75ED7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Software does not wish to choose which is the group </w:t>
            </w:r>
            <w:r w:rsidRPr="006518C9">
              <w:rPr>
                <w:rFonts w:eastAsia="MS Mincho"/>
                <w:sz w:val="18"/>
                <w:szCs w:val="18"/>
                <w:lang w:val="en-US"/>
              </w:rPr>
              <w:lastRenderedPageBreak/>
              <w:t>representative</w:t>
            </w:r>
          </w:p>
        </w:tc>
        <w:tc>
          <w:tcPr>
            <w:tcW w:w="4961" w:type="dxa"/>
            <w:tcBorders>
              <w:bottom w:val="double" w:sz="4" w:space="0" w:color="auto"/>
            </w:tcBorders>
            <w:shd w:val="clear" w:color="auto" w:fill="auto"/>
          </w:tcPr>
          <w:p w14:paraId="4A2430F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lastRenderedPageBreak/>
              <w:t>A = leading protein</w:t>
            </w:r>
          </w:p>
          <w:p w14:paraId="6977772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272303F0"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lastRenderedPageBreak/>
              <w:t>C = leading protein</w:t>
            </w:r>
          </w:p>
          <w:p w14:paraId="055ACFD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4635A821" w14:textId="77777777" w:rsidTr="00200237">
        <w:tc>
          <w:tcPr>
            <w:tcW w:w="2518" w:type="dxa"/>
            <w:tcBorders>
              <w:top w:val="double" w:sz="4" w:space="0" w:color="auto"/>
            </w:tcBorders>
            <w:shd w:val="clear" w:color="auto" w:fill="auto"/>
          </w:tcPr>
          <w:p w14:paraId="44E34AB0"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lastRenderedPageBreak/>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14:paraId="5EB50A3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14:paraId="6256D13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37A57CB5"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 &amp; marginally distinguished (optional)</w:t>
            </w:r>
          </w:p>
          <w:p w14:paraId="62ADEF0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45B830D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4E81E4CC" w14:textId="77777777" w:rsidTr="00200237">
        <w:tc>
          <w:tcPr>
            <w:tcW w:w="2518" w:type="dxa"/>
            <w:tcBorders>
              <w:bottom w:val="single" w:sz="4" w:space="0" w:color="auto"/>
            </w:tcBorders>
            <w:shd w:val="clear" w:color="auto" w:fill="auto"/>
          </w:tcPr>
          <w:p w14:paraId="137FCA8A"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single" w:sz="4" w:space="0" w:color="auto"/>
            </w:tcBorders>
            <w:shd w:val="clear" w:color="auto" w:fill="auto"/>
          </w:tcPr>
          <w:p w14:paraId="2889CDB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14:paraId="49A617E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03EF259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08823906"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06D257E0"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0FB66537" w14:textId="77777777" w:rsidTr="00200237">
        <w:trPr>
          <w:trHeight w:val="62"/>
        </w:trPr>
        <w:tc>
          <w:tcPr>
            <w:tcW w:w="2518" w:type="dxa"/>
            <w:tcBorders>
              <w:bottom w:val="double" w:sz="4" w:space="0" w:color="auto"/>
            </w:tcBorders>
            <w:shd w:val="clear" w:color="auto" w:fill="auto"/>
          </w:tcPr>
          <w:p w14:paraId="68333754"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0FDE8DD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14:paraId="67F3983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07244C0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168589A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1BFE8EB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bl>
    <w:p w14:paraId="6355BB2E" w14:textId="77777777" w:rsidR="00510B4F" w:rsidRPr="006518C9" w:rsidRDefault="00510B4F" w:rsidP="00510B4F">
      <w:pPr>
        <w:pStyle w:val="DefaultStyle"/>
        <w:jc w:val="both"/>
        <w:rPr>
          <w:lang w:val="en-US"/>
        </w:rPr>
      </w:pPr>
      <w:r w:rsidRPr="006518C9">
        <w:rPr>
          <w:b/>
          <w:lang w:val="en-US"/>
        </w:rPr>
        <w:t xml:space="preserve">Table </w:t>
      </w:r>
      <w:r w:rsidR="00C103BC" w:rsidRPr="006518C9">
        <w:rPr>
          <w:b/>
          <w:lang w:val="en-US"/>
        </w:rPr>
        <w:t>4</w:t>
      </w:r>
      <w:r w:rsidRPr="006518C9">
        <w:rPr>
          <w:b/>
          <w:lang w:val="en-US"/>
        </w:rPr>
        <w:t>.</w:t>
      </w:r>
      <w:r w:rsidRPr="006518C9">
        <w:rPr>
          <w:lang w:val="en-US"/>
        </w:rPr>
        <w:t xml:space="preserve"> A summary of grouping options and recommendation for CV term annotations, assuming a group of four related proteins A-D.</w:t>
      </w:r>
    </w:p>
    <w:p w14:paraId="6AFAC97F" w14:textId="77777777" w:rsidR="00FD06C5" w:rsidRPr="006518C9" w:rsidRDefault="00FD06C5" w:rsidP="00466496">
      <w:pPr>
        <w:rPr>
          <w:lang w:val="en-US"/>
        </w:rPr>
      </w:pPr>
    </w:p>
    <w:p w14:paraId="3210FBA8" w14:textId="77777777" w:rsidR="00974779" w:rsidRPr="006518C9" w:rsidRDefault="00974779" w:rsidP="00974779">
      <w:pPr>
        <w:pStyle w:val="Heading3"/>
      </w:pPr>
      <w:bookmarkStart w:id="48" w:name="_Ref381196471"/>
      <w:bookmarkStart w:id="49" w:name="_Toc457214046"/>
      <w:r w:rsidRPr="006518C9">
        <w:t xml:space="preserve">Support for </w:t>
      </w:r>
      <w:r w:rsidRPr="006518C9">
        <w:rPr>
          <w:i/>
        </w:rPr>
        <w:t xml:space="preserve">de novo </w:t>
      </w:r>
      <w:r w:rsidRPr="006518C9">
        <w:t>sequencing approaches</w:t>
      </w:r>
      <w:bookmarkEnd w:id="48"/>
      <w:bookmarkEnd w:id="49"/>
      <w:r w:rsidRPr="006518C9">
        <w:t xml:space="preserve"> </w:t>
      </w:r>
    </w:p>
    <w:p w14:paraId="509332DF" w14:textId="77777777" w:rsidR="00974779" w:rsidRPr="006518C9" w:rsidRDefault="00974779" w:rsidP="005E3444">
      <w:pPr>
        <w:jc w:val="both"/>
        <w:rPr>
          <w:lang w:val="en-US"/>
        </w:rPr>
      </w:pPr>
      <w:r w:rsidRPr="006518C9">
        <w:rPr>
          <w:lang w:val="en-US"/>
        </w:rPr>
        <w:t xml:space="preserve">In mzIdentML version 1.1, &lt;SpectrumIdentificationItem&gt; had a mandatory sub-element &lt;PeptideEvidenceRef&gt; to link each PSM to all the proteins from which it could have originated. The inclusion of </w:t>
      </w:r>
      <w:r w:rsidR="00E92FC9" w:rsidRPr="006518C9">
        <w:rPr>
          <w:lang w:val="en-US"/>
        </w:rPr>
        <w:t xml:space="preserve">these </w:t>
      </w:r>
      <w:r w:rsidRPr="006518C9">
        <w:rPr>
          <w:lang w:val="en-US"/>
        </w:rPr>
        <w:t xml:space="preserve">mandatory requriements makes it difficult to represent results from </w:t>
      </w:r>
      <w:r w:rsidRPr="006518C9">
        <w:rPr>
          <w:i/>
          <w:lang w:val="en-US"/>
        </w:rPr>
        <w:t xml:space="preserve">de novo </w:t>
      </w:r>
      <w:r w:rsidRPr="006518C9">
        <w:rPr>
          <w:lang w:val="en-US"/>
        </w:rPr>
        <w:t>sequencing</w:t>
      </w:r>
      <w:r w:rsidR="00827934" w:rsidRPr="006518C9">
        <w:rPr>
          <w:lang w:val="en-US"/>
        </w:rPr>
        <w:t xml:space="preserve"> and spectral library search</w:t>
      </w:r>
      <w:r w:rsidRPr="006518C9">
        <w:rPr>
          <w:lang w:val="en-US"/>
        </w:rPr>
        <w:t xml:space="preserve"> approaches where PSMs may not necessarily have originated from a protein database search. As such, in mzIdentML </w:t>
      </w:r>
      <w:r w:rsidR="00B151A4" w:rsidRPr="006518C9">
        <w:rPr>
          <w:lang w:val="en-US"/>
        </w:rPr>
        <w:t xml:space="preserve">1.2.0 </w:t>
      </w:r>
      <w:r w:rsidRPr="006518C9">
        <w:rPr>
          <w:lang w:val="en-US"/>
        </w:rPr>
        <w:t>&lt;PeptideEvidenceRef&gt; has a cardinality of 0</w:t>
      </w:r>
      <w:r w:rsidR="00E92FC9" w:rsidRPr="006518C9">
        <w:rPr>
          <w:lang w:val="en-US"/>
        </w:rPr>
        <w:t>.</w:t>
      </w:r>
      <w:r w:rsidRPr="006518C9">
        <w:rPr>
          <w:lang w:val="en-US"/>
        </w:rPr>
        <w:t xml:space="preserve">..many. In all cases of </w:t>
      </w:r>
      <w:r w:rsidR="00C210FC" w:rsidRPr="006518C9">
        <w:rPr>
          <w:lang w:val="en-US"/>
        </w:rPr>
        <w:t xml:space="preserve">sequence </w:t>
      </w:r>
      <w:r w:rsidRPr="006518C9">
        <w:rPr>
          <w:lang w:val="en-US"/>
        </w:rPr>
        <w:t xml:space="preserve">database search, export software </w:t>
      </w:r>
      <w:r w:rsidR="00F04038" w:rsidRPr="006518C9">
        <w:rPr>
          <w:lang w:val="en-US"/>
        </w:rPr>
        <w:t>MUST include</w:t>
      </w:r>
      <w:r w:rsidRPr="006518C9">
        <w:rPr>
          <w:lang w:val="en-US"/>
        </w:rPr>
        <w:t xml:space="preserve"> all &lt;PeptideEvidenceRef&gt; elements for every PSM.</w:t>
      </w:r>
      <w:r w:rsidR="000D6066" w:rsidRPr="006518C9">
        <w:rPr>
          <w:lang w:val="en-US"/>
        </w:rPr>
        <w:t xml:space="preserve"> </w:t>
      </w:r>
      <w:r w:rsidR="000D6066" w:rsidRPr="006518C9">
        <w:rPr>
          <w:i/>
          <w:lang w:val="en-US"/>
        </w:rPr>
        <w:t xml:space="preserve">De novo </w:t>
      </w:r>
      <w:r w:rsidR="000D6066" w:rsidRPr="006518C9">
        <w:rPr>
          <w:lang w:val="en-US"/>
        </w:rPr>
        <w:t xml:space="preserve">sequencing approaches are therefore supported, but only in a relatively straightforward manner, where complete peptide sequences are identified. </w:t>
      </w:r>
      <w:ins w:id="50" w:author="Jones, Andy" w:date="2017-01-09T13:06:00Z">
        <w:r w:rsidR="0000336C">
          <w:rPr>
            <w:lang w:val="en-US"/>
          </w:rPr>
          <w:t>Proposal</w:t>
        </w:r>
      </w:ins>
      <w:ins w:id="51" w:author="Jones, Andy" w:date="2017-01-09T13:07:00Z">
        <w:r w:rsidR="0000336C">
          <w:rPr>
            <w:lang w:val="en-US"/>
          </w:rPr>
          <w:t>s</w:t>
        </w:r>
      </w:ins>
      <w:del w:id="52" w:author="Jones, Andy" w:date="2017-01-09T13:06:00Z">
        <w:r w:rsidR="000D6066" w:rsidRPr="006518C9" w:rsidDel="0000336C">
          <w:rPr>
            <w:lang w:val="en-US"/>
          </w:rPr>
          <w:delText>There is no specification</w:delText>
        </w:r>
      </w:del>
      <w:r w:rsidR="000D6066" w:rsidRPr="006518C9">
        <w:rPr>
          <w:lang w:val="en-US"/>
        </w:rPr>
        <w:t xml:space="preserve"> for representing partial peptide sequences or sequence tags</w:t>
      </w:r>
      <w:ins w:id="53" w:author="Jones, Andy" w:date="2017-01-09T13:06:00Z">
        <w:r w:rsidR="0000336C">
          <w:rPr>
            <w:lang w:val="en-US"/>
          </w:rPr>
          <w:t xml:space="preserve"> are encouraged</w:t>
        </w:r>
      </w:ins>
      <w:ins w:id="54" w:author="Jones, Andy" w:date="2017-01-09T13:07:00Z">
        <w:r w:rsidR="0000336C">
          <w:rPr>
            <w:lang w:val="en-US"/>
          </w:rPr>
          <w:t xml:space="preserve"> for future iterations of the standard</w:t>
        </w:r>
      </w:ins>
      <w:r w:rsidR="000D6066" w:rsidRPr="006518C9">
        <w:rPr>
          <w:lang w:val="en-US"/>
        </w:rPr>
        <w:t>.</w:t>
      </w:r>
      <w:r w:rsidR="00192017" w:rsidRPr="006518C9">
        <w:rPr>
          <w:lang w:val="en-US"/>
        </w:rPr>
        <w:t xml:space="preserve"> </w:t>
      </w:r>
    </w:p>
    <w:p w14:paraId="3A1382DB" w14:textId="77777777" w:rsidR="00AD29F7" w:rsidRPr="006518C9" w:rsidRDefault="00AD29F7" w:rsidP="005E3444">
      <w:pPr>
        <w:jc w:val="both"/>
        <w:rPr>
          <w:lang w:val="en-US"/>
        </w:rPr>
      </w:pPr>
    </w:p>
    <w:p w14:paraId="198FF057" w14:textId="77777777" w:rsidR="00E45B11" w:rsidRPr="006518C9" w:rsidRDefault="00E45B11" w:rsidP="005E3444">
      <w:pPr>
        <w:jc w:val="both"/>
        <w:rPr>
          <w:lang w:val="en-US"/>
        </w:rPr>
      </w:pPr>
    </w:p>
    <w:p w14:paraId="4203F8D8" w14:textId="77777777" w:rsidR="00AD29F7" w:rsidRPr="006518C9" w:rsidRDefault="00AD29F7" w:rsidP="005E3444">
      <w:pPr>
        <w:pStyle w:val="Heading3"/>
        <w:jc w:val="both"/>
      </w:pPr>
      <w:bookmarkStart w:id="55" w:name="_Ref450046411"/>
      <w:bookmarkStart w:id="56" w:name="_Toc457214047"/>
      <w:r w:rsidRPr="006518C9">
        <w:t>Spectral library searches</w:t>
      </w:r>
      <w:bookmarkEnd w:id="55"/>
      <w:bookmarkEnd w:id="56"/>
    </w:p>
    <w:p w14:paraId="2D6E5BFF" w14:textId="77777777" w:rsidR="00D04B75" w:rsidRPr="006518C9" w:rsidRDefault="00AD29F7" w:rsidP="005E3444">
      <w:pPr>
        <w:jc w:val="both"/>
        <w:rPr>
          <w:lang w:val="en-US"/>
        </w:rPr>
      </w:pPr>
      <w:r w:rsidRPr="006518C9">
        <w:rPr>
          <w:lang w:val="en-US"/>
        </w:rPr>
        <w:t xml:space="preserve">An alternative to sequence database searches for identifying peptides from MS data is to search a pre-compiled library (spectral library) of </w:t>
      </w:r>
      <w:r w:rsidR="00E92FC9" w:rsidRPr="006518C9">
        <w:rPr>
          <w:lang w:val="en-US"/>
        </w:rPr>
        <w:t>PSMs</w:t>
      </w:r>
      <w:r w:rsidRPr="006518C9">
        <w:rPr>
          <w:lang w:val="en-US"/>
        </w:rPr>
        <w:t>. These spectral library searches are supported in mzIdentML. The recommended encoding is similar to sequence database search results</w:t>
      </w:r>
      <w:r w:rsidR="006F7FA4" w:rsidRPr="006518C9">
        <w:rPr>
          <w:lang w:val="en-US"/>
        </w:rPr>
        <w:t>.</w:t>
      </w:r>
      <w:r w:rsidRPr="006518C9">
        <w:rPr>
          <w:lang w:val="en-US"/>
        </w:rPr>
        <w:t xml:space="preserve"> </w:t>
      </w:r>
      <w:r w:rsidR="006F7FA4" w:rsidRPr="006518C9">
        <w:rPr>
          <w:lang w:val="en-US"/>
        </w:rPr>
        <w:t>T</w:t>
      </w:r>
      <w:r w:rsidRPr="006518C9">
        <w:rPr>
          <w:lang w:val="en-US"/>
        </w:rPr>
        <w:t>he main difference is that a &lt;Peptide&gt; entity SHOULD record each library entry that has been matched against. Additional scores or metadata about the library entity SHOULD be included as &lt;cvParam&gt; elements on &lt;Peptide&gt;.</w:t>
      </w:r>
      <w:r w:rsidR="00D04B75" w:rsidRPr="006518C9">
        <w:rPr>
          <w:lang w:val="en-US"/>
        </w:rPr>
        <w:t xml:space="preserve"> For searches against spectral archives i.e. where the identity of the library entry is unknown</w:t>
      </w:r>
      <w:r w:rsidR="00E92FC9" w:rsidRPr="006518C9">
        <w:rPr>
          <w:lang w:val="en-US"/>
        </w:rPr>
        <w:t xml:space="preserve"> (there is no a peptide sequence assignment</w:t>
      </w:r>
      <w:r w:rsidR="006F7FA4" w:rsidRPr="006518C9">
        <w:rPr>
          <w:lang w:val="en-US"/>
        </w:rPr>
        <w:t xml:space="preserve"> to the spectrum in the library</w:t>
      </w:r>
      <w:r w:rsidR="00E92FC9" w:rsidRPr="006518C9">
        <w:rPr>
          <w:lang w:val="en-US"/>
        </w:rPr>
        <w:t>)</w:t>
      </w:r>
      <w:r w:rsidR="00D04B75" w:rsidRPr="006518C9">
        <w:rPr>
          <w:lang w:val="en-US"/>
        </w:rPr>
        <w:t xml:space="preserve">, the encoding SHOULD include an empty string in &lt;PeptideSequence&gt;.  </w:t>
      </w:r>
    </w:p>
    <w:p w14:paraId="7DCC2431" w14:textId="77777777" w:rsidR="00D04B75" w:rsidRPr="006518C9" w:rsidRDefault="00D04B75" w:rsidP="005E3444">
      <w:pPr>
        <w:jc w:val="both"/>
        <w:rPr>
          <w:lang w:val="en-US"/>
        </w:rPr>
      </w:pPr>
    </w:p>
    <w:p w14:paraId="1B9574D9" w14:textId="77777777" w:rsidR="00AD29F7" w:rsidRPr="006518C9" w:rsidRDefault="00AD29F7" w:rsidP="005E3444">
      <w:pPr>
        <w:jc w:val="both"/>
        <w:rPr>
          <w:lang w:val="en-US"/>
        </w:rPr>
      </w:pPr>
      <w:r w:rsidRPr="006518C9">
        <w:rPr>
          <w:lang w:val="en-US"/>
        </w:rPr>
        <w:t xml:space="preserve">Note – there has been no formal change to the schema or CV requirements from mzIdentML 1.1 to </w:t>
      </w:r>
      <w:r w:rsidR="00B151A4" w:rsidRPr="006518C9">
        <w:rPr>
          <w:lang w:val="en-US"/>
        </w:rPr>
        <w:t xml:space="preserve">1.2.0 </w:t>
      </w:r>
      <w:r w:rsidRPr="006518C9">
        <w:rPr>
          <w:lang w:val="en-US"/>
        </w:rPr>
        <w:t xml:space="preserve">around spectral library encoding, but the intended encoding has changed. The mzIdentML 1.1. specifications stated that spectral library entries should be encoded within &lt;DBSequence&gt;, which does not well model the data produced. </w:t>
      </w:r>
    </w:p>
    <w:p w14:paraId="4FB064D9" w14:textId="77777777" w:rsidR="00FA2A88" w:rsidRPr="006518C9" w:rsidRDefault="00FA2A88" w:rsidP="00466496">
      <w:pPr>
        <w:rPr>
          <w:highlight w:val="yellow"/>
          <w:lang w:val="en-US"/>
        </w:rPr>
      </w:pPr>
    </w:p>
    <w:p w14:paraId="3D19C5A1" w14:textId="77777777" w:rsidR="00D77D22" w:rsidRPr="006518C9" w:rsidRDefault="00D77D22" w:rsidP="00466496">
      <w:pPr>
        <w:rPr>
          <w:lang w:val="en-US"/>
        </w:rPr>
      </w:pPr>
    </w:p>
    <w:p w14:paraId="20BF8170" w14:textId="77777777" w:rsidR="009075AB" w:rsidRPr="006518C9" w:rsidRDefault="00AD1C0F" w:rsidP="00466496">
      <w:pPr>
        <w:pStyle w:val="Heading3"/>
      </w:pPr>
      <w:bookmarkStart w:id="57" w:name="_Ref359851738"/>
      <w:bookmarkStart w:id="58" w:name="_Toc457214048"/>
      <w:r w:rsidRPr="006518C9">
        <w:lastRenderedPageBreak/>
        <w:t>Multiple database search engines</w:t>
      </w:r>
      <w:bookmarkEnd w:id="57"/>
      <w:bookmarkEnd w:id="58"/>
    </w:p>
    <w:p w14:paraId="6DD57842" w14:textId="77777777" w:rsidR="003551BB" w:rsidRPr="006518C9" w:rsidRDefault="0000784E" w:rsidP="005E3444">
      <w:pPr>
        <w:pStyle w:val="nobreak"/>
        <w:jc w:val="both"/>
        <w:rPr>
          <w:lang w:val="en-US"/>
        </w:rPr>
      </w:pPr>
      <w:r w:rsidRPr="006518C9">
        <w:rPr>
          <w:lang w:val="en-US"/>
        </w:rPr>
        <w:t xml:space="preserve">Proteomics </w:t>
      </w:r>
      <w:r w:rsidR="006F7FA4" w:rsidRPr="006518C9">
        <w:rPr>
          <w:lang w:val="en-US"/>
        </w:rPr>
        <w:t xml:space="preserve">research </w:t>
      </w:r>
      <w:r w:rsidRPr="006518C9">
        <w:rPr>
          <w:lang w:val="en-US"/>
        </w:rPr>
        <w:t>groups now commonly analy</w:t>
      </w:r>
      <w:r w:rsidR="00ED0BFE" w:rsidRPr="006518C9">
        <w:rPr>
          <w:lang w:val="en-US"/>
        </w:rPr>
        <w:t>ze</w:t>
      </w:r>
      <w:r w:rsidRPr="006518C9">
        <w:rPr>
          <w:lang w:val="en-US"/>
        </w:rPr>
        <w:t xml:space="preserve"> MS data using multiple search engines and combine results to improve the number of peptide and protein identifications that can be made. The output of such approaches can be represented in </w:t>
      </w:r>
      <w:r w:rsidR="006D41B9" w:rsidRPr="006518C9">
        <w:rPr>
          <w:lang w:val="en-US"/>
        </w:rPr>
        <w:t>mzIdentML</w:t>
      </w:r>
      <w:r w:rsidRPr="006518C9">
        <w:rPr>
          <w:lang w:val="en-US"/>
        </w:rPr>
        <w:t xml:space="preserve"> as follows (see Section 6 for documentation of the model elements). </w:t>
      </w:r>
      <w:r w:rsidR="003551BB" w:rsidRPr="006518C9">
        <w:rPr>
          <w:lang w:val="en-US"/>
        </w:rPr>
        <w:t>Note that the RECOMMENDED encoding has changed since the version 1.1.0 specification as a result of community feedback.</w:t>
      </w:r>
      <w:r w:rsidR="00A03B72" w:rsidRPr="006518C9">
        <w:rPr>
          <w:lang w:val="en-US"/>
        </w:rPr>
        <w:t xml:space="preserve"> It has been decided that throughout mzIdentML, the spectrum referenced from a &lt;SpectrumIdentificationResult&gt; MUST be unique within a file i.e. only one set of ranked results can be provided per spectrum. </w:t>
      </w:r>
      <w:r w:rsidR="00671037" w:rsidRPr="006518C9">
        <w:rPr>
          <w:lang w:val="en-US"/>
        </w:rPr>
        <w:t xml:space="preserve">This has implications for encoding the results of multiple search engines, as only consensus results (after they have been combined) can be represented in a valid mzIdentML </w:t>
      </w:r>
      <w:r w:rsidR="00B151A4" w:rsidRPr="006518C9">
        <w:rPr>
          <w:lang w:val="en-US"/>
        </w:rPr>
        <w:t xml:space="preserve">1.2.0 </w:t>
      </w:r>
      <w:r w:rsidR="00671037" w:rsidRPr="006518C9">
        <w:rPr>
          <w:lang w:val="en-US"/>
        </w:rPr>
        <w:t xml:space="preserve">file. </w:t>
      </w:r>
      <w:r w:rsidR="007E7DF3" w:rsidRPr="006518C9">
        <w:rPr>
          <w:lang w:val="en-US"/>
        </w:rPr>
        <w:t>If exporters wish to maintain the original search engine results, these MAY be encoded using &lt;cvParam&gt; elements within &lt;SpectrumIdentificationItem&gt; containing additional scores, statistics and indicating the original rankings from the source search engine.</w:t>
      </w:r>
    </w:p>
    <w:p w14:paraId="31735C43" w14:textId="77777777" w:rsidR="007E7DF3" w:rsidRPr="006518C9" w:rsidRDefault="007E7DF3" w:rsidP="005E3444">
      <w:pPr>
        <w:jc w:val="both"/>
        <w:rPr>
          <w:lang w:val="en-US"/>
        </w:rPr>
      </w:pPr>
    </w:p>
    <w:p w14:paraId="31A7398D" w14:textId="5284276C" w:rsidR="005C70C5" w:rsidRPr="006518C9" w:rsidRDefault="007E7DF3" w:rsidP="005E3444">
      <w:pPr>
        <w:jc w:val="both"/>
        <w:rPr>
          <w:lang w:val="en-US"/>
        </w:rPr>
      </w:pPr>
      <w:r w:rsidRPr="006518C9">
        <w:rPr>
          <w:lang w:val="en-US"/>
        </w:rPr>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ins w:id="59" w:author="Jones, Andy" w:date="2017-01-09T14:54:00Z">
        <w:r w:rsidR="00637178">
          <w:rPr>
            <w:lang w:val="en-US"/>
          </w:rPr>
          <w:t xml:space="preserve"> The &lt;AnalysisSoftwareList&gt; SHOULD also record the software used to combine results.</w:t>
        </w:r>
      </w:ins>
      <w:r w:rsidRPr="006518C9">
        <w:rPr>
          <w:lang w:val="en-US"/>
        </w:rPr>
        <w:t xml:space="preserve"> It must also be highlighted that mzIdentML cannot be used to model the order in which the software was used (it does not support workflows).</w:t>
      </w:r>
    </w:p>
    <w:p w14:paraId="7757AD70" w14:textId="77777777" w:rsidR="003276A1" w:rsidRPr="006518C9" w:rsidRDefault="003276A1" w:rsidP="005E3444">
      <w:pPr>
        <w:jc w:val="both"/>
        <w:rPr>
          <w:lang w:val="en-US"/>
        </w:rPr>
      </w:pPr>
    </w:p>
    <w:p w14:paraId="79A58C02" w14:textId="5AF3F6E3" w:rsidR="003276A1" w:rsidRPr="006518C9" w:rsidRDefault="003276A1" w:rsidP="005E3444">
      <w:pPr>
        <w:jc w:val="both"/>
        <w:rPr>
          <w:lang w:val="en-US"/>
        </w:rPr>
      </w:pPr>
      <w:r w:rsidRPr="006518C9">
        <w:rPr>
          <w:lang w:val="en-US"/>
        </w:rPr>
        <w:t xml:space="preserve">The same encoding </w:t>
      </w:r>
      <w:del w:id="60" w:author="Jones, Andy" w:date="2017-01-09T13:36:00Z">
        <w:r w:rsidRPr="006518C9" w:rsidDel="0032247A">
          <w:rPr>
            <w:lang w:val="en-US"/>
          </w:rPr>
          <w:delText xml:space="preserve">describing </w:delText>
        </w:r>
      </w:del>
      <w:r w:rsidRPr="006518C9">
        <w:rPr>
          <w:lang w:val="en-US"/>
        </w:rPr>
        <w:t>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&lt;SpectrumIdentificationItem&gt;.</w:t>
      </w:r>
    </w:p>
    <w:p w14:paraId="5EF91F56" w14:textId="77777777" w:rsidR="003276A1" w:rsidRPr="006518C9" w:rsidRDefault="003276A1" w:rsidP="00071A7F">
      <w:pPr>
        <w:rPr>
          <w:lang w:val="en-US"/>
        </w:rPr>
      </w:pPr>
    </w:p>
    <w:p w14:paraId="163414C4" w14:textId="77777777" w:rsidR="00FC7751" w:rsidRPr="006518C9" w:rsidRDefault="00FC7751" w:rsidP="00FC7751">
      <w:pPr>
        <w:pStyle w:val="Heading3"/>
      </w:pPr>
      <w:bookmarkStart w:id="61" w:name="_Toc457214049"/>
      <w:bookmarkStart w:id="62" w:name="_Ref381192388"/>
      <w:bookmarkStart w:id="63" w:name="_Ref409017323"/>
      <w:bookmarkStart w:id="64" w:name="_Ref473024772"/>
      <w:r w:rsidRPr="006518C9">
        <w:t>Pre-fractionation of samples</w:t>
      </w:r>
      <w:r w:rsidR="009F4705" w:rsidRPr="006518C9">
        <w:t xml:space="preserve"> prior to </w:t>
      </w:r>
      <w:bookmarkStart w:id="65" w:name="_Ref359851724"/>
      <w:r w:rsidR="009F4705" w:rsidRPr="006518C9">
        <w:t>MS</w:t>
      </w:r>
      <w:bookmarkEnd w:id="65"/>
      <w:r w:rsidR="009F4705" w:rsidRPr="006518C9">
        <w:t xml:space="preserve"> and splitting of searches</w:t>
      </w:r>
      <w:bookmarkEnd w:id="61"/>
      <w:bookmarkEnd w:id="64"/>
      <w:r w:rsidRPr="006518C9">
        <w:t xml:space="preserve"> </w:t>
      </w:r>
      <w:bookmarkEnd w:id="62"/>
      <w:bookmarkEnd w:id="63"/>
    </w:p>
    <w:p w14:paraId="670D539B" w14:textId="77777777" w:rsidR="00FC7751" w:rsidRPr="006518C9" w:rsidRDefault="00FC7751" w:rsidP="00F07F9F">
      <w:pPr>
        <w:rPr>
          <w:lang w:val="en-US"/>
        </w:rPr>
      </w:pPr>
      <w:bookmarkStart w:id="66" w:name="_Toc359851822"/>
      <w:bookmarkStart w:id="67" w:name="_Toc359851823"/>
      <w:bookmarkEnd w:id="66"/>
      <w:bookmarkEnd w:id="67"/>
    </w:p>
    <w:p w14:paraId="054D4830" w14:textId="77777777" w:rsidR="0050613A" w:rsidRPr="006518C9" w:rsidRDefault="0050613A" w:rsidP="005E3444">
      <w:pPr>
        <w:jc w:val="both"/>
        <w:rPr>
          <w:lang w:val="en-US"/>
        </w:rPr>
      </w:pPr>
      <w:r w:rsidRPr="006518C9">
        <w:rPr>
          <w:lang w:val="en-US"/>
        </w:rPr>
        <w:t xml:space="preserve">It is common in </w:t>
      </w:r>
      <w:r w:rsidR="00595B33" w:rsidRPr="006518C9">
        <w:rPr>
          <w:lang w:val="en-US"/>
        </w:rPr>
        <w:t>many</w:t>
      </w:r>
      <w:r w:rsidRPr="006518C9">
        <w:rPr>
          <w:lang w:val="en-US"/>
        </w:rPr>
        <w:t xml:space="preserve"> workflows for pre-fractionation of a sample to be performed prior to MS, for example </w:t>
      </w:r>
      <w:r w:rsidRPr="006518C9">
        <w:rPr>
          <w:i/>
          <w:lang w:val="en-US"/>
        </w:rPr>
        <w:t>via</w:t>
      </w:r>
      <w:r w:rsidRPr="006518C9">
        <w:rPr>
          <w:lang w:val="en-US"/>
        </w:rPr>
        <w:t xml:space="preserve"> 1D</w:t>
      </w:r>
      <w:r w:rsidR="00F4657E" w:rsidRPr="006518C9">
        <w:rPr>
          <w:lang w:val="en-US"/>
        </w:rPr>
        <w:t xml:space="preserve"> or 2D</w:t>
      </w:r>
      <w:r w:rsidRPr="006518C9">
        <w:rPr>
          <w:lang w:val="en-US"/>
        </w:rPr>
        <w:t xml:space="preserve"> gel electrophoresis or 2D LC. </w:t>
      </w:r>
      <w:r w:rsidR="00664436" w:rsidRPr="006518C9">
        <w:rPr>
          <w:lang w:val="en-US"/>
        </w:rPr>
        <w:t>I</w:t>
      </w:r>
      <w:r w:rsidR="00EF2203" w:rsidRPr="006518C9">
        <w:rPr>
          <w:lang w:val="en-US"/>
        </w:rPr>
        <w:t xml:space="preserve">n some scenarios </w:t>
      </w:r>
      <w:r w:rsidR="00E55BDD" w:rsidRPr="006518C9">
        <w:rPr>
          <w:lang w:val="en-US"/>
        </w:rPr>
        <w:t xml:space="preserve">results of database searches </w:t>
      </w:r>
      <w:r w:rsidR="00CB13A5" w:rsidRPr="006518C9">
        <w:rPr>
          <w:lang w:val="en-US"/>
        </w:rPr>
        <w:t>are</w:t>
      </w:r>
      <w:r w:rsidR="00E55BDD" w:rsidRPr="006518C9">
        <w:rPr>
          <w:lang w:val="en-US"/>
        </w:rPr>
        <w:t xml:space="preserve"> combined prior to protein inference </w:t>
      </w:r>
      <w:r w:rsidR="004F409F" w:rsidRPr="006518C9">
        <w:rPr>
          <w:lang w:val="en-US"/>
        </w:rPr>
        <w:t xml:space="preserve">and in other instances there is no combination of results prior to protein inference. We have identified the following scenarios and </w:t>
      </w:r>
      <w:r w:rsidR="00CB13A5" w:rsidRPr="006518C9">
        <w:rPr>
          <w:lang w:val="en-US"/>
        </w:rPr>
        <w:t>describe the</w:t>
      </w:r>
      <w:r w:rsidR="004F409F" w:rsidRPr="006518C9">
        <w:rPr>
          <w:lang w:val="en-US"/>
        </w:rPr>
        <w:t xml:space="preserve"> RECOMMENDED encoding in each case</w:t>
      </w:r>
      <w:r w:rsidR="00402803" w:rsidRPr="006518C9">
        <w:rPr>
          <w:lang w:val="en-US"/>
        </w:rPr>
        <w:t xml:space="preserve"> in Table 5 below</w:t>
      </w:r>
      <w:r w:rsidR="004F409F" w:rsidRPr="006518C9">
        <w:rPr>
          <w:lang w:val="en-US"/>
        </w:rPr>
        <w:t xml:space="preserve">. </w:t>
      </w:r>
    </w:p>
    <w:p w14:paraId="00D71BFA" w14:textId="77777777" w:rsidR="00E55BDD" w:rsidRPr="006518C9" w:rsidRDefault="00E55BDD" w:rsidP="00F07F9F">
      <w:pPr>
        <w:rPr>
          <w:lang w:val="en-US"/>
        </w:rPr>
      </w:pPr>
    </w:p>
    <w:p w14:paraId="575904AF" w14:textId="77777777" w:rsidR="00E55BDD" w:rsidRPr="006518C9" w:rsidRDefault="00E55BDD" w:rsidP="004343DC">
      <w:pPr>
        <w:rPr>
          <w:lang w:val="en-US"/>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rsidRPr="006518C9" w14:paraId="0E58E51F" w14:textId="77777777" w:rsidTr="00206C3D">
        <w:tc>
          <w:tcPr>
            <w:tcW w:w="5094" w:type="dxa"/>
            <w:tcBorders>
              <w:bottom w:val="single" w:sz="4" w:space="0" w:color="auto"/>
            </w:tcBorders>
            <w:shd w:val="clear" w:color="auto" w:fill="4F81BD"/>
          </w:tcPr>
          <w:p w14:paraId="0D1596A1" w14:textId="77777777" w:rsidR="00D45707" w:rsidRPr="006518C9" w:rsidRDefault="00D45707" w:rsidP="00206C3D">
            <w:pPr>
              <w:rPr>
                <w:b/>
                <w:bCs/>
                <w:color w:val="FFFFFF"/>
                <w:lang w:val="en-US"/>
              </w:rPr>
            </w:pPr>
            <w:r w:rsidRPr="006518C9">
              <w:rPr>
                <w:b/>
                <w:bCs/>
                <w:color w:val="FFFFFF"/>
                <w:lang w:val="en-US"/>
              </w:rPr>
              <w:t>Scenario</w:t>
            </w:r>
          </w:p>
        </w:tc>
        <w:tc>
          <w:tcPr>
            <w:tcW w:w="5094" w:type="dxa"/>
            <w:tcBorders>
              <w:bottom w:val="single" w:sz="4" w:space="0" w:color="auto"/>
            </w:tcBorders>
            <w:shd w:val="clear" w:color="auto" w:fill="4F81BD"/>
          </w:tcPr>
          <w:p w14:paraId="10405065" w14:textId="77777777" w:rsidR="00D45707" w:rsidRPr="006518C9" w:rsidRDefault="00D45707" w:rsidP="00206C3D">
            <w:pPr>
              <w:rPr>
                <w:b/>
                <w:bCs/>
                <w:color w:val="FFFFFF"/>
                <w:lang w:val="en-US"/>
              </w:rPr>
            </w:pPr>
            <w:r w:rsidRPr="006518C9">
              <w:rPr>
                <w:b/>
                <w:bCs/>
                <w:color w:val="FFFFFF"/>
                <w:lang w:val="en-US"/>
              </w:rPr>
              <w:t>Encoding</w:t>
            </w:r>
          </w:p>
        </w:tc>
      </w:tr>
      <w:tr w:rsidR="00D45707" w:rsidRPr="006518C9" w14:paraId="6AB8F048"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035A931C" w14:textId="77777777" w:rsidR="00D45707" w:rsidRPr="006518C9" w:rsidRDefault="009D37D5" w:rsidP="009146F3">
            <w:pPr>
              <w:rPr>
                <w:bCs/>
                <w:vertAlign w:val="superscript"/>
                <w:lang w:val="en-US"/>
              </w:rPr>
            </w:pPr>
            <w:r w:rsidRPr="006518C9">
              <w:rPr>
                <w:b/>
                <w:bCs/>
                <w:lang w:val="en-US"/>
              </w:rPr>
              <w:t>Scenario 1.</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44CA392B" w14:textId="77777777" w:rsidR="00D45707" w:rsidRPr="006518C9" w:rsidRDefault="00D45707" w:rsidP="00206C3D">
            <w:pPr>
              <w:rPr>
                <w:lang w:val="en-US"/>
              </w:rPr>
            </w:pPr>
            <w:r w:rsidRPr="006518C9">
              <w:rPr>
                <w:i/>
                <w:lang w:val="en-US"/>
              </w:rPr>
              <w:t xml:space="preserve">n </w:t>
            </w:r>
            <w:r w:rsidRPr="006518C9">
              <w:rPr>
                <w:lang w:val="en-US"/>
              </w:rPr>
              <w:t>mzIdentML files SHOULD be produced, each containing 1 &lt;SpectrumIdentificationList&gt;, 1</w:t>
            </w:r>
            <w:r w:rsidRPr="006518C9">
              <w:rPr>
                <w:i/>
                <w:lang w:val="en-US"/>
              </w:rPr>
              <w:t xml:space="preserve"> </w:t>
            </w:r>
            <w:r w:rsidRPr="006518C9">
              <w:rPr>
                <w:lang w:val="en-US"/>
              </w:rPr>
              <w:t>&lt;SpectrumIdentificationProtocol&gt;, 1&lt;SpectrumIdentification&gt;, 1 &lt;ProteinDetection&gt;, 1 &lt;ProteinDetectionList&gt;.</w:t>
            </w:r>
          </w:p>
          <w:p w14:paraId="1CFFEF9B" w14:textId="77777777" w:rsidR="00596B1E" w:rsidRPr="006518C9" w:rsidRDefault="00596B1E" w:rsidP="00206C3D">
            <w:pPr>
              <w:rPr>
                <w:lang w:val="en-US"/>
              </w:rPr>
            </w:pPr>
          </w:p>
          <w:p w14:paraId="2197BDA4" w14:textId="77777777" w:rsidR="00596B1E" w:rsidRPr="006518C9" w:rsidRDefault="00596B1E" w:rsidP="00206C3D">
            <w:pPr>
              <w:rPr>
                <w:lang w:val="en-US"/>
              </w:rPr>
            </w:pPr>
          </w:p>
          <w:p w14:paraId="5552F61F" w14:textId="77777777" w:rsidR="00596B1E" w:rsidRPr="006518C9" w:rsidRDefault="00596B1E" w:rsidP="00206C3D">
            <w:pPr>
              <w:rPr>
                <w:lang w:val="en-US"/>
              </w:rPr>
            </w:pPr>
          </w:p>
        </w:tc>
      </w:tr>
      <w:tr w:rsidR="00D45707" w:rsidRPr="006518C9" w14:paraId="34CEA620" w14:textId="7777777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14:paraId="53E6DF02" w14:textId="77777777" w:rsidR="00D45707" w:rsidRPr="006518C9" w:rsidRDefault="009D37D5" w:rsidP="009D37D5">
            <w:pPr>
              <w:rPr>
                <w:bCs/>
                <w:lang w:val="en-US"/>
              </w:rPr>
            </w:pPr>
            <w:r w:rsidRPr="006518C9">
              <w:rPr>
                <w:b/>
                <w:bCs/>
                <w:lang w:val="en-US"/>
              </w:rPr>
              <w:t>Scenario 2.</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imports </w:t>
            </w:r>
            <w:r w:rsidR="00D45707" w:rsidRPr="006518C9">
              <w:rPr>
                <w:bCs/>
                <w:i/>
                <w:lang w:val="en-US"/>
              </w:rPr>
              <w:t>n</w:t>
            </w:r>
            <w:r w:rsidR="00D45707" w:rsidRPr="006518C9">
              <w:rPr>
                <w:bCs/>
                <w:lang w:val="en-US"/>
              </w:rPr>
              <w:t xml:space="preserve"> peak lists </w:t>
            </w:r>
            <w:r w:rsidR="005152DA" w:rsidRPr="006518C9">
              <w:rPr>
                <w:bCs/>
                <w:lang w:val="en-US"/>
              </w:rPr>
              <w:t xml:space="preserve">and performs </w:t>
            </w:r>
            <w:r w:rsidR="005152DA" w:rsidRPr="006518C9">
              <w:rPr>
                <w:bCs/>
                <w:i/>
                <w:lang w:val="en-US"/>
              </w:rPr>
              <w:t xml:space="preserve">n </w:t>
            </w:r>
            <w:r w:rsidR="005152DA" w:rsidRPr="006518C9">
              <w:rPr>
                <w:bCs/>
                <w:lang w:val="en-US"/>
              </w:rPr>
              <w:t xml:space="preserve">searches </w:t>
            </w:r>
            <w:r w:rsidR="00D45707" w:rsidRPr="006518C9">
              <w:rPr>
                <w:bCs/>
                <w:lang w:val="en-US"/>
              </w:rPr>
              <w:t>but internally integrates results to produce one protein list.</w:t>
            </w:r>
            <w:r w:rsidR="00D45707" w:rsidRPr="006518C9">
              <w:rPr>
                <w:bCs/>
                <w:vertAlign w:val="superscript"/>
                <w:lang w:val="en-US"/>
              </w:rPr>
              <w:t xml:space="preserve"> </w:t>
            </w:r>
            <w:r w:rsidR="00D45707" w:rsidRPr="006518C9">
              <w:rPr>
                <w:bCs/>
                <w:lang w:val="en-US"/>
              </w:rPr>
              <w:t xml:space="preserve"> </w:t>
            </w:r>
          </w:p>
        </w:tc>
        <w:tc>
          <w:tcPr>
            <w:tcW w:w="5094" w:type="dxa"/>
            <w:shd w:val="clear" w:color="auto" w:fill="auto"/>
          </w:tcPr>
          <w:p w14:paraId="5B063C4C" w14:textId="77777777" w:rsidR="00D45707" w:rsidRPr="006518C9" w:rsidRDefault="00D45707" w:rsidP="00206C3D">
            <w:pPr>
              <w:rPr>
                <w:lang w:val="en-US"/>
              </w:rPr>
            </w:pPr>
            <w:del w:id="68" w:author="Jones, Andy" w:date="2017-01-09T13:11:00Z">
              <w:r w:rsidRPr="006518C9" w:rsidDel="0000336C">
                <w:rPr>
                  <w:lang w:val="en-US"/>
                </w:rPr>
                <w:delText xml:space="preserve">The </w:delText>
              </w:r>
            </w:del>
            <w:ins w:id="69" w:author="Jones, Andy" w:date="2017-01-09T13:11:00Z">
              <w:r w:rsidR="0000336C">
                <w:rPr>
                  <w:lang w:val="en-US"/>
                </w:rPr>
                <w:t>One single mzIdentML file</w:t>
              </w:r>
            </w:ins>
            <w:del w:id="70" w:author="Jones, Andy" w:date="2017-01-09T13:11:00Z">
              <w:r w:rsidRPr="006518C9" w:rsidDel="0000336C">
                <w:rPr>
                  <w:lang w:val="en-US"/>
                </w:rPr>
                <w:delText>final file</w:delText>
              </w:r>
            </w:del>
            <w:r w:rsidRPr="006518C9">
              <w:rPr>
                <w:lang w:val="en-US"/>
              </w:rPr>
              <w:t xml:space="preserve"> SHOULD contain </w:t>
            </w:r>
            <w:r w:rsidRPr="006518C9">
              <w:rPr>
                <w:i/>
                <w:lang w:val="en-US"/>
              </w:rPr>
              <w:t xml:space="preserve">n </w:t>
            </w:r>
            <w:r w:rsidRPr="006518C9">
              <w:rPr>
                <w:lang w:val="en-US"/>
              </w:rPr>
              <w:t xml:space="preserve">&lt;SpectrumIdentificationList&gt;s, </w:t>
            </w:r>
            <w:r w:rsidRPr="006518C9">
              <w:rPr>
                <w:i/>
                <w:lang w:val="en-US"/>
              </w:rPr>
              <w:t xml:space="preserve">n </w:t>
            </w:r>
            <w:r w:rsidRPr="006518C9">
              <w:rPr>
                <w:lang w:val="en-US"/>
              </w:rPr>
              <w:t xml:space="preserve">&lt;SpectrumIdentificationProtocol&gt;s, </w:t>
            </w:r>
            <w:r w:rsidRPr="006518C9">
              <w:rPr>
                <w:i/>
                <w:lang w:val="en-US"/>
              </w:rPr>
              <w:t xml:space="preserve">n </w:t>
            </w:r>
            <w:r w:rsidRPr="006518C9">
              <w:rPr>
                <w:lang w:val="en-US"/>
              </w:rPr>
              <w:t>&lt;SpectrumIdentification&gt;s, 1 &lt;ProteinDetection&gt;, 1 &lt;ProteinDetectionList&gt;.</w:t>
            </w:r>
          </w:p>
          <w:p w14:paraId="19441105" w14:textId="77777777" w:rsidR="00596B1E" w:rsidRPr="006518C9" w:rsidRDefault="00596B1E" w:rsidP="00206C3D">
            <w:pPr>
              <w:rPr>
                <w:lang w:val="en-US"/>
              </w:rPr>
            </w:pPr>
          </w:p>
          <w:p w14:paraId="634DA563" w14:textId="77777777" w:rsidR="00596B1E" w:rsidRPr="006518C9" w:rsidRDefault="00596B1E" w:rsidP="00596B1E">
            <w:pPr>
              <w:rPr>
                <w:lang w:val="en-US"/>
              </w:rPr>
            </w:pPr>
            <w:r w:rsidRPr="006518C9">
              <w:rPr>
                <w:lang w:val="en-US"/>
              </w:rPr>
              <w:t xml:space="preserve">The &lt;SpectrumIdentificationProtocol&gt;s MUST indicate that pre-fractionation has taken place, using the CV term </w:t>
            </w:r>
            <w:r w:rsidR="00402803" w:rsidRPr="006518C9">
              <w:rPr>
                <w:lang w:val="en-US"/>
              </w:rPr>
              <w:t xml:space="preserve">indicated </w:t>
            </w:r>
            <w:r w:rsidRPr="006518C9">
              <w:rPr>
                <w:lang w:val="en-US"/>
              </w:rPr>
              <w:t>in Table 1.</w:t>
            </w:r>
          </w:p>
        </w:tc>
      </w:tr>
      <w:tr w:rsidR="00D45707" w:rsidRPr="006518C9" w14:paraId="67CB8E05"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76C7E753" w14:textId="77777777" w:rsidR="00D45707" w:rsidRPr="006518C9" w:rsidRDefault="009D37D5" w:rsidP="009146F3">
            <w:pPr>
              <w:rPr>
                <w:bCs/>
                <w:lang w:val="en-US"/>
              </w:rPr>
            </w:pPr>
            <w:r w:rsidRPr="006518C9">
              <w:rPr>
                <w:b/>
                <w:bCs/>
                <w:lang w:val="en-US"/>
              </w:rPr>
              <w:t>Scenario 3.</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lists of spectrum identifications; iii) post-processing software integrates results to produce one protein list.</w:t>
            </w:r>
            <w:r w:rsidR="00D45707" w:rsidRPr="006518C9">
              <w:rPr>
                <w:bCs/>
                <w:vertAlign w:val="superscript"/>
                <w:lang w:val="en-US"/>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6E0242DA" w14:textId="77777777" w:rsidR="00D45707" w:rsidRPr="006518C9" w:rsidRDefault="00D45707" w:rsidP="009D37D5">
            <w:pPr>
              <w:rPr>
                <w:lang w:val="en-US"/>
              </w:rPr>
            </w:pPr>
            <w:r w:rsidRPr="006518C9">
              <w:rPr>
                <w:lang w:val="en-US"/>
              </w:rPr>
              <w:t xml:space="preserve">As </w:t>
            </w:r>
            <w:r w:rsidR="009D37D5" w:rsidRPr="006518C9">
              <w:rPr>
                <w:lang w:val="en-US"/>
              </w:rPr>
              <w:t>Scenario 2</w:t>
            </w:r>
            <w:r w:rsidR="009146F3" w:rsidRPr="006518C9">
              <w:rPr>
                <w:lang w:val="en-US"/>
              </w:rPr>
              <w:t>.</w:t>
            </w:r>
          </w:p>
        </w:tc>
      </w:tr>
      <w:tr w:rsidR="00876C8C" w:rsidRPr="006518C9" w14:paraId="7AB5D137"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07143428" w14:textId="77777777" w:rsidR="00876C8C" w:rsidRPr="006518C9" w:rsidRDefault="00876C8C" w:rsidP="009146F3">
            <w:pPr>
              <w:rPr>
                <w:bCs/>
                <w:lang w:val="en-US"/>
              </w:rPr>
            </w:pPr>
            <w:r w:rsidRPr="006518C9">
              <w:rPr>
                <w:b/>
                <w:bCs/>
                <w:lang w:val="en-US"/>
              </w:rPr>
              <w:lastRenderedPageBreak/>
              <w:t>Scenario 4.</w:t>
            </w:r>
            <w:r w:rsidRPr="006518C9">
              <w:rPr>
                <w:bCs/>
                <w:lang w:val="en-US"/>
              </w:rPr>
              <w:t xml:space="preserve"> i) There is no sample pre-fractionation and one run on the MS. ii) The spectra are split into </w:t>
            </w:r>
            <w:r w:rsidRPr="006518C9">
              <w:rPr>
                <w:bCs/>
                <w:i/>
                <w:lang w:val="en-US"/>
              </w:rPr>
              <w:t xml:space="preserve">n </w:t>
            </w:r>
            <w:r w:rsidRPr="006518C9">
              <w:rPr>
                <w:bCs/>
                <w:lang w:val="en-US"/>
              </w:rPr>
              <w:t xml:space="preserve">peak list files for searching (for example for parallelisation on a cluster), producing </w:t>
            </w:r>
            <w:r w:rsidRPr="006518C9">
              <w:rPr>
                <w:bCs/>
                <w:i/>
                <w:lang w:val="en-US"/>
              </w:rPr>
              <w:t>n</w:t>
            </w:r>
            <w:r w:rsidRPr="006518C9">
              <w:rPr>
                <w:bCs/>
                <w:lang w:val="en-U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2D2189F2" w14:textId="77777777" w:rsidR="00876C8C" w:rsidRPr="006518C9" w:rsidRDefault="0000336C" w:rsidP="00AF1566">
            <w:pPr>
              <w:rPr>
                <w:i/>
                <w:lang w:val="en-US"/>
              </w:rPr>
            </w:pPr>
            <w:ins w:id="71" w:author="Jones, Andy" w:date="2017-01-09T13:11:00Z">
              <w:r>
                <w:rPr>
                  <w:lang w:val="en-US"/>
                </w:rPr>
                <w:t>One single mzIdentML file</w:t>
              </w:r>
              <w:r w:rsidRPr="006518C9">
                <w:rPr>
                  <w:lang w:val="en-US"/>
                </w:rPr>
                <w:t xml:space="preserve"> </w:t>
              </w:r>
            </w:ins>
            <w:del w:id="72" w:author="Jones, Andy" w:date="2017-01-09T13:11:00Z">
              <w:r w:rsidR="00DB6045" w:rsidRPr="006518C9" w:rsidDel="0000336C">
                <w:rPr>
                  <w:lang w:val="en-US"/>
                </w:rPr>
                <w:delText xml:space="preserve">The final file </w:delText>
              </w:r>
            </w:del>
            <w:r w:rsidR="00DB6045" w:rsidRPr="006518C9">
              <w:rPr>
                <w:lang w:val="en-US"/>
              </w:rPr>
              <w:t>SHOULD contain 1</w:t>
            </w:r>
            <w:r w:rsidR="00DB6045" w:rsidRPr="006518C9">
              <w:rPr>
                <w:i/>
                <w:lang w:val="en-US"/>
              </w:rPr>
              <w:t xml:space="preserve"> </w:t>
            </w:r>
            <w:r w:rsidR="00DB6045" w:rsidRPr="006518C9">
              <w:rPr>
                <w:lang w:val="en-US"/>
              </w:rPr>
              <w:t>&lt;SpectrumIdentificationList&gt;, 1</w:t>
            </w:r>
            <w:r w:rsidR="00DB6045" w:rsidRPr="006518C9">
              <w:rPr>
                <w:i/>
                <w:lang w:val="en-US"/>
              </w:rPr>
              <w:t xml:space="preserve"> </w:t>
            </w:r>
            <w:r w:rsidR="00DB6045" w:rsidRPr="006518C9">
              <w:rPr>
                <w:lang w:val="en-US"/>
              </w:rPr>
              <w:t xml:space="preserve">&lt;SpectrumIdentificationProtocol&gt;, 1 &lt;SpectrumIdentification&gt; referencing </w:t>
            </w:r>
            <w:r w:rsidR="00DB6045" w:rsidRPr="006518C9">
              <w:rPr>
                <w:i/>
                <w:lang w:val="en-US"/>
              </w:rPr>
              <w:t>n</w:t>
            </w:r>
            <w:r w:rsidR="00DB6045" w:rsidRPr="006518C9">
              <w:rPr>
                <w:lang w:val="en-US"/>
              </w:rPr>
              <w:t xml:space="preserve"> &lt;InputSpectra&gt; sub-elements, 1 &lt;ProteinDetection&gt;, 1 &lt;ProteinDetectionList&gt;.</w:t>
            </w:r>
          </w:p>
        </w:tc>
      </w:tr>
    </w:tbl>
    <w:p w14:paraId="2C28360D" w14:textId="77777777" w:rsidR="00D45707" w:rsidRPr="006518C9" w:rsidRDefault="00564707" w:rsidP="00564707">
      <w:pPr>
        <w:pStyle w:val="Caption"/>
        <w:rPr>
          <w:b w:val="0"/>
          <w:lang w:val="en-US"/>
        </w:rPr>
      </w:pPr>
      <w:r w:rsidRPr="006518C9">
        <w:rPr>
          <w:lang w:val="en-US"/>
        </w:rPr>
        <w:t xml:space="preserve">Table </w:t>
      </w:r>
      <w:r w:rsidR="00402803" w:rsidRPr="006518C9">
        <w:rPr>
          <w:lang w:val="en-US"/>
        </w:rPr>
        <w:t xml:space="preserve">5. </w:t>
      </w:r>
      <w:r w:rsidRPr="006518C9">
        <w:rPr>
          <w:b w:val="0"/>
          <w:lang w:val="en-US"/>
        </w:rPr>
        <w:t>A description of RECOMMENDED encodings in mzIdentML, where sample pre-fractionation has taken place.</w:t>
      </w:r>
    </w:p>
    <w:p w14:paraId="1DAE48FF" w14:textId="77777777" w:rsidR="00550D67" w:rsidRDefault="00550D67" w:rsidP="00466496">
      <w:pPr>
        <w:rPr>
          <w:ins w:id="73" w:author="Jones, Andy" w:date="2017-01-24T12:36:00Z"/>
          <w:lang w:val="en-US"/>
        </w:rPr>
      </w:pPr>
    </w:p>
    <w:p w14:paraId="62264D4B" w14:textId="4905583C" w:rsidR="003814F2" w:rsidRPr="006518C9" w:rsidRDefault="003814F2" w:rsidP="003814F2">
      <w:pPr>
        <w:pStyle w:val="Heading3"/>
        <w:pPrChange w:id="74" w:author="Jones, Andy" w:date="2017-01-24T12:36:00Z">
          <w:pPr/>
        </w:pPrChange>
      </w:pPr>
      <w:ins w:id="75" w:author="Jones, Andy" w:date="2017-01-24T12:36:00Z">
        <w:r>
          <w:t>Encoding replicate samples</w:t>
        </w:r>
      </w:ins>
    </w:p>
    <w:p w14:paraId="423321EC" w14:textId="465BD63A" w:rsidR="00873DE8" w:rsidRDefault="003814F2" w:rsidP="00466496">
      <w:pPr>
        <w:rPr>
          <w:ins w:id="76" w:author="Jones, Andy" w:date="2017-01-24T12:36:00Z"/>
          <w:lang w:val="en-US"/>
        </w:rPr>
      </w:pPr>
      <w:ins w:id="77" w:author="Jones, Andy" w:date="2017-01-24T12:36:00Z">
        <w:r>
          <w:rPr>
            <w:lang w:val="en-US"/>
          </w:rPr>
          <w:t>One mzIdentML</w:t>
        </w:r>
      </w:ins>
      <w:ins w:id="78" w:author="Jones, Andy" w:date="2017-01-24T12:37:00Z">
        <w:r>
          <w:rPr>
            <w:lang w:val="en-US"/>
          </w:rPr>
          <w:t xml:space="preserve"> file</w:t>
        </w:r>
      </w:ins>
      <w:ins w:id="79" w:author="Jones, Andy" w:date="2017-01-24T12:36:00Z">
        <w:r>
          <w:rPr>
            <w:lang w:val="en-US"/>
          </w:rPr>
          <w:t xml:space="preserve"> is intended to capture the analysis of one sample, including rules for pre-fractionation as discussed in Section </w:t>
        </w:r>
      </w:ins>
      <w:ins w:id="80" w:author="Jones, Andy" w:date="2017-01-24T12:37:00Z">
        <w:r>
          <w:rPr>
            <w:lang w:val="en-US"/>
          </w:rPr>
          <w:fldChar w:fldCharType="begin"/>
        </w:r>
        <w:r>
          <w:rPr>
            <w:lang w:val="en-US"/>
          </w:rPr>
          <w:instrText xml:space="preserve"> REF _Ref473024772 \r \h </w:instrText>
        </w:r>
        <w:r>
          <w:rPr>
            <w:lang w:val="en-US"/>
          </w:rPr>
        </w:r>
      </w:ins>
      <w:r>
        <w:rPr>
          <w:lang w:val="en-US"/>
        </w:rPr>
        <w:fldChar w:fldCharType="separate"/>
      </w:r>
      <w:ins w:id="81" w:author="Jones, Andy" w:date="2017-01-24T12:37:00Z">
        <w:r>
          <w:rPr>
            <w:lang w:val="en-US"/>
          </w:rPr>
          <w:t>5.2.5</w:t>
        </w:r>
        <w:r>
          <w:rPr>
            <w:lang w:val="en-US"/>
          </w:rPr>
          <w:fldChar w:fldCharType="end"/>
        </w:r>
        <w:r>
          <w:rPr>
            <w:lang w:val="en-US"/>
          </w:rPr>
          <w:t>. For encoding replicate samples (biological or technical), separate mzIdentML files SHOULD</w:t>
        </w:r>
      </w:ins>
      <w:ins w:id="82" w:author="Jones, Andy" w:date="2017-01-24T12:38:00Z">
        <w:r>
          <w:rPr>
            <w:lang w:val="en-US"/>
          </w:rPr>
          <w:t xml:space="preserve"> be used. A naming convention using suffixes MAY be adopted but the specifications of such are beyond the scope of this document.</w:t>
        </w:r>
      </w:ins>
      <w:bookmarkStart w:id="83" w:name="_GoBack"/>
      <w:bookmarkEnd w:id="83"/>
    </w:p>
    <w:p w14:paraId="5B7FF2AF" w14:textId="77777777" w:rsidR="003814F2" w:rsidRDefault="003814F2" w:rsidP="00466496">
      <w:pPr>
        <w:rPr>
          <w:ins w:id="84" w:author="Jones, Andy" w:date="2017-01-24T12:36:00Z"/>
          <w:lang w:val="en-US"/>
        </w:rPr>
      </w:pPr>
    </w:p>
    <w:p w14:paraId="348B6173" w14:textId="77777777" w:rsidR="003814F2" w:rsidRPr="006518C9" w:rsidRDefault="003814F2" w:rsidP="00466496">
      <w:pPr>
        <w:rPr>
          <w:lang w:val="en-US"/>
        </w:rPr>
      </w:pPr>
    </w:p>
    <w:p w14:paraId="3EA938EB" w14:textId="77777777" w:rsidR="00873DE8" w:rsidRPr="006518C9" w:rsidRDefault="00162660" w:rsidP="00071A7F">
      <w:pPr>
        <w:pStyle w:val="Heading3"/>
      </w:pPr>
      <w:bookmarkStart w:id="85" w:name="_Ref409017290"/>
      <w:bookmarkStart w:id="86" w:name="_Toc457214050"/>
      <w:r w:rsidRPr="006518C9">
        <w:t>Peptide-level scores and statistical measures</w:t>
      </w:r>
      <w:bookmarkEnd w:id="85"/>
      <w:bookmarkEnd w:id="86"/>
    </w:p>
    <w:p w14:paraId="7CF97592" w14:textId="557C5C80" w:rsidR="009207CB" w:rsidRPr="006518C9" w:rsidRDefault="00162660" w:rsidP="005E3444">
      <w:pPr>
        <w:pStyle w:val="nobreak"/>
        <w:jc w:val="both"/>
        <w:rPr>
          <w:lang w:val="en-US"/>
        </w:rPr>
      </w:pPr>
      <w:r w:rsidRPr="006518C9">
        <w:rPr>
          <w:lang w:val="en-US"/>
        </w:rPr>
        <w:t xml:space="preserve">The format </w:t>
      </w:r>
      <w:r w:rsidR="009D5540" w:rsidRPr="006518C9">
        <w:rPr>
          <w:lang w:val="en-US"/>
        </w:rPr>
        <w:t>was designed with</w:t>
      </w:r>
      <w:r w:rsidRPr="006518C9">
        <w:rPr>
          <w:lang w:val="en-US"/>
        </w:rPr>
        <w:t xml:space="preserve"> explicit support for encoding scores or statistical measures for </w:t>
      </w:r>
      <w:r w:rsidR="00AF1566" w:rsidRPr="006518C9">
        <w:rPr>
          <w:lang w:val="en-US"/>
        </w:rPr>
        <w:t>PSM</w:t>
      </w:r>
      <w:r w:rsidR="00594E42" w:rsidRPr="006518C9">
        <w:rPr>
          <w:lang w:val="en-US"/>
        </w:rPr>
        <w:t xml:space="preserve">s, for individual proteins and for protein groups. However, </w:t>
      </w:r>
      <w:r w:rsidR="009D5540" w:rsidRPr="006518C9">
        <w:rPr>
          <w:lang w:val="en-US"/>
        </w:rPr>
        <w:t>the original design contained</w:t>
      </w:r>
      <w:r w:rsidR="00594E42" w:rsidRPr="006518C9">
        <w:rPr>
          <w:lang w:val="en-US"/>
        </w:rPr>
        <w:t xml:space="preserve"> no explicit (schema</w:t>
      </w:r>
      <w:r w:rsidR="006E500D" w:rsidRPr="006518C9">
        <w:rPr>
          <w:lang w:val="en-US"/>
        </w:rPr>
        <w:t xml:space="preserve"> </w:t>
      </w:r>
      <w:r w:rsidR="00594E42" w:rsidRPr="006518C9">
        <w:rPr>
          <w:lang w:val="en-US"/>
        </w:rPr>
        <w:t xml:space="preserve">level) support for peptide-level scores i.e. after redundant PSMs reporting on the same peptide have been removed. </w:t>
      </w:r>
      <w:r w:rsidR="003F102F" w:rsidRPr="006518C9">
        <w:rPr>
          <w:lang w:val="en-US"/>
        </w:rPr>
        <w:t>One of the challenges in this space is defining the mechanism of</w:t>
      </w:r>
      <w:r w:rsidR="004D4EEB" w:rsidRPr="006518C9">
        <w:rPr>
          <w:lang w:val="en-US"/>
        </w:rPr>
        <w:t xml:space="preserve"> </w:t>
      </w:r>
      <w:r w:rsidR="00E83A8B" w:rsidRPr="006518C9">
        <w:rPr>
          <w:lang w:val="en-US"/>
        </w:rPr>
        <w:t xml:space="preserve">grouping multiple PSMs for the same </w:t>
      </w:r>
      <w:r w:rsidR="00E83A8B" w:rsidRPr="006518C9">
        <w:rPr>
          <w:i/>
          <w:lang w:val="en-US"/>
        </w:rPr>
        <w:t>distinct peptide</w:t>
      </w:r>
      <w:r w:rsidR="009207CB" w:rsidRPr="006518C9">
        <w:rPr>
          <w:i/>
          <w:lang w:val="en-US"/>
        </w:rPr>
        <w:t xml:space="preserve"> – </w:t>
      </w:r>
      <w:r w:rsidR="009207CB" w:rsidRPr="006518C9">
        <w:rPr>
          <w:lang w:val="en-US"/>
        </w:rPr>
        <w:t xml:space="preserve">since </w:t>
      </w:r>
      <w:r w:rsidR="00486450" w:rsidRPr="006518C9">
        <w:rPr>
          <w:lang w:val="en-US"/>
        </w:rPr>
        <w:t xml:space="preserve">in different contexts a distinct peptide could </w:t>
      </w:r>
      <w:del w:id="87" w:author="Jones, Andy" w:date="2017-01-09T13:36:00Z">
        <w:r w:rsidR="007913E5" w:rsidRPr="006518C9" w:rsidDel="0032247A">
          <w:rPr>
            <w:lang w:val="en-US"/>
          </w:rPr>
          <w:delText xml:space="preserve">be </w:delText>
        </w:r>
      </w:del>
      <w:r w:rsidR="007913E5" w:rsidRPr="006518C9">
        <w:rPr>
          <w:lang w:val="en-US"/>
        </w:rPr>
        <w:t xml:space="preserve">encompass </w:t>
      </w:r>
      <w:r w:rsidR="00EF1AA9" w:rsidRPr="006518C9">
        <w:rPr>
          <w:lang w:val="en-US"/>
        </w:rPr>
        <w:t xml:space="preserve">one of </w:t>
      </w:r>
      <w:r w:rsidR="007913E5" w:rsidRPr="006518C9">
        <w:rPr>
          <w:lang w:val="en-US"/>
        </w:rPr>
        <w:t xml:space="preserve">the following </w:t>
      </w:r>
      <w:r w:rsidR="009C0611" w:rsidRPr="006518C9">
        <w:rPr>
          <w:lang w:val="en-US"/>
        </w:rPr>
        <w:t>concepts:</w:t>
      </w:r>
    </w:p>
    <w:p w14:paraId="092058F4" w14:textId="559EAC53" w:rsidR="004C62E2" w:rsidRPr="006518C9" w:rsidRDefault="004C62E2"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a single char</w:t>
      </w:r>
      <w:ins w:id="88" w:author="Jones, Andy" w:date="2017-01-09T13:26:00Z">
        <w:r w:rsidR="008A3963">
          <w:rPr>
            <w:lang w:val="en-US"/>
          </w:rPr>
          <w:t>ge</w:t>
        </w:r>
      </w:ins>
      <w:del w:id="89" w:author="Jones, Andy" w:date="2017-01-09T13:26:00Z">
        <w:r w:rsidRPr="006518C9" w:rsidDel="008A3963">
          <w:rPr>
            <w:lang w:val="en-US"/>
          </w:rPr>
          <w:delText>t</w:delText>
        </w:r>
      </w:del>
      <w:r w:rsidRPr="006518C9">
        <w:rPr>
          <w:lang w:val="en-US"/>
        </w:rPr>
        <w:t xml:space="preserve"> state.</w:t>
      </w:r>
    </w:p>
    <w:p w14:paraId="3901464F" w14:textId="77777777" w:rsidR="007F69D5" w:rsidRPr="006518C9" w:rsidRDefault="007F69D5"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different charge state ions.</w:t>
      </w:r>
    </w:p>
    <w:p w14:paraId="00F30AFC" w14:textId="77777777" w:rsidR="00F35D20" w:rsidRPr="006518C9" w:rsidRDefault="00F35D20" w:rsidP="005E3444">
      <w:pPr>
        <w:numPr>
          <w:ilvl w:val="0"/>
          <w:numId w:val="41"/>
        </w:numPr>
        <w:jc w:val="both"/>
        <w:rPr>
          <w:lang w:val="en-US"/>
        </w:rPr>
      </w:pPr>
      <w:r w:rsidRPr="006518C9">
        <w:rPr>
          <w:lang w:val="en-US"/>
        </w:rPr>
        <w:t>A peptide sequence with a given set of modifications – regardless of the positions of modifications.</w:t>
      </w:r>
    </w:p>
    <w:p w14:paraId="06F92790" w14:textId="77777777" w:rsidR="004C62E2" w:rsidRPr="006518C9" w:rsidRDefault="00F35D20" w:rsidP="005E3444">
      <w:pPr>
        <w:numPr>
          <w:ilvl w:val="0"/>
          <w:numId w:val="41"/>
        </w:numPr>
        <w:jc w:val="both"/>
        <w:rPr>
          <w:lang w:val="en-US"/>
        </w:rPr>
      </w:pPr>
      <w:r w:rsidRPr="006518C9">
        <w:rPr>
          <w:lang w:val="en-US"/>
        </w:rPr>
        <w:t xml:space="preserve">A peptide sequence regardless of the </w:t>
      </w:r>
      <w:r w:rsidR="004514DF" w:rsidRPr="006518C9">
        <w:rPr>
          <w:lang w:val="en-US"/>
        </w:rPr>
        <w:t>presence/absence of different modifications</w:t>
      </w:r>
      <w:r w:rsidR="006E500D" w:rsidRPr="006518C9">
        <w:rPr>
          <w:lang w:val="en-US"/>
        </w:rPr>
        <w:t>.</w:t>
      </w:r>
    </w:p>
    <w:p w14:paraId="1F6F73C4" w14:textId="77777777" w:rsidR="00724362" w:rsidRPr="006518C9" w:rsidRDefault="00724362" w:rsidP="005E3444">
      <w:pPr>
        <w:ind w:left="720"/>
        <w:jc w:val="both"/>
        <w:rPr>
          <w:lang w:val="en-US"/>
        </w:rPr>
      </w:pPr>
    </w:p>
    <w:p w14:paraId="11B8EAE1" w14:textId="77777777" w:rsidR="005E3444" w:rsidRPr="006518C9" w:rsidRDefault="008B16D7" w:rsidP="005E3444">
      <w:pPr>
        <w:jc w:val="both"/>
        <w:rPr>
          <w:lang w:val="en-US"/>
        </w:rPr>
      </w:pPr>
      <w:r w:rsidRPr="006518C9">
        <w:rPr>
          <w:lang w:val="en-US"/>
        </w:rPr>
        <w:t xml:space="preserve">A mechanism for </w:t>
      </w:r>
      <w:r w:rsidR="003B56A4" w:rsidRPr="006518C9">
        <w:rPr>
          <w:lang w:val="en-US"/>
        </w:rPr>
        <w:t xml:space="preserve">encoding these different types of </w:t>
      </w:r>
      <w:r w:rsidR="009F588A" w:rsidRPr="006518C9">
        <w:rPr>
          <w:lang w:val="en-US"/>
        </w:rPr>
        <w:t xml:space="preserve">distinct peptide </w:t>
      </w:r>
      <w:r w:rsidR="003B56A4" w:rsidRPr="006518C9">
        <w:rPr>
          <w:lang w:val="en-US"/>
        </w:rPr>
        <w:t>grouping in t</w:t>
      </w:r>
      <w:r w:rsidRPr="006518C9">
        <w:rPr>
          <w:lang w:val="en-US"/>
        </w:rPr>
        <w:t xml:space="preserve">he mzIdentML </w:t>
      </w:r>
      <w:r w:rsidR="00B151A4" w:rsidRPr="006518C9">
        <w:rPr>
          <w:lang w:val="en-US"/>
        </w:rPr>
        <w:t xml:space="preserve">1.2.0 </w:t>
      </w:r>
      <w:r w:rsidRPr="006518C9">
        <w:rPr>
          <w:lang w:val="en-US"/>
        </w:rPr>
        <w:t xml:space="preserve">specifications </w:t>
      </w:r>
      <w:r w:rsidR="003B56A4" w:rsidRPr="006518C9">
        <w:rPr>
          <w:lang w:val="en-US"/>
        </w:rPr>
        <w:t>has been defined, using CV terms</w:t>
      </w:r>
      <w:r w:rsidR="00CF79F1" w:rsidRPr="006518C9">
        <w:rPr>
          <w:lang w:val="en-US"/>
        </w:rPr>
        <w:t xml:space="preserve"> as described in </w:t>
      </w:r>
      <w:r w:rsidR="00CF79F1" w:rsidRPr="006518C9">
        <w:rPr>
          <w:lang w:val="en-US"/>
        </w:rPr>
        <w:fldChar w:fldCharType="begin"/>
      </w:r>
      <w:r w:rsidR="00CF79F1" w:rsidRPr="006518C9">
        <w:rPr>
          <w:lang w:val="en-US"/>
        </w:rPr>
        <w:instrText xml:space="preserve"> REF _Ref385423481 \h </w:instrText>
      </w:r>
      <w:r w:rsidR="005E3444" w:rsidRPr="006518C9">
        <w:rPr>
          <w:lang w:val="en-US"/>
        </w:rPr>
        <w:instrText xml:space="preserve"> \* MERGEFORMAT </w:instrText>
      </w:r>
      <w:r w:rsidR="00CF79F1" w:rsidRPr="006518C9">
        <w:rPr>
          <w:lang w:val="en-US"/>
        </w:rPr>
      </w:r>
      <w:r w:rsidR="00CF79F1" w:rsidRPr="006518C9">
        <w:rPr>
          <w:lang w:val="en-US"/>
        </w:rPr>
        <w:fldChar w:fldCharType="separate"/>
      </w:r>
      <w:r w:rsidR="003C46AF" w:rsidRPr="006518C9">
        <w:rPr>
          <w:lang w:val="en-US"/>
        </w:rPr>
        <w:t xml:space="preserve">Figure </w:t>
      </w:r>
      <w:r w:rsidR="003C46AF" w:rsidRPr="006518C9">
        <w:rPr>
          <w:noProof/>
          <w:lang w:val="en-US"/>
        </w:rPr>
        <w:t>1</w:t>
      </w:r>
      <w:r w:rsidR="00CF79F1" w:rsidRPr="006518C9">
        <w:rPr>
          <w:lang w:val="en-US"/>
        </w:rPr>
        <w:fldChar w:fldCharType="end"/>
      </w:r>
      <w:r w:rsidR="003B56A4" w:rsidRPr="006518C9">
        <w:rPr>
          <w:lang w:val="en-US"/>
        </w:rPr>
        <w:t>.</w:t>
      </w:r>
      <w:r w:rsidRPr="006518C9">
        <w:rPr>
          <w:lang w:val="en-US"/>
        </w:rPr>
        <w:t xml:space="preserve"> </w:t>
      </w:r>
      <w:r w:rsidR="002E1BB9" w:rsidRPr="006518C9">
        <w:rPr>
          <w:lang w:val="en-US"/>
        </w:rPr>
        <w:t xml:space="preserve">Three CV terms have currently been added to the </w:t>
      </w:r>
      <w:r w:rsidR="00402803" w:rsidRPr="006518C9">
        <w:rPr>
          <w:lang w:val="en-US"/>
        </w:rPr>
        <w:t xml:space="preserve">PSI-MS </w:t>
      </w:r>
      <w:r w:rsidR="002E1BB9" w:rsidRPr="006518C9">
        <w:rPr>
          <w:lang w:val="en-US"/>
        </w:rPr>
        <w:t>CV: “group PSMs by sequence” (MS:1002496), “group PSMs by sequence with modifications” (MS:1002497) and “group PSMs by sequence with modifications and charge” (MS:1002498).</w:t>
      </w:r>
      <w:r w:rsidR="00990EA0" w:rsidRPr="006518C9">
        <w:rPr>
          <w:lang w:val="en-US"/>
        </w:rPr>
        <w:t xml:space="preserve"> </w:t>
      </w:r>
    </w:p>
    <w:p w14:paraId="7E176C33" w14:textId="77777777" w:rsidR="005E3444" w:rsidRPr="006518C9" w:rsidRDefault="005E3444" w:rsidP="005E3444">
      <w:pPr>
        <w:jc w:val="both"/>
        <w:rPr>
          <w:lang w:val="en-US"/>
        </w:rPr>
      </w:pPr>
    </w:p>
    <w:p w14:paraId="639EDA65" w14:textId="3E3704D4" w:rsidR="008C43FE" w:rsidRPr="006518C9" w:rsidRDefault="0000619A" w:rsidP="005E3444">
      <w:pPr>
        <w:jc w:val="both"/>
        <w:rPr>
          <w:lang w:val="en-US"/>
        </w:rPr>
      </w:pPr>
      <w:r w:rsidRPr="006518C9">
        <w:rPr>
          <w:lang w:val="en-US"/>
        </w:rPr>
        <w:t xml:space="preserve">The following additional features </w:t>
      </w:r>
      <w:r w:rsidR="005E3444" w:rsidRPr="006518C9">
        <w:rPr>
          <w:lang w:val="en-US"/>
        </w:rPr>
        <w:t>have also be</w:t>
      </w:r>
      <w:r w:rsidR="00402803" w:rsidRPr="006518C9">
        <w:rPr>
          <w:lang w:val="en-US"/>
        </w:rPr>
        <w:t>en</w:t>
      </w:r>
      <w:r w:rsidR="005E3444" w:rsidRPr="006518C9">
        <w:rPr>
          <w:lang w:val="en-US"/>
        </w:rPr>
        <w:t xml:space="preserve"> added to </w:t>
      </w:r>
      <w:r w:rsidRPr="006518C9">
        <w:rPr>
          <w:lang w:val="en-US"/>
        </w:rPr>
        <w:t xml:space="preserve">mzIdentML </w:t>
      </w:r>
      <w:r w:rsidR="00B151A4" w:rsidRPr="006518C9">
        <w:rPr>
          <w:lang w:val="en-US"/>
        </w:rPr>
        <w:t xml:space="preserve">1.2.0 </w:t>
      </w:r>
      <w:r w:rsidR="005E3444" w:rsidRPr="006518C9">
        <w:rPr>
          <w:lang w:val="en-US"/>
        </w:rPr>
        <w:t xml:space="preserve">to support peptide-level scores </w:t>
      </w:r>
      <w:r w:rsidRPr="006518C9">
        <w:rPr>
          <w:lang w:val="en-US"/>
        </w:rPr>
        <w:t>(Figure 1).</w:t>
      </w:r>
      <w:r w:rsidR="005E3444" w:rsidRPr="006518C9">
        <w:rPr>
          <w:lang w:val="en-US"/>
        </w:rPr>
        <w:t xml:space="preserve"> First</w:t>
      </w:r>
      <w:r w:rsidR="00990EA0" w:rsidRPr="006518C9">
        <w:rPr>
          <w:lang w:val="en-US"/>
        </w:rPr>
        <w:t>, an additional CV term “peptide-level scoring” (</w:t>
      </w:r>
      <w:r w:rsidR="00990EA0" w:rsidRPr="006518C9">
        <w:rPr>
          <w:bCs/>
          <w:lang w:val="en-US"/>
        </w:rPr>
        <w:t xml:space="preserve">MS:1002490) </w:t>
      </w:r>
      <w:r w:rsidR="00AC6E4F" w:rsidRPr="006518C9">
        <w:rPr>
          <w:bCs/>
          <w:lang w:val="en-US"/>
        </w:rPr>
        <w:t>MUST be</w:t>
      </w:r>
      <w:r w:rsidR="00990EA0" w:rsidRPr="006518C9">
        <w:rPr>
          <w:bCs/>
          <w:lang w:val="en-US"/>
        </w:rPr>
        <w:t xml:space="preserve"> included</w:t>
      </w:r>
      <w:r w:rsidR="00AC6E4F" w:rsidRPr="006518C9">
        <w:rPr>
          <w:bCs/>
          <w:lang w:val="en-US"/>
        </w:rPr>
        <w:t xml:space="preserve"> (when this process is being reported)</w:t>
      </w:r>
      <w:r w:rsidR="00990EA0" w:rsidRPr="006518C9">
        <w:rPr>
          <w:lang w:val="en-US"/>
        </w:rPr>
        <w:t xml:space="preserve"> in &lt;SpectrumIdentificationProtocol&gt;, as shown in Figure 1</w:t>
      </w:r>
      <w:ins w:id="90" w:author="Jones, Andy" w:date="2017-01-09T13:26:00Z">
        <w:r w:rsidR="008A3963">
          <w:rPr>
            <w:lang w:val="en-US"/>
          </w:rPr>
          <w:t>A</w:t>
        </w:r>
      </w:ins>
      <w:del w:id="91" w:author="Jones, Andy" w:date="2017-01-09T13:26:00Z">
        <w:r w:rsidR="00990EA0" w:rsidRPr="006518C9" w:rsidDel="008A3963">
          <w:rPr>
            <w:lang w:val="en-US"/>
          </w:rPr>
          <w:delText>a</w:delText>
        </w:r>
      </w:del>
      <w:r w:rsidRPr="006518C9">
        <w:rPr>
          <w:lang w:val="en-US"/>
        </w:rPr>
        <w:t xml:space="preserve"> and Table 1</w:t>
      </w:r>
      <w:r w:rsidR="00990EA0" w:rsidRPr="006518C9">
        <w:rPr>
          <w:lang w:val="en-US"/>
        </w:rPr>
        <w:t xml:space="preserve">. </w:t>
      </w:r>
      <w:r w:rsidR="008C43FE" w:rsidRPr="006518C9">
        <w:rPr>
          <w:lang w:val="en-US"/>
        </w:rPr>
        <w:t>In addition, the &lt;SpectrumIdentificationProtocol&gt;</w:t>
      </w:r>
      <w:r w:rsidR="008C43FE" w:rsidRPr="006518C9">
        <w:rPr>
          <w:i/>
          <w:lang w:val="en-US"/>
        </w:rPr>
        <w:t xml:space="preserve"> </w:t>
      </w:r>
      <w:r w:rsidR="008C43FE" w:rsidRPr="006518C9">
        <w:rPr>
          <w:lang w:val="en-US"/>
        </w:rPr>
        <w:t xml:space="preserve">contains a &lt;Threshold&gt; element, used in previous versions, for representing the threshold applied at the PSM level. In mzIdentML 1.2, the element can now be used to demonstrate the threshold applied at the PSM and/or peptide-level, through the use of appropriate CV terms. </w:t>
      </w:r>
    </w:p>
    <w:p w14:paraId="602D52A5" w14:textId="77777777" w:rsidR="008C43FE" w:rsidRPr="006518C9" w:rsidRDefault="008C43FE" w:rsidP="005E3444">
      <w:pPr>
        <w:jc w:val="both"/>
        <w:rPr>
          <w:lang w:val="en-US"/>
        </w:rPr>
      </w:pPr>
    </w:p>
    <w:p w14:paraId="45C86ABE" w14:textId="5FC11BC5" w:rsidR="00E42E66" w:rsidRPr="006518C9" w:rsidRDefault="008C43FE" w:rsidP="005E3444">
      <w:pPr>
        <w:jc w:val="both"/>
        <w:rPr>
          <w:lang w:val="en-US"/>
        </w:rPr>
      </w:pPr>
      <w:r w:rsidRPr="006518C9">
        <w:rPr>
          <w:lang w:val="en-US"/>
        </w:rPr>
        <w:t>Additionally, a mechanism is needed for capturing how different PSMs are grouped into a single entity. This is achieved by adding a CV term to every PSM in the file “peptide group ID” (MS:1002520), whereby the associated value is a unique identifier shared between all PSMs in the same peptide group. In the example in Figure 1</w:t>
      </w:r>
      <w:ins w:id="92" w:author="Jones, Andy" w:date="2017-01-09T13:27:00Z">
        <w:r w:rsidR="008A3963">
          <w:rPr>
            <w:lang w:val="en-US"/>
          </w:rPr>
          <w:t>D</w:t>
        </w:r>
      </w:ins>
      <w:del w:id="93" w:author="Jones, Andy" w:date="2017-01-09T13:27:00Z">
        <w:r w:rsidRPr="006518C9" w:rsidDel="008A3963">
          <w:rPr>
            <w:lang w:val="en-US"/>
          </w:rPr>
          <w:delText>d</w:delText>
        </w:r>
      </w:del>
      <w:r w:rsidRPr="006518C9">
        <w:rPr>
          <w:lang w:val="en-US"/>
        </w:rPr>
        <w:t xml:space="preserve">, the unique identifier used is the peptide sequence itself (since when grouping by sequence irrespective of modification status this value must be unique), although this could be an arbitrary value such as an integer code. </w:t>
      </w:r>
    </w:p>
    <w:p w14:paraId="34B3DCF5" w14:textId="77777777" w:rsidR="00E42E66" w:rsidRPr="006518C9" w:rsidRDefault="00E42E66" w:rsidP="005E3444">
      <w:pPr>
        <w:jc w:val="both"/>
        <w:rPr>
          <w:lang w:val="en-US"/>
        </w:rPr>
      </w:pPr>
    </w:p>
    <w:p w14:paraId="733065FD" w14:textId="2A7842D0" w:rsidR="008C43FE" w:rsidRPr="006518C9" w:rsidRDefault="006D1D80" w:rsidP="005E3444">
      <w:pPr>
        <w:jc w:val="both"/>
        <w:rPr>
          <w:lang w:val="en-US"/>
        </w:rPr>
      </w:pPr>
      <w:r w:rsidRPr="006518C9">
        <w:rPr>
          <w:lang w:val="en-US"/>
        </w:rPr>
        <w:t>T</w:t>
      </w:r>
      <w:r w:rsidR="008C43FE" w:rsidRPr="006518C9">
        <w:rPr>
          <w:lang w:val="en-US"/>
        </w:rPr>
        <w:t>he mzIdentML file must be able to record scores or statistical values at the peptide</w:t>
      </w:r>
      <w:r w:rsidR="00402803" w:rsidRPr="006518C9">
        <w:rPr>
          <w:lang w:val="en-US"/>
        </w:rPr>
        <w:t xml:space="preserve"> </w:t>
      </w:r>
      <w:r w:rsidR="008C43FE" w:rsidRPr="006518C9">
        <w:rPr>
          <w:lang w:val="en-US"/>
        </w:rPr>
        <w:t xml:space="preserve">level. This is achieved </w:t>
      </w:r>
      <w:r w:rsidR="008C43FE" w:rsidRPr="006518C9">
        <w:rPr>
          <w:i/>
          <w:lang w:val="en-US"/>
        </w:rPr>
        <w:t>via</w:t>
      </w:r>
      <w:r w:rsidR="008C43FE" w:rsidRPr="006518C9">
        <w:rPr>
          <w:lang w:val="en-US"/>
        </w:rPr>
        <w:t xml:space="preserve"> adding CV terms with identical values to all PSMs within the same peptide-group, with an indication that it is a peptide-level value, </w:t>
      </w:r>
      <w:r w:rsidR="008C43FE" w:rsidRPr="006518C9">
        <w:rPr>
          <w:i/>
          <w:lang w:val="en-US"/>
        </w:rPr>
        <w:t>via</w:t>
      </w:r>
      <w:r w:rsidR="008C43FE" w:rsidRPr="006518C9">
        <w:rPr>
          <w:lang w:val="en-US"/>
        </w:rPr>
        <w:t xml:space="preserve"> the convention of the prefix “peptide:” in the CV term name (Figure 1</w:t>
      </w:r>
      <w:ins w:id="94" w:author="Jones, Andy" w:date="2017-01-09T13:27:00Z">
        <w:r w:rsidR="008A3963">
          <w:rPr>
            <w:lang w:val="en-US"/>
          </w:rPr>
          <w:t>E</w:t>
        </w:r>
      </w:ins>
      <w:del w:id="95" w:author="Jones, Andy" w:date="2017-01-09T13:27:00Z">
        <w:r w:rsidR="008C43FE" w:rsidRPr="006518C9" w:rsidDel="008A3963">
          <w:rPr>
            <w:lang w:val="en-US"/>
          </w:rPr>
          <w:delText>e</w:delText>
        </w:r>
      </w:del>
      <w:r w:rsidR="008C43FE" w:rsidRPr="006518C9">
        <w:rPr>
          <w:lang w:val="en-US"/>
        </w:rPr>
        <w:t xml:space="preserve">). Finally, </w:t>
      </w:r>
      <w:r w:rsidR="00596B1E" w:rsidRPr="006518C9">
        <w:rPr>
          <w:lang w:val="en-US"/>
        </w:rPr>
        <w:t xml:space="preserve">a mechanism has been added </w:t>
      </w:r>
      <w:r w:rsidR="008C43FE" w:rsidRPr="006518C9">
        <w:rPr>
          <w:lang w:val="en-US"/>
        </w:rPr>
        <w:t xml:space="preserve">for recording peptides both above and below the threshold, to allow complete </w:t>
      </w:r>
      <w:r w:rsidR="00596B1E" w:rsidRPr="006518C9">
        <w:rPr>
          <w:lang w:val="en-US"/>
        </w:rPr>
        <w:t xml:space="preserve">statistical </w:t>
      </w:r>
      <w:r w:rsidR="008C43FE" w:rsidRPr="006518C9">
        <w:rPr>
          <w:lang w:val="en-US"/>
        </w:rPr>
        <w:t xml:space="preserve">re-evaluation by downstream software. PSM-level threshold is covered </w:t>
      </w:r>
      <w:r w:rsidR="008C43FE" w:rsidRPr="006518C9">
        <w:rPr>
          <w:i/>
          <w:lang w:val="en-US"/>
        </w:rPr>
        <w:t>via</w:t>
      </w:r>
      <w:r w:rsidR="008C43FE" w:rsidRPr="006518C9">
        <w:rPr>
          <w:lang w:val="en-US"/>
        </w:rPr>
        <w:t xml:space="preserve"> the </w:t>
      </w:r>
      <w:r w:rsidR="008C43FE" w:rsidRPr="006518C9">
        <w:rPr>
          <w:i/>
          <w:lang w:val="en-US"/>
        </w:rPr>
        <w:t>passThreshold</w:t>
      </w:r>
      <w:r w:rsidR="008C43FE" w:rsidRPr="006518C9">
        <w:rPr>
          <w:lang w:val="en-US"/>
        </w:rPr>
        <w:t xml:space="preserve"> attribute on the &lt;SpectrumIdentificationItem&gt;</w:t>
      </w:r>
      <w:r w:rsidR="008C43FE" w:rsidRPr="006518C9">
        <w:rPr>
          <w:i/>
          <w:lang w:val="en-US"/>
        </w:rPr>
        <w:t xml:space="preserve"> </w:t>
      </w:r>
      <w:r w:rsidR="008C43FE" w:rsidRPr="006518C9">
        <w:rPr>
          <w:lang w:val="en-US"/>
        </w:rPr>
        <w:t>element. To enable additional thresholding at the peptide-level, a new CV term is required for all PSMs (“peptide passes threshold”, MS:1002500) as shown in Figure 1</w:t>
      </w:r>
      <w:ins w:id="96" w:author="Jones, Andy" w:date="2017-01-09T13:27:00Z">
        <w:r w:rsidR="008A3963">
          <w:rPr>
            <w:lang w:val="en-US"/>
          </w:rPr>
          <w:t>F</w:t>
        </w:r>
      </w:ins>
      <w:del w:id="97" w:author="Jones, Andy" w:date="2017-01-09T13:27:00Z">
        <w:r w:rsidR="008C43FE" w:rsidRPr="006518C9" w:rsidDel="008A3963">
          <w:rPr>
            <w:lang w:val="en-US"/>
          </w:rPr>
          <w:delText>f</w:delText>
        </w:r>
      </w:del>
      <w:r w:rsidR="008C43FE" w:rsidRPr="006518C9">
        <w:rPr>
          <w:lang w:val="en-US"/>
        </w:rPr>
        <w:t>.</w:t>
      </w:r>
    </w:p>
    <w:p w14:paraId="22C58396" w14:textId="77777777" w:rsidR="006F4DC0" w:rsidRPr="006518C9" w:rsidRDefault="006F4DC0" w:rsidP="00071A7F">
      <w:pPr>
        <w:rPr>
          <w:lang w:val="en-US"/>
        </w:rPr>
      </w:pPr>
    </w:p>
    <w:p w14:paraId="0E55E1E5" w14:textId="77777777" w:rsidR="001B2241" w:rsidRPr="006518C9" w:rsidRDefault="001B2241" w:rsidP="00071A7F">
      <w:pPr>
        <w:rPr>
          <w:lang w:val="en-US"/>
        </w:rPr>
      </w:pPr>
    </w:p>
    <w:p w14:paraId="0FC7BDD9" w14:textId="77777777" w:rsidR="004336D8" w:rsidRPr="006518C9" w:rsidRDefault="003814F2" w:rsidP="00071A7F">
      <w:pPr>
        <w:keepNext/>
        <w:rPr>
          <w:lang w:val="en-US"/>
        </w:rPr>
      </w:pPr>
      <w:r>
        <w:rPr>
          <w:lang w:val="en-US"/>
        </w:rPr>
        <w:lastRenderedPageBreak/>
        <w:pict w14:anchorId="16E09FFA">
          <v:shape id="_x0000_i1025" type="#_x0000_t75" style="width:497.1pt;height:662.4pt">
            <v:imagedata r:id="rId25" o:title=""/>
          </v:shape>
        </w:pict>
      </w:r>
    </w:p>
    <w:p w14:paraId="7CCAF563" w14:textId="77777777" w:rsidR="001B2241" w:rsidRPr="006518C9" w:rsidRDefault="004336D8" w:rsidP="00071A7F">
      <w:pPr>
        <w:pStyle w:val="Caption"/>
        <w:rPr>
          <w:lang w:val="en-US"/>
        </w:rPr>
      </w:pPr>
      <w:bookmarkStart w:id="98" w:name="_Ref385423481"/>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1</w:t>
      </w:r>
      <w:r w:rsidR="00251338" w:rsidRPr="006518C9">
        <w:rPr>
          <w:noProof/>
          <w:lang w:val="en-US"/>
        </w:rPr>
        <w:fldChar w:fldCharType="end"/>
      </w:r>
      <w:bookmarkEnd w:id="98"/>
      <w:r w:rsidR="00CE6DC1" w:rsidRPr="006518C9">
        <w:rPr>
          <w:lang w:val="en-US"/>
        </w:rPr>
        <w:t>.</w:t>
      </w:r>
      <w:r w:rsidRPr="006518C9">
        <w:rPr>
          <w:lang w:val="en-US"/>
        </w:rPr>
        <w:t xml:space="preserve"> </w:t>
      </w:r>
      <w:r w:rsidRPr="006518C9">
        <w:rPr>
          <w:b w:val="0"/>
          <w:lang w:val="en-US"/>
        </w:rPr>
        <w:t>The mechanism for encoding peptide-level statistics in mzIdentML 1.2</w:t>
      </w:r>
      <w:r w:rsidR="00B151A4" w:rsidRPr="006518C9">
        <w:rPr>
          <w:b w:val="0"/>
          <w:lang w:val="en-US"/>
        </w:rPr>
        <w:t>.0</w:t>
      </w:r>
      <w:r w:rsidR="00402803" w:rsidRPr="006518C9">
        <w:rPr>
          <w:b w:val="0"/>
          <w:lang w:val="en-US"/>
        </w:rPr>
        <w:t>.</w:t>
      </w:r>
    </w:p>
    <w:p w14:paraId="1134C2B7" w14:textId="77777777" w:rsidR="006F4DC0" w:rsidRPr="006518C9" w:rsidRDefault="006F4DC0" w:rsidP="00071A7F">
      <w:pPr>
        <w:rPr>
          <w:lang w:val="en-US"/>
        </w:rPr>
      </w:pPr>
    </w:p>
    <w:p w14:paraId="301EA1C0" w14:textId="77777777" w:rsidR="00873DE8" w:rsidRPr="006518C9" w:rsidRDefault="00873DE8" w:rsidP="00466496">
      <w:pPr>
        <w:rPr>
          <w:lang w:val="en-US"/>
        </w:rPr>
      </w:pPr>
    </w:p>
    <w:p w14:paraId="2230103A" w14:textId="77777777" w:rsidR="0001161E" w:rsidRPr="006518C9" w:rsidRDefault="0001161E" w:rsidP="00071A7F">
      <w:pPr>
        <w:pStyle w:val="Heading3"/>
      </w:pPr>
      <w:bookmarkStart w:id="99" w:name="_Ref409017297"/>
      <w:bookmarkStart w:id="100" w:name="_Ref449348756"/>
      <w:bookmarkStart w:id="101" w:name="_Toc457214051"/>
      <w:r w:rsidRPr="006518C9">
        <w:t>Encoding modification localisation scores</w:t>
      </w:r>
      <w:bookmarkEnd w:id="99"/>
      <w:bookmarkEnd w:id="100"/>
      <w:bookmarkEnd w:id="101"/>
    </w:p>
    <w:p w14:paraId="28EB53DE" w14:textId="77777777" w:rsidR="00C81DB9" w:rsidRPr="006518C9" w:rsidRDefault="00C81DB9" w:rsidP="00071A7F">
      <w:pPr>
        <w:pStyle w:val="nobreak"/>
        <w:rPr>
          <w:lang w:val="en-US" w:eastAsia="en-US"/>
        </w:rPr>
      </w:pPr>
    </w:p>
    <w:p w14:paraId="66FD3A79" w14:textId="77777777" w:rsidR="00C81DB9" w:rsidRPr="006518C9" w:rsidRDefault="00C81DB9" w:rsidP="00322152">
      <w:pPr>
        <w:pStyle w:val="nobreak"/>
        <w:jc w:val="both"/>
        <w:rPr>
          <w:lang w:val="en-US" w:eastAsia="en-US"/>
        </w:rPr>
      </w:pPr>
      <w:r w:rsidRPr="006518C9">
        <w:rPr>
          <w:lang w:val="en-US" w:eastAsia="en-US"/>
        </w:rPr>
        <w:t xml:space="preserve">A new addition to mzIdentML </w:t>
      </w:r>
      <w:r w:rsidR="00B151A4" w:rsidRPr="006518C9">
        <w:rPr>
          <w:lang w:val="en-US" w:eastAsia="en-US"/>
        </w:rPr>
        <w:t xml:space="preserve">1.2.0 </w:t>
      </w:r>
      <w:r w:rsidRPr="006518C9">
        <w:rPr>
          <w:lang w:val="en-US" w:eastAsia="en-US"/>
        </w:rPr>
        <w:t xml:space="preserve">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14:paraId="1BB91118" w14:textId="77777777" w:rsidR="00C81DB9" w:rsidRPr="006518C9" w:rsidRDefault="00C81DB9" w:rsidP="00322152">
      <w:pPr>
        <w:jc w:val="both"/>
        <w:rPr>
          <w:lang w:val="en-US" w:eastAsia="en-US"/>
        </w:rPr>
      </w:pPr>
    </w:p>
    <w:p w14:paraId="25D19718" w14:textId="77777777" w:rsidR="00E42E66" w:rsidRPr="006518C9" w:rsidRDefault="00CE17CB" w:rsidP="00322152">
      <w:pPr>
        <w:pStyle w:val="nobreak"/>
        <w:jc w:val="both"/>
        <w:rPr>
          <w:lang w:val="en-US"/>
        </w:rPr>
      </w:pPr>
      <w:r w:rsidRPr="006518C9">
        <w:rPr>
          <w:lang w:val="en-US" w:eastAsia="en-US"/>
        </w:rPr>
        <w:t>The encoding</w:t>
      </w:r>
      <w:r w:rsidR="00BE01B7" w:rsidRPr="006518C9">
        <w:rPr>
          <w:lang w:val="en-US" w:eastAsia="en-US"/>
        </w:rPr>
        <w:t xml:space="preserve"> of such scores</w:t>
      </w:r>
      <w:r w:rsidRPr="006518C9">
        <w:rPr>
          <w:lang w:val="en-US" w:eastAsia="en-US"/>
        </w:rPr>
        <w:t xml:space="preserve"> is achieved </w:t>
      </w:r>
      <w:r w:rsidR="00BE01B7" w:rsidRPr="006518C9">
        <w:rPr>
          <w:lang w:val="en-US" w:eastAsia="en-US"/>
        </w:rPr>
        <w:t xml:space="preserve">in mzIdentML </w:t>
      </w:r>
      <w:r w:rsidR="00B151A4" w:rsidRPr="006518C9">
        <w:rPr>
          <w:lang w:val="en-US" w:eastAsia="en-US"/>
        </w:rPr>
        <w:t xml:space="preserve">1.2.0 </w:t>
      </w:r>
      <w:r w:rsidRPr="006518C9">
        <w:rPr>
          <w:lang w:val="en-US" w:eastAsia="en-US"/>
        </w:rPr>
        <w:t>by making use of a regular expression attached within a &lt;</w:t>
      </w:r>
      <w:r w:rsidR="00080672" w:rsidRPr="006518C9">
        <w:rPr>
          <w:lang w:val="en-US" w:eastAsia="en-US"/>
        </w:rPr>
        <w:t>c</w:t>
      </w:r>
      <w:r w:rsidRPr="006518C9">
        <w:rPr>
          <w:lang w:val="en-US" w:eastAsia="en-US"/>
        </w:rPr>
        <w:t>vParam&gt; at the level of &lt;SpectrumIdentification</w:t>
      </w:r>
      <w:r w:rsidR="000B3DE8" w:rsidRPr="006518C9">
        <w:rPr>
          <w:lang w:val="en-US" w:eastAsia="en-US"/>
        </w:rPr>
        <w:t>Item&gt;.</w:t>
      </w:r>
      <w:r w:rsidR="00E42E66" w:rsidRPr="006518C9">
        <w:rPr>
          <w:lang w:val="en-US" w:eastAsia="en-US"/>
        </w:rPr>
        <w:t xml:space="preserve"> </w:t>
      </w:r>
      <w:r w:rsidR="00E42E66" w:rsidRPr="006518C9">
        <w:rPr>
          <w:lang w:val="en-US"/>
        </w:rPr>
        <w:t xml:space="preserve">The following additional features to be present in mzIdentML </w:t>
      </w:r>
      <w:r w:rsidR="00B151A4" w:rsidRPr="006518C9">
        <w:rPr>
          <w:lang w:val="en-US"/>
        </w:rPr>
        <w:t xml:space="preserve">1.2.0 </w:t>
      </w:r>
      <w:r w:rsidR="00E42E66" w:rsidRPr="006518C9">
        <w:rPr>
          <w:lang w:val="en-US"/>
        </w:rPr>
        <w:t xml:space="preserve">(Figure 2). </w:t>
      </w:r>
    </w:p>
    <w:p w14:paraId="749E313B" w14:textId="77777777" w:rsidR="00E42E66" w:rsidRPr="006518C9" w:rsidRDefault="00E42E66" w:rsidP="00322152">
      <w:pPr>
        <w:pStyle w:val="nobreak"/>
        <w:jc w:val="both"/>
        <w:rPr>
          <w:lang w:val="en-US"/>
        </w:rPr>
      </w:pPr>
    </w:p>
    <w:p w14:paraId="73D3A981" w14:textId="6B6C2203" w:rsidR="00E42E66" w:rsidRPr="006518C9" w:rsidRDefault="00DD507B" w:rsidP="00322152">
      <w:pPr>
        <w:jc w:val="both"/>
        <w:rPr>
          <w:lang w:val="en-US"/>
        </w:rPr>
      </w:pPr>
      <w:r w:rsidRPr="006518C9">
        <w:rPr>
          <w:lang w:val="en-US"/>
        </w:rPr>
        <w:t>To ensure that downstream software is aware that a file contains modification scores, a CV term is added to the &lt;SpectrumIdenticationProtocol&gt;</w:t>
      </w:r>
      <w:r w:rsidRPr="006518C9">
        <w:rPr>
          <w:i/>
          <w:lang w:val="en-US"/>
        </w:rPr>
        <w:t xml:space="preserve"> </w:t>
      </w:r>
      <w:r w:rsidRPr="006518C9">
        <w:rPr>
          <w:lang w:val="en-US"/>
        </w:rPr>
        <w:t>- “Modification localization scoring” (MS:1002491), as shown in Figure 2</w:t>
      </w:r>
      <w:ins w:id="102" w:author="Jones, Andy" w:date="2017-01-09T13:27:00Z">
        <w:r w:rsidR="008A3963">
          <w:rPr>
            <w:lang w:val="en-US"/>
          </w:rPr>
          <w:t>A</w:t>
        </w:r>
      </w:ins>
      <w:del w:id="103" w:author="Jones, Andy" w:date="2017-01-09T13:27:00Z">
        <w:r w:rsidRPr="006518C9" w:rsidDel="008A3963">
          <w:rPr>
            <w:lang w:val="en-US"/>
          </w:rPr>
          <w:delText>a</w:delText>
        </w:r>
      </w:del>
      <w:r w:rsidR="0000619A" w:rsidRPr="006518C9">
        <w:rPr>
          <w:lang w:val="en-US"/>
        </w:rPr>
        <w:t xml:space="preserve"> and Table 1</w:t>
      </w:r>
      <w:r w:rsidRPr="006518C9">
        <w:rPr>
          <w:lang w:val="en-US"/>
        </w:rPr>
        <w:t>. S</w:t>
      </w:r>
      <w:r w:rsidR="00E42E66" w:rsidRPr="006518C9">
        <w:rPr>
          <w:lang w:val="en-US"/>
        </w:rPr>
        <w:t xml:space="preserve">ome approaches apply a statistical threshold for accepting or rejecting that a modification position has been confidently identified. The (re-usable) &lt;Peptide&gt; element has an attribute </w:t>
      </w:r>
      <w:r w:rsidR="00E42E66" w:rsidRPr="006518C9">
        <w:rPr>
          <w:i/>
          <w:lang w:val="en-US"/>
        </w:rPr>
        <w:t>via</w:t>
      </w:r>
      <w:r w:rsidR="00E42E66" w:rsidRPr="006518C9">
        <w:rPr>
          <w:lang w:val="en-US"/>
        </w:rPr>
        <w:t xml:space="preserve"> which the residue and location of a modification can be recorded. To remain backwards compatible, we recommend that the software implementing mod scoring (and export) in mzIdentML should continue to use these attributes, populating with the most likely modification position (Figure 2</w:t>
      </w:r>
      <w:ins w:id="104" w:author="Jones, Andy" w:date="2017-01-09T13:27:00Z">
        <w:r w:rsidR="008A3963">
          <w:rPr>
            <w:lang w:val="en-US"/>
          </w:rPr>
          <w:t>C</w:t>
        </w:r>
      </w:ins>
      <w:del w:id="105" w:author="Jones, Andy" w:date="2017-01-09T13:27:00Z">
        <w:r w:rsidR="00E42E66" w:rsidRPr="006518C9" w:rsidDel="008A3963">
          <w:rPr>
            <w:lang w:val="en-US"/>
          </w:rPr>
          <w:delText>c</w:delText>
        </w:r>
      </w:del>
      <w:r w:rsidR="00E42E66" w:rsidRPr="006518C9">
        <w:rPr>
          <w:lang w:val="en-US"/>
        </w:rPr>
        <w:t>). A new CV term (</w:t>
      </w:r>
      <w:r w:rsidR="006D1D80" w:rsidRPr="006518C9">
        <w:rPr>
          <w:lang w:val="en-US"/>
        </w:rPr>
        <w:t>REQUIRED</w:t>
      </w:r>
      <w:r w:rsidR="00E42E66" w:rsidRPr="006518C9">
        <w:rPr>
          <w:lang w:val="en-US"/>
        </w:rPr>
        <w:t xml:space="preserve"> when MS:1002491 is present in the protocol) must be added to every &lt;Modification&gt; element – called “modification index” (MS:1002504), where the value serves as a unique identifier (local only to the containing &lt;Peptide&gt;) to be referenced from the PSM (Figure 2</w:t>
      </w:r>
      <w:ins w:id="106" w:author="Jones, Andy" w:date="2017-01-09T13:27:00Z">
        <w:r w:rsidR="008A3963">
          <w:rPr>
            <w:lang w:val="en-US"/>
          </w:rPr>
          <w:t>D</w:t>
        </w:r>
      </w:ins>
      <w:del w:id="107" w:author="Jones, Andy" w:date="2017-01-09T13:27:00Z">
        <w:r w:rsidR="00E42E66" w:rsidRPr="006518C9" w:rsidDel="008A3963">
          <w:rPr>
            <w:lang w:val="en-US"/>
          </w:rPr>
          <w:delText>d</w:delText>
        </w:r>
      </w:del>
      <w:r w:rsidR="00E42E66" w:rsidRPr="006518C9">
        <w:rPr>
          <w:lang w:val="en-US"/>
        </w:rPr>
        <w:t xml:space="preserve">). </w:t>
      </w:r>
    </w:p>
    <w:p w14:paraId="1A1AAA7C" w14:textId="77777777" w:rsidR="00E42E66" w:rsidRPr="006518C9" w:rsidRDefault="00E42E66" w:rsidP="00322152">
      <w:pPr>
        <w:pStyle w:val="nobreak"/>
        <w:jc w:val="both"/>
        <w:rPr>
          <w:lang w:val="en-US"/>
        </w:rPr>
      </w:pPr>
    </w:p>
    <w:p w14:paraId="0C0B0AD3" w14:textId="2E61B039" w:rsidR="00E42E66" w:rsidRPr="006518C9" w:rsidRDefault="00E42E66" w:rsidP="00322152">
      <w:pPr>
        <w:pStyle w:val="nobreak"/>
        <w:jc w:val="both"/>
        <w:rPr>
          <w:bCs/>
          <w:lang w:val="en-US"/>
        </w:rPr>
      </w:pPr>
      <w:r w:rsidRPr="006518C9">
        <w:rPr>
          <w:lang w:val="en-US"/>
        </w:rPr>
        <w:t xml:space="preserve">The modification scores themselves are added as CV terms to the </w:t>
      </w:r>
      <w:r w:rsidR="00AD3527" w:rsidRPr="006518C9">
        <w:rPr>
          <w:lang w:val="en-US"/>
        </w:rPr>
        <w:t>&lt;SpectrumIdentificationItem&gt; element</w:t>
      </w:r>
      <w:r w:rsidRPr="006518C9">
        <w:rPr>
          <w:lang w:val="en-US"/>
        </w:rPr>
        <w:t xml:space="preserve"> referencing the peptide (</w:t>
      </w:r>
      <w:r w:rsidR="00AD3527" w:rsidRPr="006518C9">
        <w:rPr>
          <w:lang w:val="en-US"/>
        </w:rPr>
        <w:t xml:space="preserve">e.g. </w:t>
      </w:r>
      <w:r w:rsidRPr="006518C9">
        <w:rPr>
          <w:lang w:val="en-US"/>
        </w:rPr>
        <w:t>“</w:t>
      </w:r>
      <w:r w:rsidR="00AD3527" w:rsidRPr="006518C9">
        <w:rPr>
          <w:lang w:val="en-US"/>
        </w:rPr>
        <w:t>phosphoRS score”</w:t>
      </w:r>
      <w:r w:rsidRPr="006518C9">
        <w:rPr>
          <w:lang w:val="en-US"/>
        </w:rPr>
        <w:t>, Figure 2</w:t>
      </w:r>
      <w:ins w:id="108" w:author="Jones, Andy" w:date="2017-01-09T13:28:00Z">
        <w:r w:rsidR="008A3963">
          <w:rPr>
            <w:lang w:val="en-US"/>
          </w:rPr>
          <w:t>E</w:t>
        </w:r>
      </w:ins>
      <w:del w:id="109" w:author="Jones, Andy" w:date="2017-01-09T13:27:00Z">
        <w:r w:rsidRPr="006518C9" w:rsidDel="008A3963">
          <w:rPr>
            <w:lang w:val="en-US"/>
          </w:rPr>
          <w:delText>e</w:delText>
        </w:r>
      </w:del>
      <w:r w:rsidRPr="006518C9">
        <w:rPr>
          <w:lang w:val="en-US"/>
        </w:rPr>
        <w:t xml:space="preserve">), with a value provided as a regular expression of four values in a defined order - </w:t>
      </w:r>
      <w:r w:rsidRPr="006518C9">
        <w:rPr>
          <w:bCs/>
          <w:lang w:val="en-US"/>
        </w:rPr>
        <w:t>MOD_INDEX, SCORE</w:t>
      </w:r>
      <w:r w:rsidRPr="006518C9">
        <w:rPr>
          <w:lang w:val="en-US"/>
        </w:rPr>
        <w:t xml:space="preserve">, </w:t>
      </w:r>
      <w:r w:rsidRPr="006518C9">
        <w:rPr>
          <w:bCs/>
          <w:lang w:val="en-US"/>
        </w:rPr>
        <w:t>POSITION</w:t>
      </w:r>
      <w:r w:rsidRPr="006518C9">
        <w:rPr>
          <w:lang w:val="en-US"/>
        </w:rPr>
        <w:t xml:space="preserve">, </w:t>
      </w:r>
      <w:r w:rsidRPr="006518C9">
        <w:rPr>
          <w:bCs/>
          <w:lang w:val="en-US"/>
        </w:rPr>
        <w:t xml:space="preserve">PASS_THRESHOLD. MOD_INDEX is a reference to the </w:t>
      </w:r>
      <w:r w:rsidRPr="006518C9">
        <w:rPr>
          <w:lang w:val="en-US"/>
        </w:rPr>
        <w:t xml:space="preserve">“modification index” </w:t>
      </w:r>
      <w:r w:rsidRPr="006518C9">
        <w:rPr>
          <w:bCs/>
          <w:lang w:val="en-U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14:paraId="1EAB07D6" w14:textId="77777777" w:rsidR="00E42E66" w:rsidRPr="006518C9" w:rsidRDefault="00E42E66" w:rsidP="00322152">
      <w:pPr>
        <w:jc w:val="both"/>
        <w:rPr>
          <w:lang w:val="en-US"/>
        </w:rPr>
      </w:pPr>
    </w:p>
    <w:p w14:paraId="225865A6" w14:textId="77777777" w:rsidR="00E42E66" w:rsidRPr="006518C9" w:rsidRDefault="00E42E66" w:rsidP="00322152">
      <w:pPr>
        <w:rPr>
          <w:rFonts w:ascii="Courier" w:hAnsi="Courier"/>
          <w:bCs/>
          <w:sz w:val="16"/>
          <w:szCs w:val="16"/>
          <w:lang w:val="en-US"/>
        </w:rPr>
      </w:pPr>
      <w:r w:rsidRPr="006518C9">
        <w:rPr>
          <w:rFonts w:ascii="Courier" w:hAnsi="Courier"/>
          <w:bCs/>
          <w:sz w:val="16"/>
          <w:szCs w:val="16"/>
          <w:lang w:val="en-US"/>
        </w:rPr>
        <w:t xml:space="preserve">&lt;cvParam accession="MS:1002380" cvRef="PSI-MS" value="1:0.03:2|3:true" name="modification rescored by false localization rate"/&gt; </w:t>
      </w:r>
      <w:r w:rsidRPr="006518C9">
        <w:rPr>
          <w:rFonts w:ascii="Courier" w:hAnsi="Courier"/>
          <w:bCs/>
          <w:sz w:val="16"/>
          <w:szCs w:val="16"/>
          <w:lang w:val="en-US"/>
        </w:rPr>
        <w:br/>
        <w:t>&lt;cvParam accession="MS:1002380" cvRef="PSI-MS" value="1:0.97:8|9:false" name="modification rescored by false localization rate"/&gt;</w:t>
      </w:r>
    </w:p>
    <w:p w14:paraId="34406108" w14:textId="77777777" w:rsidR="00AD3527" w:rsidRPr="006518C9" w:rsidRDefault="00AD3527" w:rsidP="00322152">
      <w:pPr>
        <w:jc w:val="both"/>
        <w:rPr>
          <w:rFonts w:ascii="Courier" w:hAnsi="Courier"/>
          <w:bCs/>
          <w:sz w:val="16"/>
          <w:szCs w:val="16"/>
          <w:lang w:val="en-US"/>
        </w:rPr>
      </w:pPr>
    </w:p>
    <w:p w14:paraId="24D72D93" w14:textId="77777777" w:rsidR="00AD3527" w:rsidRPr="006518C9" w:rsidRDefault="00AD3527" w:rsidP="00322152">
      <w:pPr>
        <w:jc w:val="both"/>
        <w:rPr>
          <w:lang w:val="en-US"/>
        </w:rPr>
      </w:pPr>
      <w:r w:rsidRPr="006518C9">
        <w:rPr>
          <w:bCs/>
          <w:lang w:val="en-US"/>
        </w:rPr>
        <w:t xml:space="preserve">The mechanism described MAY be used in conjunction with peptide-level scoring, using specific CV terms for peptide-level modification re-scoring. </w:t>
      </w:r>
    </w:p>
    <w:p w14:paraId="6DFC26AF" w14:textId="77777777" w:rsidR="00ED6818" w:rsidRPr="006518C9" w:rsidRDefault="003814F2" w:rsidP="00ED6818">
      <w:pPr>
        <w:pStyle w:val="nobreak"/>
        <w:rPr>
          <w:lang w:val="en-US"/>
        </w:rPr>
      </w:pPr>
      <w:r>
        <w:rPr>
          <w:lang w:val="en-US"/>
        </w:rPr>
        <w:lastRenderedPageBreak/>
        <w:pict w14:anchorId="4265F59D">
          <v:shape id="_x0000_i1026" type="#_x0000_t75" style="width:352.5pt;height:676.2pt">
            <v:imagedata r:id="rId26" o:title=""/>
          </v:shape>
        </w:pict>
      </w:r>
    </w:p>
    <w:p w14:paraId="7D64EFF2" w14:textId="77777777" w:rsidR="0001161E" w:rsidRPr="006518C9" w:rsidRDefault="00ED6818" w:rsidP="00071A7F">
      <w:pPr>
        <w:pStyle w:val="Caption"/>
        <w:rPr>
          <w:lang w:val="en-US"/>
        </w:rPr>
      </w:pPr>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2</w:t>
      </w:r>
      <w:r w:rsidR="00251338" w:rsidRPr="006518C9">
        <w:rPr>
          <w:noProof/>
          <w:lang w:val="en-US"/>
        </w:rPr>
        <w:fldChar w:fldCharType="end"/>
      </w:r>
      <w:r w:rsidR="00CE6DC1" w:rsidRPr="006518C9">
        <w:rPr>
          <w:lang w:val="en-US"/>
        </w:rPr>
        <w:t>.</w:t>
      </w:r>
      <w:r w:rsidRPr="006518C9">
        <w:rPr>
          <w:lang w:val="en-US"/>
        </w:rPr>
        <w:t xml:space="preserve"> </w:t>
      </w:r>
      <w:r w:rsidRPr="006518C9">
        <w:rPr>
          <w:b w:val="0"/>
          <w:lang w:val="en-US"/>
        </w:rPr>
        <w:t xml:space="preserve">The specification in mzIdentML </w:t>
      </w:r>
      <w:r w:rsidR="00B151A4" w:rsidRPr="006518C9">
        <w:rPr>
          <w:b w:val="0"/>
          <w:lang w:val="en-US"/>
        </w:rPr>
        <w:t xml:space="preserve">1.2.0 </w:t>
      </w:r>
      <w:r w:rsidRPr="006518C9">
        <w:rPr>
          <w:b w:val="0"/>
          <w:lang w:val="en-US"/>
        </w:rPr>
        <w:t xml:space="preserve">for encoding modification localization scores, using </w:t>
      </w:r>
      <w:r w:rsidR="007D410C" w:rsidRPr="006518C9">
        <w:rPr>
          <w:b w:val="0"/>
          <w:lang w:val="en-US"/>
        </w:rPr>
        <w:t xml:space="preserve">CV </w:t>
      </w:r>
      <w:r w:rsidR="00C62AFB" w:rsidRPr="006518C9">
        <w:rPr>
          <w:b w:val="0"/>
          <w:lang w:val="en-US"/>
        </w:rPr>
        <w:t>terms</w:t>
      </w:r>
      <w:r w:rsidRPr="006518C9">
        <w:rPr>
          <w:b w:val="0"/>
          <w:lang w:val="en-US"/>
        </w:rPr>
        <w:t>.</w:t>
      </w:r>
    </w:p>
    <w:p w14:paraId="2456182B" w14:textId="77777777" w:rsidR="0001161E" w:rsidRPr="006518C9" w:rsidRDefault="0001161E" w:rsidP="00466496">
      <w:pPr>
        <w:rPr>
          <w:lang w:val="en-US"/>
        </w:rPr>
      </w:pPr>
    </w:p>
    <w:p w14:paraId="15E9E9D6" w14:textId="77777777" w:rsidR="00A84328" w:rsidRPr="006518C9" w:rsidRDefault="007A0315" w:rsidP="00071A7F">
      <w:pPr>
        <w:pStyle w:val="Heading3"/>
      </w:pPr>
      <w:bookmarkStart w:id="110" w:name="_Ref409017331"/>
      <w:bookmarkStart w:id="111" w:name="_Toc457214052"/>
      <w:r w:rsidRPr="006518C9">
        <w:t>Encoding results of cross</w:t>
      </w:r>
      <w:r w:rsidR="0025798A" w:rsidRPr="006518C9">
        <w:t>-</w:t>
      </w:r>
      <w:r w:rsidRPr="006518C9">
        <w:t>linking searches</w:t>
      </w:r>
      <w:bookmarkEnd w:id="110"/>
      <w:bookmarkEnd w:id="111"/>
    </w:p>
    <w:p w14:paraId="49BC83C5" w14:textId="77777777" w:rsidR="00DD507B" w:rsidRPr="006518C9" w:rsidRDefault="009813A2" w:rsidP="00DA66B3">
      <w:pPr>
        <w:pStyle w:val="nobreak"/>
        <w:jc w:val="both"/>
        <w:rPr>
          <w:lang w:val="en-US"/>
        </w:rPr>
      </w:pPr>
      <w:r w:rsidRPr="006518C9">
        <w:rPr>
          <w:lang w:val="en-US" w:eastAsia="en-US"/>
        </w:rPr>
        <w:t xml:space="preserve">A new mechanism has been added in mzIdentML </w:t>
      </w:r>
      <w:r w:rsidR="00B151A4" w:rsidRPr="006518C9">
        <w:rPr>
          <w:lang w:val="en-US" w:eastAsia="en-US"/>
        </w:rPr>
        <w:t xml:space="preserve">1.2.0 </w:t>
      </w:r>
      <w:r w:rsidRPr="006518C9">
        <w:rPr>
          <w:lang w:val="en-US" w:eastAsia="en-US"/>
        </w:rPr>
        <w:t>to encode results from search engines that support identification of cross</w:t>
      </w:r>
      <w:r w:rsidR="00DA66B3" w:rsidRPr="006518C9">
        <w:rPr>
          <w:lang w:val="en-US" w:eastAsia="en-US"/>
        </w:rPr>
        <w:t>-</w:t>
      </w:r>
      <w:r w:rsidRPr="006518C9">
        <w:rPr>
          <w:lang w:val="en-US" w:eastAsia="en-US"/>
        </w:rPr>
        <w:t>linked peptides. This presents a new challenge for mzIdentML, since more than one peptide can be identified from the same spectrum – here termed the alpha and beta peptides, along with cross</w:t>
      </w:r>
      <w:r w:rsidR="00504F7B" w:rsidRPr="006518C9">
        <w:rPr>
          <w:lang w:val="en-US" w:eastAsia="en-US"/>
        </w:rPr>
        <w:t>-</w:t>
      </w:r>
      <w:r w:rsidRPr="006518C9">
        <w:rPr>
          <w:lang w:val="en-US" w:eastAsia="en-US"/>
        </w:rPr>
        <w:t>linker modification</w:t>
      </w:r>
      <w:r w:rsidR="00E0419E" w:rsidRPr="006518C9">
        <w:rPr>
          <w:lang w:val="en-US" w:eastAsia="en-US"/>
        </w:rPr>
        <w:t>s</w:t>
      </w:r>
      <w:r w:rsidRPr="006518C9">
        <w:rPr>
          <w:lang w:val="en-US" w:eastAsia="en-US"/>
        </w:rPr>
        <w:t>, linked across the two chains</w:t>
      </w:r>
      <w:r w:rsidR="00E0419E" w:rsidRPr="006518C9">
        <w:rPr>
          <w:lang w:val="en-US" w:eastAsia="en-US"/>
        </w:rPr>
        <w:t xml:space="preserve"> (</w:t>
      </w:r>
      <w:r w:rsidR="00C62213" w:rsidRPr="006518C9">
        <w:rPr>
          <w:lang w:val="en-US" w:eastAsia="en-US"/>
        </w:rPr>
        <w:t>“</w:t>
      </w:r>
      <w:r w:rsidR="00E0419E" w:rsidRPr="006518C9">
        <w:rPr>
          <w:lang w:val="en-US" w:eastAsia="en-US"/>
        </w:rPr>
        <w:t>donor</w:t>
      </w:r>
      <w:r w:rsidR="00C62213" w:rsidRPr="006518C9">
        <w:rPr>
          <w:lang w:val="en-US" w:eastAsia="en-US"/>
        </w:rPr>
        <w:t>”</w:t>
      </w:r>
      <w:r w:rsidR="00E0419E" w:rsidRPr="006518C9">
        <w:rPr>
          <w:lang w:val="en-US" w:eastAsia="en-US"/>
        </w:rPr>
        <w:t xml:space="preserve"> and </w:t>
      </w:r>
      <w:r w:rsidR="00C62213" w:rsidRPr="006518C9">
        <w:rPr>
          <w:lang w:val="en-US" w:eastAsia="en-US"/>
        </w:rPr>
        <w:t>“acceptor”</w:t>
      </w:r>
      <w:r w:rsidR="00E0419E" w:rsidRPr="006518C9">
        <w:rPr>
          <w:lang w:val="en-US" w:eastAsia="en-US"/>
        </w:rPr>
        <w:t xml:space="preserve"> cross</w:t>
      </w:r>
      <w:r w:rsidR="00C62213" w:rsidRPr="006518C9">
        <w:rPr>
          <w:lang w:val="en-US" w:eastAsia="en-US"/>
        </w:rPr>
        <w:t>-</w:t>
      </w:r>
      <w:r w:rsidR="00E0419E" w:rsidRPr="006518C9">
        <w:rPr>
          <w:lang w:val="en-US" w:eastAsia="en-US"/>
        </w:rPr>
        <w:t>link</w:t>
      </w:r>
      <w:r w:rsidR="00823E93" w:rsidRPr="006518C9">
        <w:rPr>
          <w:lang w:val="en-US" w:eastAsia="en-US"/>
        </w:rPr>
        <w:t xml:space="preserve"> </w:t>
      </w:r>
      <w:r w:rsidR="00E0419E" w:rsidRPr="006518C9">
        <w:rPr>
          <w:lang w:val="en-US" w:eastAsia="en-US"/>
        </w:rPr>
        <w:t>s</w:t>
      </w:r>
      <w:r w:rsidR="00823E93" w:rsidRPr="006518C9">
        <w:rPr>
          <w:lang w:val="en-US" w:eastAsia="en-US"/>
        </w:rPr>
        <w:t>ites</w:t>
      </w:r>
      <w:r w:rsidR="00E0419E" w:rsidRPr="006518C9">
        <w:rPr>
          <w:lang w:val="en-US" w:eastAsia="en-US"/>
        </w:rPr>
        <w:t>)</w:t>
      </w:r>
      <w:r w:rsidRPr="006518C9">
        <w:rPr>
          <w:lang w:val="en-US" w:eastAsia="en-US"/>
        </w:rPr>
        <w:t xml:space="preserve">. </w:t>
      </w:r>
      <w:r w:rsidR="00921D64" w:rsidRPr="006518C9">
        <w:rPr>
          <w:lang w:val="en-US" w:eastAsia="en-US"/>
        </w:rPr>
        <w:t xml:space="preserve">The encoding, as exemplified in </w:t>
      </w:r>
      <w:r w:rsidR="00921D64" w:rsidRPr="006518C9">
        <w:rPr>
          <w:lang w:val="en-US" w:eastAsia="en-US"/>
        </w:rPr>
        <w:fldChar w:fldCharType="begin"/>
      </w:r>
      <w:r w:rsidR="00921D64" w:rsidRPr="006518C9">
        <w:rPr>
          <w:lang w:val="en-US" w:eastAsia="en-US"/>
        </w:rPr>
        <w:instrText xml:space="preserve"> REF _Ref409016895 \h </w:instrText>
      </w:r>
      <w:r w:rsidR="00DA66B3" w:rsidRPr="006518C9">
        <w:rPr>
          <w:lang w:val="en-US" w:eastAsia="en-US"/>
        </w:rPr>
        <w:instrText xml:space="preserve"> \* MERGEFORMAT </w:instrText>
      </w:r>
      <w:r w:rsidR="00921D64" w:rsidRPr="006518C9">
        <w:rPr>
          <w:lang w:val="en-US" w:eastAsia="en-US"/>
        </w:rPr>
      </w:r>
      <w:r w:rsidR="00921D64" w:rsidRPr="006518C9">
        <w:rPr>
          <w:lang w:val="en-US" w:eastAsia="en-US"/>
        </w:rPr>
        <w:fldChar w:fldCharType="separate"/>
      </w:r>
      <w:r w:rsidR="003C46AF" w:rsidRPr="006518C9">
        <w:rPr>
          <w:lang w:val="en-US"/>
        </w:rPr>
        <w:t xml:space="preserve">Figure </w:t>
      </w:r>
      <w:r w:rsidR="003C46AF" w:rsidRPr="006518C9">
        <w:rPr>
          <w:noProof/>
          <w:lang w:val="en-US"/>
        </w:rPr>
        <w:t>3</w:t>
      </w:r>
      <w:r w:rsidR="00921D64" w:rsidRPr="006518C9">
        <w:rPr>
          <w:lang w:val="en-US" w:eastAsia="en-US"/>
        </w:rPr>
        <w:fldChar w:fldCharType="end"/>
      </w:r>
      <w:r w:rsidR="00921D64" w:rsidRPr="006518C9">
        <w:rPr>
          <w:lang w:val="en-US" w:eastAsia="en-US"/>
        </w:rPr>
        <w:t>, enables scores or statistical measures to be assigned jointly to identification of the alpha-beta pair, or independently to the alpha and beta peptide</w:t>
      </w:r>
      <w:r w:rsidR="004A3701" w:rsidRPr="006518C9">
        <w:rPr>
          <w:lang w:val="en-US" w:eastAsia="en-US"/>
        </w:rPr>
        <w:t xml:space="preserve"> chain</w:t>
      </w:r>
      <w:r w:rsidR="00921D64" w:rsidRPr="006518C9">
        <w:rPr>
          <w:lang w:val="en-US" w:eastAsia="en-US"/>
        </w:rPr>
        <w:t>.</w:t>
      </w:r>
      <w:r w:rsidR="00DD507B" w:rsidRPr="006518C9">
        <w:rPr>
          <w:lang w:val="en-US" w:eastAsia="en-US"/>
        </w:rPr>
        <w:t xml:space="preserve"> </w:t>
      </w:r>
      <w:r w:rsidR="00DD5C31" w:rsidRPr="006518C9">
        <w:rPr>
          <w:lang w:val="en-US"/>
        </w:rPr>
        <w:t>To fulfil these requirements in mzIdentML</w:t>
      </w:r>
      <w:r w:rsidR="00DD507B" w:rsidRPr="006518C9">
        <w:rPr>
          <w:lang w:val="en-US"/>
        </w:rPr>
        <w:t xml:space="preserve"> 1.2</w:t>
      </w:r>
      <w:r w:rsidR="00DD5C31" w:rsidRPr="006518C9">
        <w:rPr>
          <w:lang w:val="en-US"/>
        </w:rPr>
        <w:t>, the following adaptations</w:t>
      </w:r>
      <w:r w:rsidR="00397F3B" w:rsidRPr="006518C9">
        <w:rPr>
          <w:lang w:val="en-US"/>
        </w:rPr>
        <w:t xml:space="preserve"> were made</w:t>
      </w:r>
      <w:r w:rsidR="00DD5C31" w:rsidRPr="006518C9">
        <w:rPr>
          <w:lang w:val="en-US"/>
        </w:rPr>
        <w:t>.</w:t>
      </w:r>
    </w:p>
    <w:p w14:paraId="6017EBEA" w14:textId="77777777" w:rsidR="00DD507B" w:rsidRPr="006518C9" w:rsidRDefault="00DD507B" w:rsidP="00071A7F">
      <w:pPr>
        <w:pStyle w:val="nobreak"/>
        <w:rPr>
          <w:lang w:val="en-US"/>
        </w:rPr>
      </w:pPr>
    </w:p>
    <w:p w14:paraId="10C25790" w14:textId="77777777" w:rsidR="0003720A" w:rsidRPr="006518C9" w:rsidRDefault="0003720A" w:rsidP="00071A7F">
      <w:pPr>
        <w:pStyle w:val="nobreak"/>
        <w:rPr>
          <w:b/>
          <w:i/>
          <w:lang w:val="en-US"/>
        </w:rPr>
      </w:pPr>
      <w:r w:rsidRPr="006518C9">
        <w:rPr>
          <w:b/>
          <w:i/>
          <w:lang w:val="en-US"/>
        </w:rPr>
        <w:t>Encoding a cross-linked peptide pair identification</w:t>
      </w:r>
    </w:p>
    <w:p w14:paraId="0AA5E3D7" w14:textId="4DE6B16E" w:rsidR="004E1EA7" w:rsidRPr="006518C9" w:rsidRDefault="00DD507B" w:rsidP="00A67341">
      <w:pPr>
        <w:pStyle w:val="nobreak"/>
        <w:jc w:val="both"/>
        <w:rPr>
          <w:lang w:val="en-US"/>
        </w:rPr>
      </w:pPr>
      <w:r w:rsidRPr="006518C9">
        <w:rPr>
          <w:lang w:val="en-US"/>
        </w:rPr>
        <w:t>First</w:t>
      </w:r>
      <w:r w:rsidR="0087704B" w:rsidRPr="006518C9">
        <w:rPr>
          <w:lang w:val="en-US"/>
        </w:rPr>
        <w:t xml:space="preserve"> of all</w:t>
      </w:r>
      <w:r w:rsidRPr="006518C9">
        <w:rPr>
          <w:lang w:val="en-US"/>
        </w:rPr>
        <w:t xml:space="preserve">, </w:t>
      </w:r>
      <w:r w:rsidR="00624B67" w:rsidRPr="006518C9">
        <w:rPr>
          <w:lang w:val="en-US"/>
        </w:rPr>
        <w:t>t</w:t>
      </w:r>
      <w:r w:rsidR="00DD5C31" w:rsidRPr="006518C9">
        <w:rPr>
          <w:lang w:val="en-US"/>
        </w:rPr>
        <w:t>he &lt;SpectrumIdentificationProtocol&gt; must contain the CV term “cross</w:t>
      </w:r>
      <w:r w:rsidR="00DA5012" w:rsidRPr="006518C9">
        <w:rPr>
          <w:lang w:val="en-US"/>
        </w:rPr>
        <w:t>-</w:t>
      </w:r>
      <w:r w:rsidR="00DD5C31" w:rsidRPr="006518C9">
        <w:rPr>
          <w:lang w:val="en-US"/>
        </w:rPr>
        <w:t xml:space="preserve">linking search” (MS:1002494) as shown in Figure </w:t>
      </w:r>
      <w:r w:rsidRPr="006518C9">
        <w:rPr>
          <w:lang w:val="en-US"/>
        </w:rPr>
        <w:t>3</w:t>
      </w:r>
      <w:ins w:id="112" w:author="Jones, Andy" w:date="2017-01-09T13:28:00Z">
        <w:r w:rsidR="008A3963">
          <w:rPr>
            <w:lang w:val="en-US"/>
          </w:rPr>
          <w:t>A</w:t>
        </w:r>
      </w:ins>
      <w:del w:id="113" w:author="Jones, Andy" w:date="2017-01-09T13:28:00Z">
        <w:r w:rsidR="00DD5C31" w:rsidRPr="006518C9" w:rsidDel="008A3963">
          <w:rPr>
            <w:lang w:val="en-US"/>
          </w:rPr>
          <w:delText>a</w:delText>
        </w:r>
      </w:del>
      <w:r w:rsidR="0000619A" w:rsidRPr="006518C9">
        <w:rPr>
          <w:lang w:val="en-US"/>
        </w:rPr>
        <w:t xml:space="preserve"> and Table 1</w:t>
      </w:r>
      <w:r w:rsidR="00DD5C31" w:rsidRPr="006518C9">
        <w:rPr>
          <w:lang w:val="en-US"/>
        </w:rPr>
        <w:t xml:space="preserve">. </w:t>
      </w:r>
      <w:r w:rsidR="0087704B" w:rsidRPr="006518C9">
        <w:rPr>
          <w:lang w:val="en-US"/>
        </w:rPr>
        <w:t>To represent the cross-linkers</w:t>
      </w:r>
      <w:r w:rsidR="00DD5C31" w:rsidRPr="006518C9">
        <w:rPr>
          <w:lang w:val="en-US"/>
        </w:rPr>
        <w:t xml:space="preserve">, we have added a mechanism for relating two different &lt;Peptide&gt; elements together, using the CV terms “cross-link donor” </w:t>
      </w:r>
      <w:r w:rsidR="0087704B" w:rsidRPr="006518C9">
        <w:rPr>
          <w:lang w:val="en-US"/>
        </w:rPr>
        <w:t xml:space="preserve">(MS:1002509) </w:t>
      </w:r>
      <w:r w:rsidR="00DD5C31" w:rsidRPr="006518C9">
        <w:rPr>
          <w:lang w:val="en-US"/>
        </w:rPr>
        <w:t xml:space="preserve">and “cross-link </w:t>
      </w:r>
      <w:r w:rsidR="00F65B00" w:rsidRPr="006518C9">
        <w:rPr>
          <w:lang w:val="en-US"/>
        </w:rPr>
        <w:t>acceptor</w:t>
      </w:r>
      <w:r w:rsidR="00DD5C31" w:rsidRPr="006518C9">
        <w:rPr>
          <w:lang w:val="en-US"/>
        </w:rPr>
        <w:t>”</w:t>
      </w:r>
      <w:r w:rsidR="0087704B" w:rsidRPr="006518C9">
        <w:rPr>
          <w:lang w:val="en-US"/>
        </w:rPr>
        <w:t xml:space="preserve"> (MS:1002510),</w:t>
      </w:r>
      <w:r w:rsidR="00DD5C31" w:rsidRPr="006518C9">
        <w:rPr>
          <w:lang w:val="en-US"/>
        </w:rPr>
        <w:t xml:space="preserve"> where an identical value indicates that they are grouped together (Figure </w:t>
      </w:r>
      <w:r w:rsidR="0087704B" w:rsidRPr="006518C9">
        <w:rPr>
          <w:lang w:val="en-US"/>
        </w:rPr>
        <w:t>3</w:t>
      </w:r>
      <w:ins w:id="114" w:author="Jones, Andy" w:date="2017-01-09T13:28:00Z">
        <w:r w:rsidR="008A3963">
          <w:rPr>
            <w:lang w:val="en-US"/>
          </w:rPr>
          <w:t>B</w:t>
        </w:r>
      </w:ins>
      <w:del w:id="115" w:author="Jones, Andy" w:date="2017-01-09T13:28:00Z">
        <w:r w:rsidR="00DD5C31" w:rsidRPr="006518C9" w:rsidDel="008A3963">
          <w:rPr>
            <w:lang w:val="en-US"/>
          </w:rPr>
          <w:delText>b</w:delText>
        </w:r>
      </w:del>
      <w:r w:rsidR="00DD5C31" w:rsidRPr="006518C9">
        <w:rPr>
          <w:lang w:val="en-US"/>
        </w:rPr>
        <w:t xml:space="preserve">). The &lt;Modification&gt; element has an attribute </w:t>
      </w:r>
      <w:r w:rsidR="00DD5C31" w:rsidRPr="006518C9">
        <w:rPr>
          <w:i/>
          <w:lang w:val="en-US"/>
        </w:rPr>
        <w:t>monoisotopicMassDelta</w:t>
      </w:r>
      <w:r w:rsidR="00DD5C31" w:rsidRPr="006518C9">
        <w:rPr>
          <w:lang w:val="en-US"/>
        </w:rPr>
        <w:t>, and the cross</w:t>
      </w:r>
      <w:r w:rsidR="00322152" w:rsidRPr="006518C9">
        <w:rPr>
          <w:lang w:val="en-US"/>
        </w:rPr>
        <w:t>-</w:t>
      </w:r>
      <w:r w:rsidR="00DD5C31" w:rsidRPr="006518C9">
        <w:rPr>
          <w:lang w:val="en-US"/>
        </w:rPr>
        <w:t xml:space="preserve">link donor </w:t>
      </w:r>
      <w:r w:rsidR="00A67341" w:rsidRPr="006518C9">
        <w:rPr>
          <w:lang w:val="en-US"/>
        </w:rPr>
        <w:t xml:space="preserve">SHOULD </w:t>
      </w:r>
      <w:r w:rsidR="00DD5C31" w:rsidRPr="006518C9">
        <w:rPr>
          <w:lang w:val="en-US"/>
        </w:rPr>
        <w:t>contain the complete mass delta introduced by the cross</w:t>
      </w:r>
      <w:r w:rsidR="00F65B00" w:rsidRPr="006518C9">
        <w:rPr>
          <w:lang w:val="en-US"/>
        </w:rPr>
        <w:t>-</w:t>
      </w:r>
      <w:r w:rsidR="00DD5C31" w:rsidRPr="006518C9">
        <w:rPr>
          <w:lang w:val="en-US"/>
        </w:rPr>
        <w:t>linking reagent, and that the cross</w:t>
      </w:r>
      <w:r w:rsidR="00F65B00" w:rsidRPr="006518C9">
        <w:rPr>
          <w:lang w:val="en-US"/>
        </w:rPr>
        <w:t>-</w:t>
      </w:r>
      <w:r w:rsidR="00DD5C31" w:rsidRPr="006518C9">
        <w:rPr>
          <w:lang w:val="en-US"/>
        </w:rPr>
        <w:t xml:space="preserve">link </w:t>
      </w:r>
      <w:r w:rsidR="00F65B00" w:rsidRPr="006518C9">
        <w:rPr>
          <w:lang w:val="en-US"/>
        </w:rPr>
        <w:t>acceptor</w:t>
      </w:r>
      <w:r w:rsidR="00DD5C31" w:rsidRPr="006518C9">
        <w:rPr>
          <w:lang w:val="en-US"/>
        </w:rPr>
        <w:t xml:space="preserve"> reports a mass shift delta of zero. </w:t>
      </w:r>
      <w:r w:rsidR="00A67341" w:rsidRPr="006518C9">
        <w:rPr>
          <w:lang w:val="en-US"/>
        </w:rPr>
        <w:t>It is</w:t>
      </w:r>
      <w:r w:rsidR="0003720A" w:rsidRPr="006518C9">
        <w:rPr>
          <w:lang w:val="en-US"/>
        </w:rPr>
        <w:t xml:space="preserve"> RECOMMEND</w:t>
      </w:r>
      <w:r w:rsidR="00A67341" w:rsidRPr="006518C9">
        <w:rPr>
          <w:lang w:val="en-US"/>
        </w:rPr>
        <w:t>ED</w:t>
      </w:r>
      <w:r w:rsidR="0003720A" w:rsidRPr="006518C9">
        <w:rPr>
          <w:lang w:val="en-US"/>
        </w:rPr>
        <w:t xml:space="preserve"> that the “donor” peptide SHOULD be the longer peptide or the one with the higher molecular weight if the same length.</w:t>
      </w:r>
    </w:p>
    <w:p w14:paraId="19226F3F" w14:textId="77777777" w:rsidR="004E1EA7" w:rsidRPr="006518C9" w:rsidRDefault="004E1EA7" w:rsidP="00071A7F">
      <w:pPr>
        <w:pStyle w:val="nobreak"/>
        <w:rPr>
          <w:lang w:val="en-US"/>
        </w:rPr>
      </w:pPr>
    </w:p>
    <w:p w14:paraId="591289F2" w14:textId="2631BAC7" w:rsidR="00AE6598" w:rsidRPr="006518C9" w:rsidRDefault="00E1332F" w:rsidP="009F0C93">
      <w:pPr>
        <w:pStyle w:val="nobreak"/>
        <w:jc w:val="both"/>
        <w:rPr>
          <w:lang w:val="en-US"/>
        </w:rPr>
      </w:pPr>
      <w:r w:rsidRPr="006518C9">
        <w:rPr>
          <w:lang w:val="en-US"/>
        </w:rPr>
        <w:t>For reporting the evidence associated with the identification,</w:t>
      </w:r>
      <w:r w:rsidR="007D410C" w:rsidRPr="006518C9">
        <w:rPr>
          <w:lang w:val="en-US"/>
        </w:rPr>
        <w:t xml:space="preserve"> </w:t>
      </w:r>
      <w:r w:rsidR="00DD5C31" w:rsidRPr="006518C9">
        <w:rPr>
          <w:lang w:val="en-US"/>
        </w:rPr>
        <w:t>within a given &lt;SpectrumIdentificationResult&gt;, a pair of cross</w:t>
      </w:r>
      <w:r w:rsidR="00322152" w:rsidRPr="006518C9">
        <w:rPr>
          <w:lang w:val="en-US"/>
        </w:rPr>
        <w:t>-</w:t>
      </w:r>
      <w:r w:rsidR="00DD5C31" w:rsidRPr="006518C9">
        <w:rPr>
          <w:lang w:val="en-US"/>
        </w:rPr>
        <w:t xml:space="preserve">linked peptides </w:t>
      </w:r>
      <w:r w:rsidR="004E1EA7" w:rsidRPr="006518C9">
        <w:rPr>
          <w:lang w:val="en-US"/>
        </w:rPr>
        <w:t>MUST be</w:t>
      </w:r>
      <w:r w:rsidR="00DD5C31" w:rsidRPr="006518C9">
        <w:rPr>
          <w:lang w:val="en-US"/>
        </w:rPr>
        <w:t xml:space="preserve"> reported as two instances of &lt;SpectrumIdentificationItem&gt; through having a shared local unique identifier as the value for the CV term “cross-link spectrum identification item” (MS:1002511), as shown in Figure </w:t>
      </w:r>
      <w:r w:rsidR="0087704B" w:rsidRPr="006518C9">
        <w:rPr>
          <w:lang w:val="en-US"/>
        </w:rPr>
        <w:t>3</w:t>
      </w:r>
      <w:ins w:id="116" w:author="Jones, Andy" w:date="2017-01-09T13:28:00Z">
        <w:r w:rsidR="008A3963">
          <w:rPr>
            <w:lang w:val="en-US"/>
          </w:rPr>
          <w:t>D</w:t>
        </w:r>
      </w:ins>
      <w:del w:id="117" w:author="Jones, Andy" w:date="2017-01-09T13:28:00Z">
        <w:r w:rsidR="00DD5C31" w:rsidRPr="006518C9" w:rsidDel="008A3963">
          <w:rPr>
            <w:lang w:val="en-US"/>
          </w:rPr>
          <w:delText>d</w:delText>
        </w:r>
      </w:del>
      <w:r w:rsidR="00DD5C31" w:rsidRPr="006518C9">
        <w:rPr>
          <w:lang w:val="en-US"/>
        </w:rPr>
        <w:t>.</w:t>
      </w:r>
      <w:r w:rsidR="00AE6598" w:rsidRPr="006518C9">
        <w:rPr>
          <w:lang w:val="en-US"/>
        </w:rPr>
        <w:t xml:space="preserve"> The two instances of &lt;SpectrumIdentificationItem&gt; MUST also share the same value for the rank attribute. </w:t>
      </w:r>
    </w:p>
    <w:p w14:paraId="3742DC63" w14:textId="77777777" w:rsidR="00AE6598" w:rsidRPr="006518C9" w:rsidRDefault="00AE6598" w:rsidP="00071A7F">
      <w:pPr>
        <w:pStyle w:val="nobreak"/>
        <w:rPr>
          <w:lang w:val="en-US"/>
        </w:rPr>
      </w:pPr>
    </w:p>
    <w:p w14:paraId="1B0D82C8" w14:textId="5CD73AC2" w:rsidR="009813A2" w:rsidRPr="006518C9" w:rsidRDefault="00DD5C31" w:rsidP="00B151A4">
      <w:pPr>
        <w:pStyle w:val="nobreak"/>
        <w:jc w:val="both"/>
        <w:rPr>
          <w:lang w:val="en-US" w:eastAsia="en-US"/>
        </w:rPr>
      </w:pPr>
      <w:r w:rsidRPr="006518C9">
        <w:rPr>
          <w:lang w:val="en-US"/>
        </w:rPr>
        <w:t>If the search engine has produced a single score for the cross</w:t>
      </w:r>
      <w:r w:rsidR="00322152" w:rsidRPr="006518C9">
        <w:rPr>
          <w:lang w:val="en-US"/>
        </w:rPr>
        <w:t>-</w:t>
      </w:r>
      <w:r w:rsidRPr="006518C9">
        <w:rPr>
          <w:lang w:val="en-US"/>
        </w:rPr>
        <w:t xml:space="preserve">linked pair, both &lt;SpectrumIdentificationItem&gt; elements must carry the identical score (CV term and value, as in Figure </w:t>
      </w:r>
      <w:r w:rsidR="0087704B" w:rsidRPr="006518C9">
        <w:rPr>
          <w:lang w:val="en-US"/>
        </w:rPr>
        <w:t>3</w:t>
      </w:r>
      <w:ins w:id="118" w:author="Jones, Andy" w:date="2017-01-09T13:28:00Z">
        <w:r w:rsidR="008A3963">
          <w:rPr>
            <w:lang w:val="en-US"/>
          </w:rPr>
          <w:t>E</w:t>
        </w:r>
      </w:ins>
      <w:del w:id="119" w:author="Jones, Andy" w:date="2017-01-09T13:28:00Z">
        <w:r w:rsidRPr="006518C9" w:rsidDel="008A3963">
          <w:rPr>
            <w:lang w:val="en-US"/>
          </w:rPr>
          <w:delText>e</w:delText>
        </w:r>
      </w:del>
      <w:r w:rsidRPr="006518C9">
        <w:rPr>
          <w:lang w:val="en-US"/>
        </w:rPr>
        <w:t>), but the two chains may also have additional, independent scores if needed</w:t>
      </w:r>
      <w:r w:rsidR="00D70137" w:rsidRPr="006518C9">
        <w:rPr>
          <w:lang w:val="en-US"/>
        </w:rPr>
        <w:t xml:space="preserve"> (not shown)</w:t>
      </w:r>
      <w:r w:rsidRPr="006518C9">
        <w:rPr>
          <w:lang w:val="en-US"/>
        </w:rPr>
        <w:t>.</w:t>
      </w:r>
      <w:r w:rsidR="00921D64" w:rsidRPr="006518C9">
        <w:rPr>
          <w:lang w:val="en-US" w:eastAsia="en-US"/>
        </w:rPr>
        <w:t xml:space="preserve"> </w:t>
      </w:r>
    </w:p>
    <w:p w14:paraId="705EEAB3" w14:textId="77777777" w:rsidR="00302E1A" w:rsidRPr="006518C9" w:rsidRDefault="00302E1A" w:rsidP="00B151A4">
      <w:pPr>
        <w:jc w:val="both"/>
        <w:rPr>
          <w:lang w:val="en-US" w:eastAsia="en-US"/>
        </w:rPr>
      </w:pPr>
    </w:p>
    <w:p w14:paraId="045ED023" w14:textId="77777777" w:rsidR="0079619C" w:rsidRPr="006518C9" w:rsidRDefault="00302E1A" w:rsidP="00B151A4">
      <w:pPr>
        <w:jc w:val="both"/>
        <w:rPr>
          <w:lang w:val="en-US" w:eastAsia="en-US"/>
        </w:rPr>
      </w:pPr>
      <w:r w:rsidRPr="006518C9">
        <w:rPr>
          <w:lang w:val="en-US" w:eastAsia="en-US"/>
        </w:rPr>
        <w:t xml:space="preserve">Both </w:t>
      </w:r>
      <w:r w:rsidRPr="006518C9">
        <w:rPr>
          <w:i/>
          <w:lang w:val="en-US" w:eastAsia="en-US"/>
        </w:rPr>
        <w:t>&lt;SpectrumIdentificationItem&gt;</w:t>
      </w:r>
      <w:r w:rsidRPr="006518C9">
        <w:rPr>
          <w:lang w:val="en-US" w:eastAsia="en-US"/>
        </w:rPr>
        <w:t xml:space="preserve"> elements </w:t>
      </w:r>
      <w:r w:rsidR="001E019A" w:rsidRPr="006518C9">
        <w:rPr>
          <w:lang w:val="en-US" w:eastAsia="en-US"/>
        </w:rPr>
        <w:t>MUST</w:t>
      </w:r>
      <w:r w:rsidRPr="006518C9">
        <w:rPr>
          <w:lang w:val="en-US" w:eastAsia="en-US"/>
        </w:rPr>
        <w:t xml:space="preserve"> have the same value for experimentalMassToCharge (i.e</w:t>
      </w:r>
      <w:r w:rsidR="0079619C" w:rsidRPr="006518C9">
        <w:rPr>
          <w:lang w:val="en-US" w:eastAsia="en-US"/>
        </w:rPr>
        <w:t>. the measured precursor mass</w:t>
      </w:r>
      <w:r w:rsidR="001B3FEE" w:rsidRPr="006518C9">
        <w:rPr>
          <w:lang w:val="en-US" w:eastAsia="en-US"/>
        </w:rPr>
        <w:t xml:space="preserve"> value</w:t>
      </w:r>
      <w:r w:rsidR="0079619C" w:rsidRPr="006518C9">
        <w:rPr>
          <w:lang w:val="en-US" w:eastAsia="en-US"/>
        </w:rPr>
        <w:t xml:space="preserve">) and for </w:t>
      </w:r>
      <w:r w:rsidR="0079619C" w:rsidRPr="006518C9">
        <w:rPr>
          <w:i/>
          <w:lang w:val="en-US" w:eastAsia="en-US"/>
        </w:rPr>
        <w:t>calculatedMassToCharge</w:t>
      </w:r>
      <w:r w:rsidR="0079619C" w:rsidRPr="006518C9">
        <w:rPr>
          <w:lang w:val="en-US" w:eastAsia="en-US"/>
        </w:rPr>
        <w:t xml:space="preserve"> representing the theoretical mass of the pair of peptides plus the cross-link. </w:t>
      </w:r>
    </w:p>
    <w:p w14:paraId="446392F9" w14:textId="77777777" w:rsidR="0079619C" w:rsidRPr="006518C9" w:rsidRDefault="0079619C" w:rsidP="00B151A4">
      <w:pPr>
        <w:jc w:val="both"/>
        <w:rPr>
          <w:lang w:val="en-US" w:eastAsia="en-US"/>
        </w:rPr>
      </w:pPr>
    </w:p>
    <w:p w14:paraId="3B0A4681" w14:textId="77777777" w:rsidR="00302E1A" w:rsidRPr="006518C9" w:rsidRDefault="00302E1A" w:rsidP="00B151A4">
      <w:pPr>
        <w:jc w:val="both"/>
        <w:rPr>
          <w:lang w:val="en-US" w:eastAsia="en-US"/>
        </w:rPr>
      </w:pPr>
    </w:p>
    <w:p w14:paraId="143F99DC" w14:textId="77777777" w:rsidR="00D70137" w:rsidRPr="006518C9" w:rsidRDefault="00D70137" w:rsidP="00D70137">
      <w:pPr>
        <w:rPr>
          <w:b/>
          <w:i/>
          <w:lang w:val="en-US" w:eastAsia="en-US"/>
        </w:rPr>
      </w:pPr>
      <w:r w:rsidRPr="006518C9">
        <w:rPr>
          <w:b/>
          <w:i/>
          <w:lang w:val="en-US" w:eastAsia="en-US"/>
        </w:rPr>
        <w:t>Encoding information from stable isotope labelling or multiple fragmentation approaches</w:t>
      </w:r>
    </w:p>
    <w:p w14:paraId="66FE3BFA" w14:textId="77777777" w:rsidR="001B3FEE" w:rsidRPr="006518C9" w:rsidRDefault="00D70137" w:rsidP="001B3FEE">
      <w:pPr>
        <w:jc w:val="both"/>
        <w:rPr>
          <w:lang w:val="en-US"/>
        </w:rPr>
      </w:pPr>
      <w:r w:rsidRPr="006518C9">
        <w:rPr>
          <w:lang w:val="en-US"/>
        </w:rPr>
        <w:t xml:space="preserve">In some workflows, a consensus spectrum or collection of spectra is interpreted together to arrive at an identification of the cross-linked pair. </w:t>
      </w:r>
      <w:r w:rsidR="008A6B4B" w:rsidRPr="006518C9">
        <w:rPr>
          <w:lang w:val="en-US"/>
        </w:rPr>
        <w:t xml:space="preserve">For cases where data are </w:t>
      </w:r>
      <w:r w:rsidR="008A6B4B" w:rsidRPr="006518C9">
        <w:rPr>
          <w:i/>
          <w:lang w:val="en-US"/>
        </w:rPr>
        <w:t xml:space="preserve">post-processed </w:t>
      </w:r>
      <w:r w:rsidR="008A6B4B" w:rsidRPr="006518C9">
        <w:rPr>
          <w:lang w:val="en-US"/>
        </w:rPr>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sidRPr="006518C9">
        <w:rPr>
          <w:vertAlign w:val="superscript"/>
          <w:lang w:val="en-US"/>
        </w:rPr>
        <w:t>3</w:t>
      </w:r>
      <w:r w:rsidR="008A6B4B" w:rsidRPr="006518C9">
        <w:rPr>
          <w:lang w:val="en-US"/>
        </w:rPr>
        <w:t xml:space="preserve"> fragmentation of particular MS</w:t>
      </w:r>
      <w:r w:rsidR="008A6B4B" w:rsidRPr="006518C9">
        <w:rPr>
          <w:vertAlign w:val="superscript"/>
          <w:lang w:val="en-US"/>
        </w:rPr>
        <w:t>2</w:t>
      </w:r>
      <w:r w:rsidR="008A6B4B" w:rsidRPr="006518C9">
        <w:rPr>
          <w:lang w:val="en-US"/>
        </w:rPr>
        <w:t xml:space="preserve"> products. In these cases, the &lt;SpectraData&gt; element SHOULD specify that it is using a “combined spectra” type of input file format (Table 2). The referenced spectrum (</w:t>
      </w:r>
      <w:r w:rsidR="008A6B4B" w:rsidRPr="006518C9">
        <w:rPr>
          <w:i/>
          <w:lang w:val="en-US"/>
        </w:rPr>
        <w:t>via</w:t>
      </w:r>
      <w:r w:rsidR="008A6B4B" w:rsidRPr="006518C9">
        <w:rPr>
          <w:lang w:val="en-US"/>
        </w:rPr>
        <w:t xml:space="preserve"> the </w:t>
      </w:r>
      <w:r w:rsidR="008A6B4B" w:rsidRPr="006518C9">
        <w:rPr>
          <w:i/>
          <w:lang w:val="en-US"/>
        </w:rPr>
        <w:t>spectrumID</w:t>
      </w:r>
      <w:r w:rsidR="008A6B4B" w:rsidRPr="006518C9">
        <w:rPr>
          <w:lang w:val="en-US"/>
        </w:rPr>
        <w:t xml:space="preserve"> attribute) SHOULD contain </w:t>
      </w:r>
      <w:r w:rsidRPr="006518C9">
        <w:rPr>
          <w:lang w:val="en-US"/>
        </w:rPr>
        <w:t xml:space="preserve">a comma-separated list of identifiers e.g. </w:t>
      </w:r>
      <w:r w:rsidR="008A6B4B" w:rsidRPr="006518C9">
        <w:rPr>
          <w:i/>
          <w:lang w:val="en-US"/>
        </w:rPr>
        <w:t>spectrumID=</w:t>
      </w:r>
      <w:r w:rsidR="00BA0F40" w:rsidRPr="006518C9">
        <w:rPr>
          <w:i/>
          <w:lang w:val="en-US"/>
        </w:rPr>
        <w:t xml:space="preserve"> “</w:t>
      </w:r>
      <w:r w:rsidRPr="006518C9">
        <w:rPr>
          <w:i/>
          <w:lang w:val="en-US"/>
        </w:rPr>
        <w:t>index=1001, index=1007</w:t>
      </w:r>
      <w:r w:rsidR="008A6B4B" w:rsidRPr="006518C9">
        <w:rPr>
          <w:i/>
          <w:lang w:val="en-US"/>
        </w:rPr>
        <w:t>”</w:t>
      </w:r>
      <w:r w:rsidR="00BA0F40" w:rsidRPr="006518C9">
        <w:rPr>
          <w:lang w:val="en-US"/>
        </w:rPr>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p>
    <w:p w14:paraId="424FC25B" w14:textId="77777777" w:rsidR="001B3FEE" w:rsidRPr="006518C9" w:rsidRDefault="001B3FEE" w:rsidP="001B3FEE">
      <w:pPr>
        <w:jc w:val="both"/>
        <w:rPr>
          <w:lang w:val="en-US"/>
        </w:rPr>
      </w:pPr>
    </w:p>
    <w:p w14:paraId="08E0036A" w14:textId="77777777" w:rsidR="00D70137" w:rsidRPr="006518C9" w:rsidRDefault="001B3FEE" w:rsidP="001B3FEE">
      <w:pPr>
        <w:jc w:val="both"/>
        <w:rPr>
          <w:lang w:val="en-US"/>
        </w:rPr>
      </w:pPr>
      <w:r w:rsidRPr="006518C9">
        <w:rPr>
          <w:lang w:val="en-US"/>
        </w:rPr>
        <w:t>In the case of different fragmentation approaches (e.g. MS</w:t>
      </w:r>
      <w:r w:rsidRPr="006518C9">
        <w:rPr>
          <w:vertAlign w:val="superscript"/>
          <w:lang w:val="en-US"/>
        </w:rPr>
        <w:t>2</w:t>
      </w:r>
      <w:r w:rsidRPr="006518C9">
        <w:rPr>
          <w:lang w:val="en-US"/>
        </w:rPr>
        <w:t xml:space="preserve"> and MS</w:t>
      </w:r>
      <w:r w:rsidRPr="006518C9">
        <w:rPr>
          <w:vertAlign w:val="superscript"/>
          <w:lang w:val="en-US"/>
        </w:rPr>
        <w:t>3</w:t>
      </w:r>
      <w:r w:rsidRPr="006518C9">
        <w:rPr>
          <w:lang w:val="en-US"/>
        </w:rPr>
        <w:t>) applied to a single pair of cross-linked peptides, there SHOULD be exactly two &lt;SpectrumIdentificationItem&gt; elements sharing the same identifier under “cross-link spectrum identification item”. In the case, of “light” and “heavy” cross-linked peptides, there SHOULD be exactly four &lt;SpectrumIdentificationItem&gt; elements, all sharing the same identifier under “cross-link spectrum identification item” (light alpha chain, light beta chain, heavy alpha chain, heavy beta chain).</w:t>
      </w:r>
    </w:p>
    <w:p w14:paraId="14EFB1A2" w14:textId="77777777" w:rsidR="001B3FEE" w:rsidRPr="006518C9" w:rsidRDefault="001B3FEE" w:rsidP="001B3FEE">
      <w:pPr>
        <w:jc w:val="both"/>
        <w:rPr>
          <w:lang w:val="en-US"/>
        </w:rPr>
      </w:pPr>
    </w:p>
    <w:p w14:paraId="4A7E4933" w14:textId="77777777" w:rsidR="001B3FEE" w:rsidRPr="006518C9" w:rsidRDefault="001B3FEE" w:rsidP="001B3FEE">
      <w:pPr>
        <w:jc w:val="both"/>
        <w:rPr>
          <w:lang w:val="en-US"/>
        </w:rPr>
      </w:pPr>
    </w:p>
    <w:p w14:paraId="69CB0FF4" w14:textId="77777777" w:rsidR="008A6B4B" w:rsidRPr="006518C9" w:rsidRDefault="008A6B4B" w:rsidP="008A6B4B">
      <w:pPr>
        <w:rPr>
          <w:lang w:val="en-US"/>
        </w:rPr>
      </w:pPr>
    </w:p>
    <w:p w14:paraId="2E2FE918" w14:textId="77777777" w:rsidR="00D70137" w:rsidRPr="006518C9" w:rsidRDefault="00D70137" w:rsidP="00D70137">
      <w:pPr>
        <w:rPr>
          <w:b/>
          <w:i/>
          <w:lang w:val="en-US" w:eastAsia="en-US"/>
        </w:rPr>
      </w:pPr>
    </w:p>
    <w:p w14:paraId="7F0E154E" w14:textId="77777777" w:rsidR="004C0029" w:rsidRPr="006518C9" w:rsidRDefault="003814F2" w:rsidP="00071A7F">
      <w:pPr>
        <w:keepNext/>
        <w:rPr>
          <w:lang w:val="en-US"/>
        </w:rPr>
      </w:pPr>
      <w:r>
        <w:rPr>
          <w:lang w:val="en-US"/>
        </w:rPr>
        <w:lastRenderedPageBreak/>
        <w:pict w14:anchorId="5C8C5FED">
          <v:shape id="_x0000_i1027" type="#_x0000_t75" style="width:489.6pt;height:677.4pt">
            <v:imagedata r:id="rId27" o:title=""/>
          </v:shape>
        </w:pict>
      </w:r>
    </w:p>
    <w:p w14:paraId="5A545E80" w14:textId="77777777" w:rsidR="00A84328" w:rsidRPr="006518C9" w:rsidRDefault="004C0029" w:rsidP="00B151A4">
      <w:pPr>
        <w:pStyle w:val="Caption"/>
        <w:jc w:val="both"/>
        <w:rPr>
          <w:b w:val="0"/>
          <w:lang w:val="en-US"/>
        </w:rPr>
      </w:pPr>
      <w:bookmarkStart w:id="120" w:name="_Ref40901689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3</w:t>
      </w:r>
      <w:r w:rsidR="00251338" w:rsidRPr="006518C9">
        <w:rPr>
          <w:noProof/>
          <w:lang w:val="en-US"/>
        </w:rPr>
        <w:fldChar w:fldCharType="end"/>
      </w:r>
      <w:bookmarkEnd w:id="120"/>
      <w:r w:rsidR="00CE6DC1" w:rsidRPr="006518C9">
        <w:rPr>
          <w:lang w:val="en-US"/>
        </w:rPr>
        <w:t>.</w:t>
      </w:r>
      <w:r w:rsidRPr="006518C9">
        <w:rPr>
          <w:lang w:val="en-US"/>
        </w:rPr>
        <w:t xml:space="preserve"> </w:t>
      </w:r>
      <w:r w:rsidRPr="006518C9">
        <w:rPr>
          <w:b w:val="0"/>
          <w:lang w:val="en-US"/>
        </w:rPr>
        <w:t xml:space="preserve">The encoding in mzIdentML </w:t>
      </w:r>
      <w:r w:rsidR="00B151A4" w:rsidRPr="006518C9">
        <w:rPr>
          <w:b w:val="0"/>
          <w:lang w:val="en-US"/>
        </w:rPr>
        <w:t xml:space="preserve">1.2.0 </w:t>
      </w:r>
      <w:r w:rsidRPr="006518C9">
        <w:rPr>
          <w:b w:val="0"/>
          <w:lang w:val="en-US"/>
        </w:rPr>
        <w:t>for annotating results of searches including cross</w:t>
      </w:r>
      <w:r w:rsidR="00022639" w:rsidRPr="006518C9">
        <w:rPr>
          <w:b w:val="0"/>
          <w:lang w:val="en-US"/>
        </w:rPr>
        <w:t>-</w:t>
      </w:r>
      <w:r w:rsidRPr="006518C9">
        <w:rPr>
          <w:b w:val="0"/>
          <w:lang w:val="en-US"/>
        </w:rPr>
        <w:t xml:space="preserve">linked peptides. </w:t>
      </w:r>
    </w:p>
    <w:p w14:paraId="71BA366E" w14:textId="77777777" w:rsidR="004C0029" w:rsidRPr="006518C9" w:rsidRDefault="004C0029" w:rsidP="00466496">
      <w:pPr>
        <w:rPr>
          <w:lang w:val="en-US"/>
        </w:rPr>
      </w:pPr>
    </w:p>
    <w:p w14:paraId="0FC70350" w14:textId="77777777" w:rsidR="007C6533" w:rsidRPr="006518C9" w:rsidRDefault="007C6533" w:rsidP="007C6533">
      <w:pPr>
        <w:rPr>
          <w:b/>
          <w:i/>
          <w:lang w:val="en-US"/>
        </w:rPr>
      </w:pPr>
      <w:r w:rsidRPr="006518C9">
        <w:rPr>
          <w:b/>
          <w:i/>
          <w:lang w:val="en-US"/>
        </w:rPr>
        <w:t>Encoding evidence associated with cross-linked position</w:t>
      </w:r>
    </w:p>
    <w:p w14:paraId="60D6D686" w14:textId="77777777" w:rsidR="007C6533" w:rsidRPr="006518C9" w:rsidRDefault="007C6533" w:rsidP="001B3FEE">
      <w:pPr>
        <w:jc w:val="both"/>
        <w:rPr>
          <w:lang w:val="en-US"/>
        </w:rPr>
      </w:pPr>
      <w:r w:rsidRPr="006518C9">
        <w:rPr>
          <w:lang w:val="en-US"/>
        </w:rPr>
        <w:t>The encoding for cross-linked peptides MAY be combined with the encoding for modification localisation scoring, using the same mechanism</w:t>
      </w:r>
      <w:r w:rsidR="00850ED8" w:rsidRPr="006518C9">
        <w:rPr>
          <w:lang w:val="en-US"/>
        </w:rPr>
        <w:t xml:space="preserve"> (</w:t>
      </w:r>
      <w:r w:rsidR="008027C0" w:rsidRPr="006518C9">
        <w:rPr>
          <w:lang w:val="en-US"/>
        </w:rPr>
        <w:t xml:space="preserve">Section </w:t>
      </w:r>
      <w:r w:rsidR="00850ED8" w:rsidRPr="006518C9">
        <w:rPr>
          <w:lang w:val="en-US"/>
        </w:rPr>
        <w:fldChar w:fldCharType="begin"/>
      </w:r>
      <w:r w:rsidR="00850ED8" w:rsidRPr="006518C9">
        <w:rPr>
          <w:lang w:val="en-US"/>
        </w:rPr>
        <w:instrText xml:space="preserve"> REF _Ref449348756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850ED8" w:rsidRPr="006518C9">
        <w:rPr>
          <w:lang w:val="en-US"/>
        </w:rPr>
        <w:t>5.2.7</w:t>
      </w:r>
      <w:r w:rsidR="00850ED8" w:rsidRPr="006518C9">
        <w:rPr>
          <w:lang w:val="en-US"/>
        </w:rPr>
        <w:fldChar w:fldCharType="end"/>
      </w:r>
      <w:r w:rsidR="00850ED8" w:rsidRPr="006518C9">
        <w:rPr>
          <w:lang w:val="en-US"/>
        </w:rPr>
        <w:t>)</w:t>
      </w:r>
      <w:r w:rsidRPr="006518C9">
        <w:rPr>
          <w:lang w:val="en-US"/>
        </w:rPr>
        <w:t xml:space="preserve">. </w:t>
      </w:r>
    </w:p>
    <w:p w14:paraId="2CF0B0F1" w14:textId="77777777" w:rsidR="001E31F2" w:rsidRPr="006518C9" w:rsidRDefault="001E31F2" w:rsidP="001B3FEE">
      <w:pPr>
        <w:jc w:val="both"/>
        <w:rPr>
          <w:lang w:val="en-US"/>
        </w:rPr>
      </w:pPr>
    </w:p>
    <w:p w14:paraId="28C0D45C" w14:textId="77777777" w:rsidR="001E31F2" w:rsidRPr="006518C9" w:rsidRDefault="001E31F2" w:rsidP="001B3FEE">
      <w:pPr>
        <w:jc w:val="both"/>
        <w:rPr>
          <w:b/>
          <w:i/>
          <w:lang w:val="en-US"/>
        </w:rPr>
      </w:pPr>
      <w:r w:rsidRPr="006518C9">
        <w:rPr>
          <w:b/>
          <w:i/>
          <w:lang w:val="en-US"/>
        </w:rPr>
        <w:t>Encoding peptide-level rescoring of cross-linking data</w:t>
      </w:r>
    </w:p>
    <w:p w14:paraId="089F99DA" w14:textId="77777777" w:rsidR="001354F5" w:rsidRPr="006518C9" w:rsidRDefault="00D47088" w:rsidP="001B3FEE">
      <w:pPr>
        <w:jc w:val="both"/>
        <w:rPr>
          <w:lang w:val="en-US"/>
        </w:rPr>
      </w:pPr>
      <w:r w:rsidRPr="006518C9">
        <w:rPr>
          <w:lang w:val="en-US"/>
        </w:rPr>
        <w:t xml:space="preserve">The </w:t>
      </w:r>
      <w:r w:rsidR="001B02EB" w:rsidRPr="006518C9">
        <w:rPr>
          <w:lang w:val="en-US"/>
        </w:rPr>
        <w:t>cross-linking approach MAY also be combined with peptide-level re-scoring (</w:t>
      </w:r>
      <w:r w:rsidR="00F65B00" w:rsidRPr="006518C9">
        <w:rPr>
          <w:lang w:val="en-US"/>
        </w:rPr>
        <w:t xml:space="preserve">Section </w:t>
      </w:r>
      <w:r w:rsidR="00F65B00" w:rsidRPr="006518C9">
        <w:rPr>
          <w:lang w:val="en-US"/>
        </w:rPr>
        <w:fldChar w:fldCharType="begin"/>
      </w:r>
      <w:r w:rsidR="00F65B00" w:rsidRPr="006518C9">
        <w:rPr>
          <w:lang w:val="en-US"/>
        </w:rPr>
        <w:instrText xml:space="preserve"> REF _Ref409017290 \n \h </w:instrText>
      </w:r>
      <w:r w:rsidR="001B3FEE" w:rsidRPr="006518C9">
        <w:rPr>
          <w:lang w:val="en-US"/>
        </w:rPr>
        <w:instrText xml:space="preserve"> \* MERGEFORMAT </w:instrText>
      </w:r>
      <w:r w:rsidR="00F65B00" w:rsidRPr="006518C9">
        <w:rPr>
          <w:lang w:val="en-US"/>
        </w:rPr>
      </w:r>
      <w:r w:rsidR="00F65B00" w:rsidRPr="006518C9">
        <w:rPr>
          <w:lang w:val="en-US"/>
        </w:rPr>
        <w:fldChar w:fldCharType="separate"/>
      </w:r>
      <w:r w:rsidR="00F65B00" w:rsidRPr="006518C9">
        <w:rPr>
          <w:lang w:val="en-US"/>
        </w:rPr>
        <w:t>5.2.6</w:t>
      </w:r>
      <w:r w:rsidR="00F65B00" w:rsidRPr="006518C9">
        <w:rPr>
          <w:lang w:val="en-US"/>
        </w:rPr>
        <w:fldChar w:fldCharType="end"/>
      </w:r>
      <w:r w:rsidR="00F65B00" w:rsidRPr="006518C9">
        <w:rPr>
          <w:lang w:val="en-US"/>
        </w:rPr>
        <w:t xml:space="preserve">, </w:t>
      </w:r>
      <w:r w:rsidR="001B02EB" w:rsidRPr="006518C9">
        <w:rPr>
          <w:lang w:val="en-US"/>
        </w:rPr>
        <w:t xml:space="preserve">with </w:t>
      </w:r>
      <w:r w:rsidR="00850ED8" w:rsidRPr="006518C9">
        <w:rPr>
          <w:lang w:val="en-US"/>
        </w:rPr>
        <w:t>specific CV</w:t>
      </w:r>
      <w:r w:rsidR="001B02EB" w:rsidRPr="006518C9">
        <w:rPr>
          <w:lang w:val="en-US"/>
        </w:rPr>
        <w:t xml:space="preserve"> terms for </w:t>
      </w:r>
      <w:r w:rsidR="00850ED8" w:rsidRPr="006518C9">
        <w:rPr>
          <w:lang w:val="en-US"/>
        </w:rPr>
        <w:t xml:space="preserve">scores associated with </w:t>
      </w:r>
      <w:r w:rsidR="001B02EB" w:rsidRPr="006518C9">
        <w:rPr>
          <w:lang w:val="en-US"/>
        </w:rPr>
        <w:t>cross-linked peptides</w:t>
      </w:r>
      <w:r w:rsidR="00850ED8" w:rsidRPr="006518C9">
        <w:rPr>
          <w:lang w:val="en-US"/>
        </w:rPr>
        <w:t xml:space="preserve"> rather than PSM-level terms</w:t>
      </w:r>
      <w:r w:rsidR="001B02EB" w:rsidRPr="006518C9">
        <w:rPr>
          <w:lang w:val="en-US"/>
        </w:rPr>
        <w:t>), for approaches that do not follow the consensus spectrum approach outlined above</w:t>
      </w:r>
      <w:r w:rsidR="001E31F2" w:rsidRPr="006518C9">
        <w:rPr>
          <w:lang w:val="en-US"/>
        </w:rPr>
        <w:t>.</w:t>
      </w:r>
    </w:p>
    <w:p w14:paraId="6DDDFE29" w14:textId="77777777" w:rsidR="001E31F2" w:rsidRPr="006518C9" w:rsidRDefault="001E31F2" w:rsidP="001B3FEE">
      <w:pPr>
        <w:jc w:val="both"/>
        <w:rPr>
          <w:lang w:val="en-US"/>
        </w:rPr>
      </w:pPr>
    </w:p>
    <w:p w14:paraId="786C4D0C" w14:textId="77777777" w:rsidR="001E31F2" w:rsidRPr="006518C9" w:rsidRDefault="001E31F2" w:rsidP="001B3FEE">
      <w:pPr>
        <w:jc w:val="both"/>
        <w:rPr>
          <w:b/>
          <w:i/>
          <w:lang w:val="en-US"/>
        </w:rPr>
      </w:pPr>
      <w:r w:rsidRPr="006518C9">
        <w:rPr>
          <w:b/>
          <w:i/>
          <w:lang w:val="en-US"/>
        </w:rPr>
        <w:t>Encoding protein-level interaction evidence</w:t>
      </w:r>
    </w:p>
    <w:p w14:paraId="6DD4C3C3" w14:textId="77777777" w:rsidR="001E31F2" w:rsidRPr="006518C9" w:rsidRDefault="001E31F2" w:rsidP="001B3FEE">
      <w:pPr>
        <w:jc w:val="both"/>
        <w:rPr>
          <w:lang w:val="en-US"/>
        </w:rPr>
      </w:pPr>
      <w:r w:rsidRPr="006518C9">
        <w:rPr>
          <w:lang w:val="en-US"/>
        </w:rPr>
        <w:t xml:space="preserve">In cross-linking, protein identification, grouping or inference SHOULD follow the general encoding as decribed in Section </w:t>
      </w:r>
      <w:r w:rsidR="00850ED8" w:rsidRPr="006518C9">
        <w:rPr>
          <w:lang w:val="en-US"/>
        </w:rPr>
        <w:fldChar w:fldCharType="begin"/>
      </w:r>
      <w:r w:rsidR="00850ED8" w:rsidRPr="006518C9">
        <w:rPr>
          <w:lang w:val="en-US"/>
        </w:rPr>
        <w:instrText xml:space="preserve"> REF _Ref374439841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850ED8" w:rsidRPr="006518C9">
        <w:rPr>
          <w:lang w:val="en-US"/>
        </w:rPr>
        <w:t>5.2.1</w:t>
      </w:r>
      <w:r w:rsidR="00850ED8" w:rsidRPr="006518C9">
        <w:rPr>
          <w:lang w:val="en-US"/>
        </w:rPr>
        <w:fldChar w:fldCharType="end"/>
      </w:r>
      <w:r w:rsidR="00850ED8" w:rsidRPr="006518C9">
        <w:rPr>
          <w:lang w:val="en-US"/>
        </w:rPr>
        <w:t>.</w:t>
      </w:r>
      <w:r w:rsidR="00BE494F" w:rsidRPr="006518C9">
        <w:rPr>
          <w:lang w:val="en-US"/>
        </w:rPr>
        <w:t xml:space="preserve"> Where software has evidence that a pair of proteins is interacting due to the presence of cross-linked peptides, such evidence can be encoded through adding CV terms</w:t>
      </w:r>
      <w:r w:rsidR="00B94BFE" w:rsidRPr="006518C9">
        <w:rPr>
          <w:lang w:val="en-US"/>
        </w:rPr>
        <w:t xml:space="preserve"> to the &lt;</w:t>
      </w:r>
      <w:r w:rsidR="00F55126" w:rsidRPr="006518C9">
        <w:rPr>
          <w:lang w:val="en-US"/>
        </w:rPr>
        <w:t>ProteinDetectionHypothesis</w:t>
      </w:r>
      <w:r w:rsidR="00B94BFE" w:rsidRPr="006518C9">
        <w:rPr>
          <w:lang w:val="en-US"/>
        </w:rPr>
        <w:t>&gt;</w:t>
      </w:r>
      <w:r w:rsidR="00F55126" w:rsidRPr="006518C9">
        <w:rPr>
          <w:lang w:val="en-US"/>
        </w:rPr>
        <w:t xml:space="preserve"> elements</w:t>
      </w:r>
      <w:r w:rsidR="00B94BFE" w:rsidRPr="006518C9">
        <w:rPr>
          <w:lang w:val="en-US"/>
        </w:rPr>
        <w:t xml:space="preserve"> elements representing the two </w:t>
      </w:r>
      <w:r w:rsidR="00EB0E86" w:rsidRPr="006518C9">
        <w:rPr>
          <w:lang w:val="en-US"/>
        </w:rPr>
        <w:t xml:space="preserve">interacting </w:t>
      </w:r>
      <w:r w:rsidR="00B94BFE" w:rsidRPr="006518C9">
        <w:rPr>
          <w:lang w:val="en-US"/>
        </w:rPr>
        <w:t>proteins</w:t>
      </w:r>
      <w:r w:rsidR="00C765EB" w:rsidRPr="006518C9">
        <w:rPr>
          <w:lang w:val="en-US"/>
        </w:rPr>
        <w:t xml:space="preserve"> (</w:t>
      </w:r>
      <w:r w:rsidR="00C765EB" w:rsidRPr="006518C9">
        <w:rPr>
          <w:lang w:val="en-US"/>
        </w:rPr>
        <w:fldChar w:fldCharType="begin"/>
      </w:r>
      <w:r w:rsidR="00C765EB" w:rsidRPr="006518C9">
        <w:rPr>
          <w:lang w:val="en-US"/>
        </w:rPr>
        <w:instrText xml:space="preserve"> REF _Ref449349335 \h </w:instrText>
      </w:r>
      <w:r w:rsidR="001B3FEE" w:rsidRPr="006518C9">
        <w:rPr>
          <w:lang w:val="en-US"/>
        </w:rPr>
        <w:instrText xml:space="preserve"> \* MERGEFORMAT </w:instrText>
      </w:r>
      <w:r w:rsidR="00C765EB" w:rsidRPr="006518C9">
        <w:rPr>
          <w:lang w:val="en-US"/>
        </w:rPr>
      </w:r>
      <w:r w:rsidR="00C765EB" w:rsidRPr="006518C9">
        <w:rPr>
          <w:lang w:val="en-US"/>
        </w:rPr>
        <w:fldChar w:fldCharType="separate"/>
      </w:r>
      <w:r w:rsidR="00C765EB" w:rsidRPr="006518C9">
        <w:rPr>
          <w:lang w:val="en-US"/>
        </w:rPr>
        <w:t xml:space="preserve">Figure </w:t>
      </w:r>
      <w:r w:rsidR="00C765EB" w:rsidRPr="006518C9">
        <w:rPr>
          <w:noProof/>
          <w:lang w:val="en-US"/>
        </w:rPr>
        <w:t>4</w:t>
      </w:r>
      <w:r w:rsidR="00C765EB" w:rsidRPr="006518C9">
        <w:rPr>
          <w:lang w:val="en-US"/>
        </w:rPr>
        <w:fldChar w:fldCharType="end"/>
      </w:r>
      <w:r w:rsidR="00C765EB" w:rsidRPr="006518C9">
        <w:rPr>
          <w:lang w:val="en-US"/>
        </w:rPr>
        <w:t>)</w:t>
      </w:r>
      <w:r w:rsidR="00B94BFE" w:rsidRPr="006518C9">
        <w:rPr>
          <w:lang w:val="en-US"/>
        </w:rPr>
        <w:t xml:space="preserve">. </w:t>
      </w:r>
      <w:r w:rsidR="00F55126" w:rsidRPr="006518C9">
        <w:rPr>
          <w:lang w:val="en-US"/>
        </w:rPr>
        <w:t xml:space="preserve">The value slot of the CV term MUST have the exact structure as shown in </w:t>
      </w:r>
      <w:r w:rsidR="00F55126" w:rsidRPr="006518C9">
        <w:rPr>
          <w:lang w:val="en-US"/>
        </w:rPr>
        <w:fldChar w:fldCharType="begin"/>
      </w:r>
      <w:r w:rsidR="00F55126" w:rsidRPr="006518C9">
        <w:rPr>
          <w:lang w:val="en-US"/>
        </w:rPr>
        <w:instrText xml:space="preserve"> REF _Ref449349335 \h </w:instrText>
      </w:r>
      <w:r w:rsidR="001B3FEE" w:rsidRPr="006518C9">
        <w:rPr>
          <w:lang w:val="en-US"/>
        </w:rPr>
        <w:instrText xml:space="preserve"> \* MERGEFORMAT </w:instrText>
      </w:r>
      <w:r w:rsidR="00F55126" w:rsidRPr="006518C9">
        <w:rPr>
          <w:lang w:val="en-US"/>
        </w:rPr>
      </w:r>
      <w:r w:rsidR="00F55126" w:rsidRPr="006518C9">
        <w:rPr>
          <w:lang w:val="en-US"/>
        </w:rPr>
        <w:fldChar w:fldCharType="separate"/>
      </w:r>
      <w:r w:rsidR="00F55126" w:rsidRPr="006518C9">
        <w:rPr>
          <w:lang w:val="en-US"/>
        </w:rPr>
        <w:t xml:space="preserve">Figure </w:t>
      </w:r>
      <w:r w:rsidR="00F55126" w:rsidRPr="006518C9">
        <w:rPr>
          <w:noProof/>
          <w:lang w:val="en-US"/>
        </w:rPr>
        <w:t>4</w:t>
      </w:r>
      <w:r w:rsidR="00F55126" w:rsidRPr="006518C9">
        <w:rPr>
          <w:lang w:val="en-US"/>
        </w:rPr>
        <w:fldChar w:fldCharType="end"/>
      </w:r>
      <w:r w:rsidR="00F55126" w:rsidRPr="006518C9">
        <w:rPr>
          <w:lang w:val="en-US"/>
        </w:rPr>
        <w:t xml:space="preserve">. </w:t>
      </w:r>
    </w:p>
    <w:p w14:paraId="1666FA2A" w14:textId="77777777" w:rsidR="00C765EB" w:rsidRPr="006518C9" w:rsidRDefault="00C765EB" w:rsidP="001B3FEE">
      <w:pPr>
        <w:jc w:val="both"/>
        <w:rPr>
          <w:lang w:val="en-US"/>
        </w:rPr>
      </w:pPr>
    </w:p>
    <w:p w14:paraId="0797ED83" w14:textId="77777777" w:rsidR="001B02EB" w:rsidRPr="006518C9" w:rsidRDefault="001B02EB" w:rsidP="001B3FEE">
      <w:pPr>
        <w:jc w:val="both"/>
        <w:rPr>
          <w:lang w:val="en-US"/>
        </w:rPr>
      </w:pPr>
      <w:r w:rsidRPr="006518C9">
        <w:rPr>
          <w:lang w:val="en-US"/>
        </w:rPr>
        <w:t xml:space="preserve">If evidence exists that the same protein forms a homo-dimer, then the same </w:t>
      </w:r>
      <w:r w:rsidR="003D4253" w:rsidRPr="006518C9">
        <w:rPr>
          <w:lang w:val="en-US"/>
        </w:rPr>
        <w:t>protein accession can be used (</w:t>
      </w:r>
      <w:r w:rsidR="003D4253" w:rsidRPr="006518C9">
        <w:rPr>
          <w:i/>
          <w:lang w:val="en-US"/>
        </w:rPr>
        <w:t>via</w:t>
      </w:r>
      <w:r w:rsidR="003D4253" w:rsidRPr="006518C9">
        <w:rPr>
          <w:lang w:val="en-US"/>
        </w:rPr>
        <w:t xml:space="preserve"> </w:t>
      </w:r>
      <w:r w:rsidR="00C765EB" w:rsidRPr="006518C9">
        <w:rPr>
          <w:lang w:val="en-US"/>
        </w:rPr>
        <w:t>two &lt;</w:t>
      </w:r>
      <w:r w:rsidR="003D4253" w:rsidRPr="006518C9">
        <w:rPr>
          <w:lang w:val="en-US"/>
        </w:rPr>
        <w:t>P</w:t>
      </w:r>
      <w:r w:rsidR="00C765EB" w:rsidRPr="006518C9">
        <w:rPr>
          <w:lang w:val="en-US"/>
        </w:rPr>
        <w:t>roteinDetectionHypothesis&gt; elements</w:t>
      </w:r>
      <w:r w:rsidR="003D4253" w:rsidRPr="006518C9">
        <w:rPr>
          <w:lang w:val="en-US"/>
        </w:rPr>
        <w:t xml:space="preserve">) in </w:t>
      </w:r>
      <w:r w:rsidR="00C765EB" w:rsidRPr="006518C9">
        <w:rPr>
          <w:lang w:val="en-US"/>
        </w:rPr>
        <w:t>two different &lt;ProteinAmbiguityGroup&gt; elements</w:t>
      </w:r>
      <w:r w:rsidR="00F55126" w:rsidRPr="006518C9">
        <w:rPr>
          <w:lang w:val="en-US"/>
        </w:rPr>
        <w:t>, and using the same interaction score mechanism as above</w:t>
      </w:r>
      <w:r w:rsidR="00C765EB" w:rsidRPr="006518C9">
        <w:rPr>
          <w:lang w:val="en-US"/>
        </w:rPr>
        <w:t>.</w:t>
      </w:r>
      <w:r w:rsidR="003D4253" w:rsidRPr="006518C9">
        <w:rPr>
          <w:lang w:val="en-US"/>
        </w:rPr>
        <w:t xml:space="preserve"> </w:t>
      </w:r>
    </w:p>
    <w:p w14:paraId="6A7F5C4E" w14:textId="77777777" w:rsidR="00C62AFB" w:rsidRPr="006518C9" w:rsidRDefault="00C62AFB" w:rsidP="001B3FEE">
      <w:pPr>
        <w:jc w:val="both"/>
        <w:rPr>
          <w:lang w:val="en-US"/>
        </w:rPr>
      </w:pPr>
    </w:p>
    <w:p w14:paraId="33051280" w14:textId="77777777" w:rsidR="00C62AFB" w:rsidRPr="006518C9" w:rsidRDefault="00C62AFB" w:rsidP="001B3FEE">
      <w:pPr>
        <w:jc w:val="both"/>
        <w:rPr>
          <w:lang w:val="en-US"/>
        </w:rPr>
      </w:pPr>
      <w:r w:rsidRPr="006518C9">
        <w:rPr>
          <w:lang w:val="en-US"/>
        </w:rPr>
        <w:t>This way to encode molecular interaction data does not intend to capture all the details related to the interaction. There are other formats developed by the PSI-MI (Molecular Interactions) working group</w:t>
      </w:r>
      <w:r w:rsidR="00A80169" w:rsidRPr="006518C9">
        <w:rPr>
          <w:lang w:val="en-US"/>
        </w:rPr>
        <w:t xml:space="preserve"> (e.g. PXI-MI XML and MITAB)</w:t>
      </w:r>
      <w:r w:rsidRPr="006518C9">
        <w:rPr>
          <w:lang w:val="en-US"/>
        </w:rPr>
        <w:t xml:space="preserve"> that can be used to achieve this</w:t>
      </w:r>
      <w:r w:rsidR="00B151A4" w:rsidRPr="006518C9">
        <w:rPr>
          <w:lang w:val="en-US"/>
        </w:rPr>
        <w:t xml:space="preserve"> (see Section </w:t>
      </w:r>
      <w:r w:rsidR="00B151A4" w:rsidRPr="006518C9">
        <w:rPr>
          <w:lang w:val="en-US"/>
        </w:rPr>
        <w:fldChar w:fldCharType="begin"/>
      </w:r>
      <w:r w:rsidR="00B151A4" w:rsidRPr="006518C9">
        <w:rPr>
          <w:lang w:val="en-US"/>
        </w:rPr>
        <w:instrText xml:space="preserve"> REF _Ref456698050 \r \h </w:instrText>
      </w:r>
      <w:r w:rsidR="00B151A4" w:rsidRPr="006518C9">
        <w:rPr>
          <w:lang w:val="en-US"/>
        </w:rPr>
      </w:r>
      <w:r w:rsidR="00B151A4" w:rsidRPr="006518C9">
        <w:rPr>
          <w:lang w:val="en-US"/>
        </w:rPr>
        <w:fldChar w:fldCharType="separate"/>
      </w:r>
      <w:r w:rsidR="00B151A4" w:rsidRPr="006518C9">
        <w:rPr>
          <w:lang w:val="en-US"/>
        </w:rPr>
        <w:t>4</w:t>
      </w:r>
      <w:r w:rsidR="00B151A4" w:rsidRPr="006518C9">
        <w:rPr>
          <w:lang w:val="en-US"/>
        </w:rPr>
        <w:fldChar w:fldCharType="end"/>
      </w:r>
      <w:r w:rsidR="00B151A4" w:rsidRPr="006518C9">
        <w:rPr>
          <w:lang w:val="en-US"/>
        </w:rPr>
        <w:t>)</w:t>
      </w:r>
      <w:r w:rsidRPr="006518C9">
        <w:rPr>
          <w:lang w:val="en-US"/>
        </w:rPr>
        <w:t>.</w:t>
      </w:r>
    </w:p>
    <w:p w14:paraId="64A37D22" w14:textId="77777777" w:rsidR="004C4F18" w:rsidRPr="006518C9" w:rsidRDefault="004C4F18" w:rsidP="001B3FEE">
      <w:pPr>
        <w:jc w:val="both"/>
        <w:rPr>
          <w:lang w:val="en-US"/>
        </w:rPr>
      </w:pPr>
    </w:p>
    <w:p w14:paraId="6F0469E0" w14:textId="77777777" w:rsidR="00F83452" w:rsidRPr="006518C9" w:rsidRDefault="004C4F18" w:rsidP="001B3FEE">
      <w:pPr>
        <w:jc w:val="both"/>
        <w:rPr>
          <w:b/>
          <w:lang w:val="en-US"/>
        </w:rPr>
      </w:pPr>
      <w:r w:rsidRPr="006518C9">
        <w:rPr>
          <w:b/>
          <w:lang w:val="en-US"/>
        </w:rPr>
        <w:t>Encoding modifications searched</w:t>
      </w:r>
    </w:p>
    <w:p w14:paraId="175E9F21" w14:textId="77777777" w:rsidR="00F83452" w:rsidRPr="006518C9" w:rsidRDefault="00AC51AB" w:rsidP="001B3FEE">
      <w:pPr>
        <w:jc w:val="both"/>
        <w:rPr>
          <w:lang w:val="en-US"/>
        </w:rPr>
      </w:pPr>
      <w:r w:rsidRPr="006518C9">
        <w:rPr>
          <w:lang w:val="en-US"/>
        </w:rPr>
        <w:t xml:space="preserve">The &lt;SpectrumIdentificationProtocol&gt; element encodes, amongst other items, the modifications that were searched for. </w:t>
      </w:r>
      <w:r w:rsidR="00771C60" w:rsidRPr="006518C9">
        <w:rPr>
          <w:lang w:val="en-US"/>
        </w:rPr>
        <w:t xml:space="preserve">When encoding cross-linking modifications, </w:t>
      </w:r>
      <w:r w:rsidR="000317BC" w:rsidRPr="006518C9">
        <w:rPr>
          <w:lang w:val="en-US"/>
        </w:rPr>
        <w:t xml:space="preserve">it is expected that at least two &lt;SearchModification&gt; elements </w:t>
      </w:r>
      <w:r w:rsidR="001B0733" w:rsidRPr="006518C9">
        <w:rPr>
          <w:lang w:val="en-US"/>
        </w:rPr>
        <w:t>SHOULD</w:t>
      </w:r>
      <w:r w:rsidR="000317BC" w:rsidRPr="006518C9">
        <w:rPr>
          <w:lang w:val="en-US"/>
        </w:rPr>
        <w:t xml:space="preserve"> be used to encode each cross-link reagent used, to encode the site specificity of both the donor and acceptor </w:t>
      </w:r>
      <w:r w:rsidR="00806DC2" w:rsidRPr="006518C9">
        <w:rPr>
          <w:lang w:val="en-US"/>
        </w:rPr>
        <w:t>termini of the reagent, as shown below.</w:t>
      </w:r>
      <w:r w:rsidR="001B0733" w:rsidRPr="006518C9">
        <w:rPr>
          <w:lang w:val="en-US"/>
        </w:rPr>
        <w:t xml:space="preserve"> The value slot of the cross-link donor and acceptor pair CV terms, is interpreted as a local unique identifier for the pair.</w:t>
      </w:r>
    </w:p>
    <w:p w14:paraId="240B6611" w14:textId="77777777" w:rsidR="00F83452" w:rsidRPr="006518C9" w:rsidRDefault="00F83452" w:rsidP="001B3FEE">
      <w:pPr>
        <w:jc w:val="both"/>
        <w:rPr>
          <w:b/>
          <w:lang w:val="en-US"/>
        </w:rPr>
      </w:pPr>
    </w:p>
    <w:p w14:paraId="6457730A"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 fixedMod="false" massDelta="138.06808" residues="S T Y K"&gt;</w:t>
      </w:r>
    </w:p>
    <w:p w14:paraId="09E530CF"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cvRef="XLMOD" accession="XLMOD:02000" name="BS3"/&gt;</w:t>
      </w:r>
    </w:p>
    <w:p w14:paraId="388E3770"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cvRef="PSI-MS" accession="MS:1002509" name="cross-link donor" value="0"/&gt;</w:t>
      </w:r>
    </w:p>
    <w:p w14:paraId="42F18D0B"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&lt;/SearchModification&gt;</w:t>
      </w:r>
    </w:p>
    <w:p w14:paraId="47BCB22B"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 fixedMod="false" massDelta="0.0" residues="S T Y K"&gt;</w:t>
      </w:r>
    </w:p>
    <w:p w14:paraId="2D0BE6ED"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cvRef="XLMOD" accession="XLMOD:02000" name="BS3"/&gt;</w:t>
      </w:r>
    </w:p>
    <w:p w14:paraId="3CA6DAA1"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cvRef="PSI-MS" accession="MS:1002510" name="cross-link acceptor" value="0"/&gt;</w:t>
      </w:r>
    </w:p>
    <w:p w14:paraId="681E25BB" w14:textId="77777777" w:rsidR="007D22EB"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&lt;/SearchModification&gt;</w:t>
      </w:r>
    </w:p>
    <w:p w14:paraId="679A6F91" w14:textId="77777777" w:rsidR="007D22EB" w:rsidRPr="006518C9" w:rsidRDefault="007D22EB"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p>
    <w:p w14:paraId="2AB6F873" w14:textId="77777777" w:rsidR="004C4F18" w:rsidRPr="006518C9" w:rsidRDefault="004C4F18" w:rsidP="001B3FEE">
      <w:pPr>
        <w:jc w:val="both"/>
        <w:rPr>
          <w:b/>
          <w:lang w:val="en-US"/>
        </w:rPr>
      </w:pPr>
    </w:p>
    <w:p w14:paraId="48662766" w14:textId="77777777" w:rsidR="004B7D23" w:rsidRPr="006518C9" w:rsidRDefault="004B7D23" w:rsidP="00805C85">
      <w:pPr>
        <w:ind w:left="1440"/>
        <w:rPr>
          <w:lang w:val="en-US"/>
        </w:rPr>
      </w:pPr>
    </w:p>
    <w:p w14:paraId="120242CF" w14:textId="77777777" w:rsidR="00EB0E86" w:rsidRPr="006518C9" w:rsidRDefault="00EB0E86" w:rsidP="00805C85">
      <w:pPr>
        <w:ind w:left="1440"/>
        <w:rPr>
          <w:lang w:val="en-US"/>
        </w:rPr>
      </w:pPr>
    </w:p>
    <w:p w14:paraId="7BC9AF00" w14:textId="77777777" w:rsidR="002E7437" w:rsidRPr="006518C9" w:rsidRDefault="003814F2" w:rsidP="002E7437">
      <w:pPr>
        <w:keepNext/>
        <w:rPr>
          <w:lang w:val="en-US"/>
        </w:rPr>
      </w:pPr>
      <w:r>
        <w:rPr>
          <w:lang w:val="en-US"/>
        </w:rPr>
        <w:lastRenderedPageBreak/>
        <w:pict w14:anchorId="1048E36A">
          <v:shape id="_x0000_i1028" type="#_x0000_t75" style="width:496.5pt;height:676.8pt">
            <v:imagedata r:id="rId28" o:title=""/>
          </v:shape>
        </w:pict>
      </w:r>
    </w:p>
    <w:p w14:paraId="034B8EDC" w14:textId="77777777" w:rsidR="00085536" w:rsidRPr="006518C9" w:rsidRDefault="002E7437" w:rsidP="00B151A4">
      <w:pPr>
        <w:pStyle w:val="Caption"/>
        <w:jc w:val="both"/>
        <w:rPr>
          <w:lang w:val="en-US"/>
        </w:rPr>
      </w:pPr>
      <w:bookmarkStart w:id="121" w:name="_Ref44934933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4</w:t>
      </w:r>
      <w:r w:rsidR="00251338" w:rsidRPr="006518C9">
        <w:rPr>
          <w:noProof/>
          <w:lang w:val="en-US"/>
        </w:rPr>
        <w:fldChar w:fldCharType="end"/>
      </w:r>
      <w:bookmarkEnd w:id="121"/>
      <w:r w:rsidR="00C62AFB" w:rsidRPr="006518C9">
        <w:rPr>
          <w:noProof/>
          <w:lang w:val="en-US"/>
        </w:rPr>
        <w:t>.</w:t>
      </w:r>
      <w:r w:rsidRPr="006518C9">
        <w:rPr>
          <w:lang w:val="en-US"/>
        </w:rPr>
        <w:t xml:space="preserve"> </w:t>
      </w:r>
      <w:r w:rsidRPr="006518C9">
        <w:rPr>
          <w:b w:val="0"/>
          <w:lang w:val="en-US"/>
        </w:rPr>
        <w:t>Encoding of protein interaction scores or statistics from cross-linking in mzIdentML.</w:t>
      </w:r>
    </w:p>
    <w:p w14:paraId="04B44B24" w14:textId="77777777" w:rsidR="00085536" w:rsidRPr="006518C9" w:rsidRDefault="00085536" w:rsidP="00466496">
      <w:pPr>
        <w:rPr>
          <w:lang w:val="en-US"/>
        </w:rPr>
      </w:pPr>
    </w:p>
    <w:p w14:paraId="13B366EB" w14:textId="77777777" w:rsidR="002F05C3" w:rsidRPr="006518C9" w:rsidRDefault="002F05C3" w:rsidP="00466496">
      <w:pPr>
        <w:rPr>
          <w:lang w:val="en-US"/>
        </w:rPr>
      </w:pPr>
    </w:p>
    <w:p w14:paraId="648010BD" w14:textId="77777777" w:rsidR="002F05C3" w:rsidRPr="006518C9" w:rsidRDefault="002F05C3" w:rsidP="00466496">
      <w:pPr>
        <w:rPr>
          <w:lang w:val="en-US"/>
        </w:rPr>
      </w:pPr>
    </w:p>
    <w:p w14:paraId="200F0947" w14:textId="77777777" w:rsidR="00FB6357" w:rsidRPr="006518C9" w:rsidRDefault="00FB6357" w:rsidP="00071A7F">
      <w:pPr>
        <w:pStyle w:val="Heading3"/>
      </w:pPr>
      <w:bookmarkStart w:id="122" w:name="_Ref450046417"/>
      <w:bookmarkStart w:id="123" w:name="_Toc457214053"/>
      <w:r w:rsidRPr="006518C9">
        <w:t xml:space="preserve">Encoding </w:t>
      </w:r>
      <w:r w:rsidR="005E3B0D" w:rsidRPr="006518C9">
        <w:t xml:space="preserve">proteogenomics </w:t>
      </w:r>
      <w:r w:rsidRPr="006518C9">
        <w:t>annotation data</w:t>
      </w:r>
      <w:bookmarkEnd w:id="122"/>
      <w:bookmarkEnd w:id="123"/>
    </w:p>
    <w:p w14:paraId="7BE3A615" w14:textId="77777777" w:rsidR="00FB6357" w:rsidRPr="006518C9" w:rsidRDefault="00FB6357" w:rsidP="00466496">
      <w:pPr>
        <w:rPr>
          <w:lang w:val="en-US"/>
        </w:rPr>
      </w:pPr>
    </w:p>
    <w:p w14:paraId="676763CB" w14:textId="77777777" w:rsidR="00E450A0" w:rsidRPr="006518C9" w:rsidRDefault="00E450A0" w:rsidP="001B3FEE">
      <w:pPr>
        <w:jc w:val="both"/>
        <w:rPr>
          <w:lang w:val="en-US"/>
        </w:rPr>
      </w:pPr>
      <w:r w:rsidRPr="006518C9">
        <w:rPr>
          <w:lang w:val="en-US"/>
        </w:rPr>
        <w:t>It is now common to use tandem MS data to improve current gene model annotations, in so-called proteogenomics approaches</w:t>
      </w:r>
      <w:r w:rsidR="00A93CDE" w:rsidRPr="006518C9">
        <w:rPr>
          <w:lang w:val="en-US"/>
        </w:rPr>
        <w:t xml:space="preserve">, for example </w:t>
      </w:r>
      <w:r w:rsidR="00C37296" w:rsidRPr="006518C9">
        <w:rPr>
          <w:lang w:val="en-US"/>
        </w:rPr>
        <w:t xml:space="preserve">based on </w:t>
      </w:r>
      <w:r w:rsidR="00A93CDE" w:rsidRPr="006518C9">
        <w:rPr>
          <w:lang w:val="en-US"/>
        </w:rPr>
        <w:t xml:space="preserve">making peptide </w:t>
      </w:r>
      <w:r w:rsidR="00C37296" w:rsidRPr="006518C9">
        <w:rPr>
          <w:lang w:val="en-US"/>
        </w:rPr>
        <w:t xml:space="preserve">identifications against the official gene models or against alternative databases generated by gene finders, mapping mRNA transcripts or six frame genome translations. </w:t>
      </w:r>
      <w:r w:rsidR="00A93CDE" w:rsidRPr="006518C9">
        <w:rPr>
          <w:lang w:val="en-US"/>
        </w:rPr>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rsidRPr="006518C9">
        <w:rPr>
          <w:lang w:val="en-US"/>
        </w:rPr>
        <w:t xml:space="preserve">File format </w:t>
      </w:r>
      <w:r w:rsidR="00D940AC" w:rsidRPr="006518C9">
        <w:rPr>
          <w:lang w:val="en-US"/>
        </w:rPr>
        <w:t>specifications</w:t>
      </w:r>
      <w:r w:rsidR="00E618DD" w:rsidRPr="006518C9">
        <w:rPr>
          <w:lang w:val="en-US"/>
        </w:rPr>
        <w:t xml:space="preserve"> are under development that can be used directly for genome visualisation, such as adaptations of the BED and BAM</w:t>
      </w:r>
      <w:r w:rsidR="00B151A4"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&lt;EndNote&gt;&lt;Cite&gt;&lt;Author&gt;Li&lt;/Author&gt;&lt;Year&gt;2009&lt;/Year&gt;&lt;RecNum&gt;945&lt;/RecNum&gt;&lt;DisplayText&gt;(7)&lt;/DisplayText&gt;&lt;record&gt;&lt;rec-number&gt;945&lt;/rec-number&gt;&lt;foreign-keys&gt;&lt;key app="EN" db-id="s9ww2zr5qvr0poev0pqx9a9990fptzrpfzfr" timestamp="1468931179"&gt;945&lt;/key&gt;&lt;/foreign-keys&gt;&lt;ref-type name="Journal Article"&gt;17&lt;/ref-type&gt;&lt;contributors&gt;&lt;authors&gt;&lt;author&gt;Li, H.&lt;/author&gt;&lt;author&gt;Handsaker, B.&lt;/author&gt;&lt;author&gt;Wysoker, A.&lt;/author&gt;&lt;author&gt;Fennell, T.&lt;/author&gt;&lt;author&gt;Ruan, J.&lt;/author&gt;&lt;author&gt;Homer, N.&lt;/author&gt;&lt;author&gt;Marth, G.&lt;/author&gt;&lt;author&gt;Abecasis, G.&lt;/author&gt;&lt;author&gt;Durbin, R.&lt;/author&gt;&lt;/authors&gt;&lt;/contributors&gt;&lt;auth-address&gt;Wellcome Trust Sanger Institute, Wellcome Trust Genome Campus, Cambridge, CB10 1SA, UK, Broad Institute of MIT and Harvard, Cambridge, MA 02141, USA.&lt;/auth-address&gt;&lt;titles&gt;&lt;title&gt;The Sequence Alignment/Map format and SAMtools&lt;/title&gt;&lt;secondary-title&gt;Bioinformatics&lt;/secondary-title&gt;&lt;alt-title&gt;Bioinformatics (Oxford, England)&lt;/alt-title&gt;&lt;/titles&gt;&lt;periodical&gt;&lt;full-title&gt;Bioinformatics&lt;/full-title&gt;&lt;abbr-1&gt;Bioinformatics (Oxford, England)&lt;/abbr-1&gt;&lt;/periodical&gt;&lt;alt-periodical&gt;&lt;full-title&gt;Bioinformatics&lt;/full-title&gt;&lt;abbr-1&gt;Bioinformatics (Oxford, England)&lt;/abbr-1&gt;&lt;/alt-periodical&gt;&lt;pages&gt;2078-9&lt;/pages&gt;&lt;volume&gt;25&lt;/volume&gt;&lt;number&gt;16&lt;/number&gt;&lt;edition&gt;2009/06/10&lt;/edition&gt;&lt;keywords&gt;&lt;keyword&gt;Algorithms&lt;/keyword&gt;&lt;keyword&gt;Base Sequence&lt;/keyword&gt;&lt;keyword&gt;Computational Biology/*methods&lt;/keyword&gt;&lt;keyword&gt;Genome&lt;/keyword&gt;&lt;keyword&gt;Genomics&lt;/keyword&gt;&lt;keyword&gt;Molecular Sequence Data&lt;/keyword&gt;&lt;keyword&gt;Sequence Alignment/*methods&lt;/keyword&gt;&lt;keyword&gt;Sequence Analysis, DNA/*methods&lt;/keyword&gt;&lt;keyword&gt;*Software&lt;/keyword&gt;&lt;/keywords&gt;&lt;dates&gt;&lt;year&gt;2009&lt;/year&gt;&lt;pub-dates&gt;&lt;date&gt;Aug 15&lt;/date&gt;&lt;/pub-dates&gt;&lt;/dates&gt;&lt;isbn&gt;1367-4803&lt;/isbn&gt;&lt;accession-num&gt;19505943&lt;/accession-num&gt;&lt;urls&gt;&lt;/urls&gt;&lt;custom2&gt;PMC2723002&lt;/custom2&gt;&lt;electronic-resource-num&gt;10.1093/bioinformatics/btp352&lt;/electronic-resource-num&gt;&lt;remote-database-provider&gt;NLM&lt;/remote-database-provider&gt;&lt;language&gt;eng&lt;/language&gt;&lt;/record&gt;&lt;/Cite&gt;&lt;/EndNote&gt;</w:instrText>
      </w:r>
      <w:r w:rsidR="00131AA7" w:rsidRPr="006518C9">
        <w:rPr>
          <w:lang w:val="en-US"/>
        </w:rPr>
        <w:fldChar w:fldCharType="separate"/>
      </w:r>
      <w:r w:rsidR="00131AA7" w:rsidRPr="006518C9">
        <w:rPr>
          <w:noProof/>
          <w:lang w:val="en-US"/>
        </w:rPr>
        <w:t>(7)</w:t>
      </w:r>
      <w:r w:rsidR="00131AA7" w:rsidRPr="006518C9">
        <w:rPr>
          <w:lang w:val="en-US"/>
        </w:rPr>
        <w:fldChar w:fldCharType="end"/>
      </w:r>
      <w:r w:rsidR="00E618DD" w:rsidRPr="006518C9">
        <w:rPr>
          <w:lang w:val="en-US"/>
        </w:rPr>
        <w:t xml:space="preserve"> for</w:t>
      </w:r>
      <w:r w:rsidR="002E781E" w:rsidRPr="006518C9">
        <w:rPr>
          <w:lang w:val="en-US"/>
        </w:rPr>
        <w:t xml:space="preserve">mats commonly used in genomics. To ensure a consistent export is possible from mzIdentML to formats designed for genome visualisation or annotation, in mzIdentML 1.2, a consistent encoding of the chromosomal mappings has been developed, as exemplified in </w:t>
      </w:r>
      <w:r w:rsidR="002E781E" w:rsidRPr="006518C9">
        <w:rPr>
          <w:lang w:val="en-US"/>
        </w:rPr>
        <w:fldChar w:fldCharType="begin"/>
      </w:r>
      <w:r w:rsidR="002E781E" w:rsidRPr="006518C9">
        <w:rPr>
          <w:lang w:val="en-US"/>
        </w:rPr>
        <w:instrText xml:space="preserve"> REF _Ref449365743 \h </w:instrText>
      </w:r>
      <w:r w:rsidR="001B3FEE" w:rsidRPr="006518C9">
        <w:rPr>
          <w:lang w:val="en-US"/>
        </w:rPr>
        <w:instrText xml:space="preserve"> \* MERGEFORMAT </w:instrText>
      </w:r>
      <w:r w:rsidR="002E781E" w:rsidRPr="006518C9">
        <w:rPr>
          <w:lang w:val="en-US"/>
        </w:rPr>
      </w:r>
      <w:r w:rsidR="002E781E" w:rsidRPr="006518C9">
        <w:rPr>
          <w:lang w:val="en-US"/>
        </w:rPr>
        <w:fldChar w:fldCharType="separate"/>
      </w:r>
      <w:r w:rsidR="002E781E" w:rsidRPr="006518C9">
        <w:rPr>
          <w:lang w:val="en-US"/>
        </w:rPr>
        <w:t xml:space="preserve">Figure </w:t>
      </w:r>
      <w:r w:rsidR="002E781E" w:rsidRPr="006518C9">
        <w:rPr>
          <w:noProof/>
          <w:lang w:val="en-US"/>
        </w:rPr>
        <w:t>5</w:t>
      </w:r>
      <w:r w:rsidR="002E781E" w:rsidRPr="006518C9">
        <w:rPr>
          <w:lang w:val="en-US"/>
        </w:rPr>
        <w:fldChar w:fldCharType="end"/>
      </w:r>
      <w:r w:rsidR="002E781E" w:rsidRPr="006518C9">
        <w:rPr>
          <w:lang w:val="en-US"/>
        </w:rPr>
        <w:t>.</w:t>
      </w:r>
    </w:p>
    <w:p w14:paraId="046C5FCE" w14:textId="77777777" w:rsidR="00E450A0" w:rsidRPr="006518C9" w:rsidRDefault="003814F2" w:rsidP="00E450A0">
      <w:pPr>
        <w:keepNext/>
        <w:rPr>
          <w:lang w:val="en-US"/>
        </w:rPr>
      </w:pPr>
      <w:r>
        <w:rPr>
          <w:lang w:val="en-US"/>
        </w:rPr>
        <w:lastRenderedPageBreak/>
        <w:pict w14:anchorId="57490497">
          <v:shape id="Picture 1" o:spid="_x0000_i1029" type="#_x0000_t75" style="width:403.2pt;height:676.8pt;visibility:visible;mso-wrap-style:square">
            <v:imagedata r:id="rId29" o:title=""/>
          </v:shape>
        </w:pict>
      </w:r>
    </w:p>
    <w:p w14:paraId="4CA41B61" w14:textId="77777777" w:rsidR="00E450A0" w:rsidRPr="006518C9" w:rsidRDefault="00E450A0" w:rsidP="00E450A0">
      <w:pPr>
        <w:pStyle w:val="Caption"/>
        <w:rPr>
          <w:lang w:val="en-US"/>
        </w:rPr>
      </w:pPr>
      <w:bookmarkStart w:id="124" w:name="_Ref449365743"/>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Pr="006518C9">
        <w:rPr>
          <w:noProof/>
          <w:lang w:val="en-US"/>
        </w:rPr>
        <w:t>5</w:t>
      </w:r>
      <w:r w:rsidR="00251338" w:rsidRPr="006518C9">
        <w:rPr>
          <w:noProof/>
          <w:lang w:val="en-US"/>
        </w:rPr>
        <w:fldChar w:fldCharType="end"/>
      </w:r>
      <w:bookmarkEnd w:id="124"/>
      <w:r w:rsidR="00E5141B" w:rsidRPr="006518C9">
        <w:rPr>
          <w:noProof/>
          <w:lang w:val="en-US"/>
        </w:rPr>
        <w:t>.</w:t>
      </w:r>
      <w:r w:rsidRPr="006518C9">
        <w:rPr>
          <w:lang w:val="en-US"/>
        </w:rPr>
        <w:t xml:space="preserve"> </w:t>
      </w:r>
      <w:r w:rsidRPr="006518C9">
        <w:rPr>
          <w:b w:val="0"/>
          <w:lang w:val="en-US"/>
        </w:rPr>
        <w:t>The encoding for chromosomal coordinates in mzIdentML in support of proteogenomics approaches.</w:t>
      </w:r>
    </w:p>
    <w:p w14:paraId="4EBB4542" w14:textId="77777777" w:rsidR="00FB6357" w:rsidRPr="006518C9" w:rsidRDefault="00FB6357" w:rsidP="00466496">
      <w:pPr>
        <w:rPr>
          <w:lang w:val="en-US"/>
        </w:rPr>
      </w:pPr>
    </w:p>
    <w:p w14:paraId="015CD9D6" w14:textId="77777777" w:rsidR="00FB6357" w:rsidRPr="006518C9" w:rsidRDefault="00FB6357" w:rsidP="00466496">
      <w:pPr>
        <w:rPr>
          <w:lang w:val="en-US"/>
        </w:rPr>
      </w:pPr>
    </w:p>
    <w:p w14:paraId="621D8696" w14:textId="77777777" w:rsidR="00D77D22" w:rsidRPr="006518C9" w:rsidRDefault="00D77D22" w:rsidP="00466496">
      <w:pPr>
        <w:rPr>
          <w:lang w:val="en-US"/>
        </w:rPr>
      </w:pPr>
    </w:p>
    <w:p w14:paraId="21C109E7" w14:textId="77777777" w:rsidR="009D60F9" w:rsidRPr="006518C9" w:rsidRDefault="009D60F9" w:rsidP="00466496">
      <w:pPr>
        <w:pStyle w:val="Heading2"/>
      </w:pPr>
      <w:bookmarkStart w:id="125" w:name="_Ref216762256"/>
      <w:bookmarkStart w:id="126" w:name="_Ref216762262"/>
      <w:bookmarkStart w:id="127" w:name="_Toc457214054"/>
      <w:bookmarkStart w:id="128" w:name="_Ref116791004"/>
      <w:bookmarkStart w:id="129" w:name="_Ref116791133"/>
      <w:bookmarkStart w:id="130" w:name="_Toc118017565"/>
      <w:bookmarkStart w:id="131" w:name="_Toc170636044"/>
      <w:r w:rsidRPr="006518C9">
        <w:t>Other supporting materials</w:t>
      </w:r>
      <w:bookmarkEnd w:id="125"/>
      <w:bookmarkEnd w:id="126"/>
      <w:bookmarkEnd w:id="127"/>
    </w:p>
    <w:p w14:paraId="05A5A6F5" w14:textId="77777777" w:rsidR="004E2A3B" w:rsidRPr="006518C9" w:rsidRDefault="004E2A3B" w:rsidP="00466496">
      <w:pPr>
        <w:spacing w:after="120"/>
        <w:rPr>
          <w:lang w:val="en-US"/>
        </w:rPr>
      </w:pPr>
    </w:p>
    <w:p w14:paraId="3F02B5C8" w14:textId="77777777" w:rsidR="00CB7B7E" w:rsidRPr="006518C9" w:rsidRDefault="00CB7B7E" w:rsidP="00187F44">
      <w:pPr>
        <w:spacing w:after="120"/>
        <w:jc w:val="both"/>
        <w:rPr>
          <w:lang w:val="en-US"/>
        </w:rPr>
      </w:pPr>
      <w:r w:rsidRPr="006518C9">
        <w:rPr>
          <w:lang w:val="en-US"/>
        </w:rPr>
        <w:t xml:space="preserve">Example files demonstrating the different uses cases have been developed and are available from the following location: </w:t>
      </w:r>
      <w:hyperlink r:id="rId30" w:history="1">
        <w:r w:rsidR="00C04564" w:rsidRPr="006518C9">
          <w:rPr>
            <w:rStyle w:val="Hyperlink"/>
            <w:lang w:val="en-US"/>
          </w:rPr>
          <w:t>https://github.com/HUPO-PSI/mzIdentML/tree/master/examples/1_2examples</w:t>
        </w:r>
      </w:hyperlink>
      <w:r w:rsidR="00C04564" w:rsidRPr="006518C9">
        <w:rPr>
          <w:lang w:val="en-US"/>
        </w:rPr>
        <w:t>. The sub-folder names indicate the features of the format being used in each example.</w:t>
      </w:r>
    </w:p>
    <w:p w14:paraId="66049D02" w14:textId="77777777" w:rsidR="00CB7B7E" w:rsidRPr="006518C9" w:rsidRDefault="00CB7B7E" w:rsidP="00466496">
      <w:pPr>
        <w:spacing w:after="120"/>
        <w:rPr>
          <w:lang w:val="en-US"/>
        </w:rPr>
      </w:pPr>
    </w:p>
    <w:p w14:paraId="5A085062" w14:textId="77777777" w:rsidR="008B6BE0" w:rsidRPr="006518C9" w:rsidRDefault="008B6BE0" w:rsidP="00466496">
      <w:pPr>
        <w:pStyle w:val="Heading1"/>
      </w:pPr>
      <w:bookmarkStart w:id="132" w:name="_Ref116791170"/>
      <w:bookmarkStart w:id="133" w:name="_Ref116792072"/>
      <w:bookmarkStart w:id="134" w:name="_Toc118017568"/>
      <w:bookmarkStart w:id="135" w:name="_Toc170636045"/>
      <w:bookmarkStart w:id="136" w:name="_Toc457214055"/>
      <w:bookmarkEnd w:id="128"/>
      <w:bookmarkEnd w:id="129"/>
      <w:bookmarkEnd w:id="130"/>
      <w:bookmarkEnd w:id="131"/>
      <w:r w:rsidRPr="006518C9">
        <w:t>Model in XML Schema</w:t>
      </w:r>
      <w:bookmarkEnd w:id="132"/>
      <w:bookmarkEnd w:id="133"/>
      <w:bookmarkEnd w:id="134"/>
      <w:bookmarkEnd w:id="135"/>
      <w:bookmarkEnd w:id="136"/>
    </w:p>
    <w:p w14:paraId="0C00A6B5" w14:textId="77777777" w:rsidR="00EA77F0" w:rsidRPr="006518C9" w:rsidRDefault="004A42EB" w:rsidP="00187F44">
      <w:pPr>
        <w:pStyle w:val="nobreak"/>
        <w:jc w:val="both"/>
        <w:rPr>
          <w:lang w:val="en-US"/>
        </w:rPr>
      </w:pPr>
      <w:r w:rsidRPr="006518C9">
        <w:rPr>
          <w:lang w:val="en-US"/>
        </w:rPr>
        <w:t xml:space="preserve">An overview of the schema is presented in </w:t>
      </w:r>
      <w:r w:rsidR="00E5141B" w:rsidRPr="006518C9">
        <w:rPr>
          <w:lang w:val="en-US"/>
        </w:rPr>
        <w:t>Figure 6</w:t>
      </w:r>
      <w:r w:rsidR="00EA77F0" w:rsidRPr="006518C9">
        <w:rPr>
          <w:lang w:val="en-US"/>
        </w:rPr>
        <w:t xml:space="preserve">. The following documentation is automatically generated from the XML Schema. </w:t>
      </w:r>
    </w:p>
    <w:p w14:paraId="10081ED6" w14:textId="77777777" w:rsidR="004A42EB" w:rsidRPr="006518C9" w:rsidRDefault="004A42EB" w:rsidP="00466496">
      <w:pPr>
        <w:pStyle w:val="nobreak"/>
        <w:rPr>
          <w:lang w:val="en-US"/>
        </w:rPr>
      </w:pPr>
    </w:p>
    <w:p w14:paraId="2293AA3F" w14:textId="77777777" w:rsidR="004A42EB" w:rsidRPr="006518C9" w:rsidRDefault="004A42EB" w:rsidP="00466496">
      <w:pPr>
        <w:rPr>
          <w:lang w:val="en-US"/>
        </w:rPr>
      </w:pPr>
    </w:p>
    <w:p w14:paraId="15F6F6B3" w14:textId="77777777" w:rsidR="004A42EB" w:rsidRPr="006518C9" w:rsidRDefault="003814F2" w:rsidP="00466496">
      <w:pPr>
        <w:keepNext/>
        <w:rPr>
          <w:lang w:val="en-US"/>
        </w:rPr>
      </w:pPr>
      <w:r>
        <w:rPr>
          <w:lang w:val="en-US"/>
        </w:rPr>
        <w:pict w14:anchorId="2741FFB4">
          <v:shape id="_x0000_i1030" type="#_x0000_t75" style="width:7in;height:259.2pt">
            <v:imagedata r:id="rId31" o:title=""/>
          </v:shape>
        </w:pict>
      </w:r>
    </w:p>
    <w:p w14:paraId="3E62F344" w14:textId="77777777" w:rsidR="004A42EB" w:rsidRPr="006518C9" w:rsidRDefault="004A42EB" w:rsidP="00466496">
      <w:pPr>
        <w:pStyle w:val="Caption"/>
        <w:rPr>
          <w:lang w:val="en-US"/>
        </w:rPr>
      </w:pPr>
      <w:bookmarkStart w:id="137" w:name="_Ref295300568"/>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6</w:t>
      </w:r>
      <w:r w:rsidR="00251338" w:rsidRPr="006518C9">
        <w:rPr>
          <w:noProof/>
          <w:lang w:val="en-US"/>
        </w:rPr>
        <w:fldChar w:fldCharType="end"/>
      </w:r>
      <w:bookmarkEnd w:id="137"/>
      <w:r w:rsidR="00C71501" w:rsidRPr="006518C9">
        <w:rPr>
          <w:lang w:val="en-US"/>
        </w:rPr>
        <w:t>.</w:t>
      </w:r>
      <w:r w:rsidRPr="006518C9">
        <w:rPr>
          <w:lang w:val="en-US"/>
        </w:rPr>
        <w:t xml:space="preserve"> </w:t>
      </w:r>
      <w:r w:rsidRPr="006518C9">
        <w:rPr>
          <w:b w:val="0"/>
          <w:lang w:val="en-US"/>
        </w:rPr>
        <w:t>A diagrammatic overview of the mzIdentML schema.</w:t>
      </w:r>
    </w:p>
    <w:p w14:paraId="751B410E" w14:textId="77777777" w:rsidR="00BC53E5" w:rsidRPr="006518C9" w:rsidRDefault="00BC53E5" w:rsidP="00BC53E5">
      <w:pPr>
        <w:rPr>
          <w:lang w:val="en-US"/>
        </w:rPr>
      </w:pPr>
    </w:p>
    <w:p w14:paraId="319BAF9F" w14:textId="77777777" w:rsidR="00921A47" w:rsidRPr="006518C9" w:rsidRDefault="00921A47" w:rsidP="00921A47">
      <w:pPr>
        <w:pStyle w:val="Heading2"/>
      </w:pPr>
      <w:bookmarkStart w:id="138" w:name="_Toc457214056"/>
      <w:r w:rsidRPr="006518C9">
        <w:t>Element &lt;</w:t>
      </w:r>
      <w:bookmarkStart w:id="139" w:name="MzIdentML"/>
      <w:r w:rsidRPr="006518C9">
        <w:t>MzIdentML</w:t>
      </w:r>
      <w:bookmarkEnd w:id="139"/>
      <w:r w:rsidRPr="006518C9">
        <w:t>&gt;</w:t>
      </w:r>
      <w:bookmarkEnd w:id="1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634"/>
      </w:tblGrid>
      <w:tr w:rsidR="00921A47" w:rsidRPr="006518C9" w14:paraId="62A48CC7" w14:textId="77777777" w:rsidTr="00921A47">
        <w:trPr>
          <w:tblCellSpacing w:w="15" w:type="dxa"/>
        </w:trPr>
        <w:tc>
          <w:tcPr>
            <w:tcW w:w="0" w:type="auto"/>
            <w:vAlign w:val="center"/>
            <w:hideMark/>
          </w:tcPr>
          <w:p w14:paraId="3CAD323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B6C3E72" w14:textId="77777777" w:rsidR="00921A47" w:rsidRPr="006518C9" w:rsidRDefault="00921A47">
            <w:pPr>
              <w:rPr>
                <w:sz w:val="24"/>
                <w:szCs w:val="24"/>
                <w:lang w:val="en-US"/>
              </w:rPr>
            </w:pPr>
            <w:r w:rsidRPr="006518C9">
              <w:rPr>
                <w:lang w:val="en-US"/>
              </w:rPr>
              <w:t xml:space="preserve">The upper-most hierarchy level of mzIdentML with sub-containers for example describing software, protocols and search results (spectrum identifications or protein detection results). </w:t>
            </w:r>
          </w:p>
        </w:tc>
      </w:tr>
      <w:tr w:rsidR="00921A47" w:rsidRPr="006518C9" w14:paraId="7B2BAD89" w14:textId="77777777" w:rsidTr="00921A47">
        <w:trPr>
          <w:tblCellSpacing w:w="15" w:type="dxa"/>
        </w:trPr>
        <w:tc>
          <w:tcPr>
            <w:tcW w:w="0" w:type="auto"/>
            <w:vAlign w:val="center"/>
            <w:hideMark/>
          </w:tcPr>
          <w:p w14:paraId="5DB9A7A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6627B94" w14:textId="77777777" w:rsidR="00921A47" w:rsidRPr="006518C9" w:rsidRDefault="00921A47">
            <w:pPr>
              <w:rPr>
                <w:sz w:val="24"/>
                <w:szCs w:val="24"/>
                <w:lang w:val="en-US"/>
              </w:rPr>
            </w:pPr>
            <w:r w:rsidRPr="006518C9">
              <w:rPr>
                <w:lang w:val="en-US"/>
              </w:rPr>
              <w:t xml:space="preserve">MzIdentMLType </w:t>
            </w:r>
          </w:p>
        </w:tc>
      </w:tr>
      <w:tr w:rsidR="00921A47" w:rsidRPr="006518C9" w14:paraId="4DB29567" w14:textId="77777777" w:rsidTr="00921A47">
        <w:trPr>
          <w:tblCellSpacing w:w="15" w:type="dxa"/>
        </w:trPr>
        <w:tc>
          <w:tcPr>
            <w:tcW w:w="0" w:type="auto"/>
            <w:vAlign w:val="center"/>
            <w:hideMark/>
          </w:tcPr>
          <w:p w14:paraId="55AD59A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7"/>
            </w:tblGrid>
            <w:tr w:rsidR="00921A47" w:rsidRPr="006518C9" w14:paraId="73CED2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544EE0"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2DBF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D5E7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E870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8DDE5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5D8454" w14:textId="77777777" w:rsidR="00921A47" w:rsidRPr="006518C9" w:rsidRDefault="00921A47">
                  <w:pPr>
                    <w:rPr>
                      <w:sz w:val="24"/>
                      <w:szCs w:val="24"/>
                      <w:lang w:val="en-US"/>
                    </w:rPr>
                  </w:pPr>
                  <w:r w:rsidRPr="006518C9">
                    <w:rPr>
                      <w:lang w:val="en-US"/>
                    </w:rP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A8685"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78DC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6259E" w14:textId="77777777" w:rsidR="00921A47" w:rsidRPr="006518C9" w:rsidRDefault="00921A47">
                  <w:pPr>
                    <w:rPr>
                      <w:sz w:val="24"/>
                      <w:szCs w:val="24"/>
                      <w:lang w:val="en-US"/>
                    </w:rPr>
                  </w:pPr>
                  <w:r w:rsidRPr="006518C9">
                    <w:rPr>
                      <w:lang w:val="en-US"/>
                    </w:rPr>
                    <w:t>The date on which the file was produced.</w:t>
                  </w:r>
                </w:p>
              </w:tc>
            </w:tr>
            <w:tr w:rsidR="00921A47" w:rsidRPr="006518C9" w14:paraId="688CC0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C02DE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DE8E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C0A8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BDFF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E7956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CB8FC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7425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A0D3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963E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3AE7F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E51EBB" w14:textId="77777777" w:rsidR="00921A47" w:rsidRPr="006518C9" w:rsidRDefault="00921A47">
                  <w:pPr>
                    <w:rPr>
                      <w:sz w:val="24"/>
                      <w:szCs w:val="24"/>
                      <w:lang w:val="en-US"/>
                    </w:rPr>
                  </w:pPr>
                  <w:r w:rsidRPr="006518C9">
                    <w:rPr>
                      <w:lang w:val="en-US"/>
                    </w:rP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8D8E2" w14:textId="77777777" w:rsidR="00921A47" w:rsidRPr="006518C9" w:rsidRDefault="00921A47">
                  <w:pPr>
                    <w:rPr>
                      <w:sz w:val="24"/>
                      <w:szCs w:val="24"/>
                      <w:lang w:val="en-US"/>
                    </w:rPr>
                  </w:pPr>
                  <w:r w:rsidRPr="006518C9">
                    <w:rPr>
                      <w:lang w:val="en-US"/>
                    </w:rP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50DC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E3D32" w14:textId="77777777" w:rsidR="00921A47" w:rsidRPr="006518C9" w:rsidRDefault="00921A47">
                  <w:pPr>
                    <w:rPr>
                      <w:sz w:val="24"/>
                      <w:szCs w:val="24"/>
                      <w:lang w:val="en-US"/>
                    </w:rPr>
                  </w:pPr>
                  <w:r w:rsidRPr="006518C9">
                    <w:rPr>
                      <w:lang w:val="en-US"/>
                    </w:rPr>
                    <w:t xml:space="preserve">The version of the schema this instance document refers to, in the format x.y.z. Changes to z should not affect prevent instance documents from validating. </w:t>
                  </w:r>
                </w:p>
              </w:tc>
            </w:tr>
          </w:tbl>
          <w:p w14:paraId="586FA24F" w14:textId="77777777" w:rsidR="00921A47" w:rsidRPr="006518C9" w:rsidRDefault="00921A47">
            <w:pPr>
              <w:rPr>
                <w:sz w:val="24"/>
                <w:szCs w:val="24"/>
                <w:lang w:val="en-US"/>
              </w:rPr>
            </w:pPr>
          </w:p>
        </w:tc>
      </w:tr>
      <w:tr w:rsidR="00921A47" w:rsidRPr="006518C9" w14:paraId="6E36943F" w14:textId="77777777" w:rsidTr="00921A47">
        <w:trPr>
          <w:tblCellSpacing w:w="15" w:type="dxa"/>
        </w:trPr>
        <w:tc>
          <w:tcPr>
            <w:tcW w:w="0" w:type="auto"/>
            <w:vAlign w:val="center"/>
            <w:hideMark/>
          </w:tcPr>
          <w:p w14:paraId="571A6F0D"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6"/>
            </w:tblGrid>
            <w:tr w:rsidR="00921A47" w:rsidRPr="006518C9" w14:paraId="7B4586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232F6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D2DB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EEBD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B743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EA816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371294" w14:textId="77777777" w:rsidR="00921A47" w:rsidRPr="006518C9" w:rsidRDefault="00A6726E">
                  <w:pPr>
                    <w:rPr>
                      <w:sz w:val="24"/>
                      <w:szCs w:val="24"/>
                      <w:lang w:val="en-US"/>
                    </w:rPr>
                  </w:pPr>
                  <w:hyperlink w:anchor="cvList" w:history="1">
                    <w:r w:rsidR="00921A47" w:rsidRPr="006518C9">
                      <w:rPr>
                        <w:rStyle w:val="Hyperlink"/>
                        <w:lang w:val="en-US"/>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D07DF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D9AD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AEF38" w14:textId="77777777" w:rsidR="00921A47" w:rsidRPr="006518C9" w:rsidRDefault="00921A47">
                  <w:pPr>
                    <w:rPr>
                      <w:sz w:val="24"/>
                      <w:szCs w:val="24"/>
                      <w:lang w:val="en-US"/>
                    </w:rPr>
                  </w:pPr>
                  <w:r w:rsidRPr="006518C9">
                    <w:rPr>
                      <w:lang w:val="en-US"/>
                    </w:rPr>
                    <w:t>The list of controlled vocabularies used in the file.</w:t>
                  </w:r>
                </w:p>
              </w:tc>
            </w:tr>
            <w:tr w:rsidR="00921A47" w:rsidRPr="006518C9" w14:paraId="7CE3CF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42090" w14:textId="77777777" w:rsidR="00921A47" w:rsidRPr="006518C9" w:rsidRDefault="00A6726E">
                  <w:pPr>
                    <w:rPr>
                      <w:sz w:val="24"/>
                      <w:szCs w:val="24"/>
                      <w:lang w:val="en-US"/>
                    </w:rPr>
                  </w:pPr>
                  <w:hyperlink w:anchor="AnalysisSoftwareList" w:history="1">
                    <w:r w:rsidR="00921A47" w:rsidRPr="006518C9">
                      <w:rPr>
                        <w:rStyle w:val="Hyperlink"/>
                        <w:lang w:val="en-US"/>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121C0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987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FFA57"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4268B3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A59AB1" w14:textId="77777777" w:rsidR="00921A47" w:rsidRPr="006518C9" w:rsidRDefault="00A6726E">
                  <w:pPr>
                    <w:rPr>
                      <w:sz w:val="24"/>
                      <w:szCs w:val="24"/>
                      <w:lang w:val="en-US"/>
                    </w:rPr>
                  </w:pPr>
                  <w:hyperlink w:anchor="Provider" w:history="1">
                    <w:r w:rsidR="00921A47" w:rsidRPr="006518C9">
                      <w:rPr>
                        <w:rStyle w:val="Hyperlink"/>
                        <w:lang w:val="en-US"/>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2C5D1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FBADD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A032D" w14:textId="77777777" w:rsidR="00921A47" w:rsidRPr="006518C9" w:rsidRDefault="00921A47">
                  <w:pPr>
                    <w:rPr>
                      <w:sz w:val="24"/>
                      <w:szCs w:val="24"/>
                      <w:lang w:val="en-US"/>
                    </w:rPr>
                  </w:pPr>
                  <w:r w:rsidRPr="006518C9">
                    <w:rPr>
                      <w:lang w:val="en-US"/>
                    </w:rPr>
                    <w:t xml:space="preserve">The Provider of the mzIdentML record in terms of the contact and software. </w:t>
                  </w:r>
                </w:p>
              </w:tc>
            </w:tr>
            <w:tr w:rsidR="00921A47" w:rsidRPr="006518C9" w14:paraId="4CB7DB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CAADF6" w14:textId="77777777" w:rsidR="00921A47" w:rsidRPr="006518C9" w:rsidRDefault="00A6726E">
                  <w:pPr>
                    <w:rPr>
                      <w:sz w:val="24"/>
                      <w:szCs w:val="24"/>
                      <w:lang w:val="en-US"/>
                    </w:rPr>
                  </w:pPr>
                  <w:hyperlink w:anchor="AuditCollection" w:history="1">
                    <w:r w:rsidR="00921A47" w:rsidRPr="006518C9">
                      <w:rPr>
                        <w:rStyle w:val="Hyperlink"/>
                        <w:lang w:val="en-US"/>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8098A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DE44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CA523" w14:textId="77777777" w:rsidR="00921A47" w:rsidRPr="006518C9" w:rsidRDefault="00921A47">
                  <w:pPr>
                    <w:rPr>
                      <w:sz w:val="24"/>
                      <w:szCs w:val="24"/>
                      <w:lang w:val="en-US"/>
                    </w:rPr>
                  </w:pPr>
                  <w:r w:rsidRPr="006518C9">
                    <w:rPr>
                      <w:lang w:val="en-US"/>
                    </w:rPr>
                    <w:t xml:space="preserve">The complete set of Contacts (people and organisations) for this file. </w:t>
                  </w:r>
                </w:p>
              </w:tc>
            </w:tr>
            <w:tr w:rsidR="00921A47" w:rsidRPr="006518C9" w14:paraId="72009C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E6DAA" w14:textId="77777777" w:rsidR="00921A47" w:rsidRPr="006518C9" w:rsidRDefault="00A6726E">
                  <w:pPr>
                    <w:rPr>
                      <w:sz w:val="24"/>
                      <w:szCs w:val="24"/>
                      <w:lang w:val="en-US"/>
                    </w:rPr>
                  </w:pPr>
                  <w:hyperlink w:anchor="AnalysisSampleCollection" w:history="1">
                    <w:r w:rsidR="00921A47" w:rsidRPr="006518C9">
                      <w:rPr>
                        <w:rStyle w:val="Hyperlink"/>
                        <w:lang w:val="en-US"/>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71EA7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DFE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7B111" w14:textId="77777777" w:rsidR="00921A47" w:rsidRPr="006518C9" w:rsidRDefault="00921A47">
                  <w:pPr>
                    <w:rPr>
                      <w:sz w:val="24"/>
                      <w:szCs w:val="24"/>
                      <w:lang w:val="en-US"/>
                    </w:rPr>
                  </w:pPr>
                  <w:r w:rsidRPr="006518C9">
                    <w:rPr>
                      <w:lang w:val="en-US"/>
                    </w:rPr>
                    <w:t xml:space="preserve">The samples analysed can optionally be recorded using CV terms for descriptions. If a composite sample has been analysed, the subsample association can be used to build a hierarchical description. </w:t>
                  </w:r>
                </w:p>
              </w:tc>
            </w:tr>
            <w:tr w:rsidR="00921A47" w:rsidRPr="006518C9" w14:paraId="31AB96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907847" w14:textId="77777777" w:rsidR="00921A47" w:rsidRPr="006518C9" w:rsidRDefault="00A6726E">
                  <w:pPr>
                    <w:rPr>
                      <w:sz w:val="24"/>
                      <w:szCs w:val="24"/>
                      <w:lang w:val="en-US"/>
                    </w:rPr>
                  </w:pPr>
                  <w:hyperlink w:anchor="SequenceCollection" w:history="1">
                    <w:r w:rsidR="00921A47" w:rsidRPr="006518C9">
                      <w:rPr>
                        <w:rStyle w:val="Hyperlink"/>
                        <w:lang w:val="en-US"/>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63095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A4EB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B4D27" w14:textId="77777777" w:rsidR="00921A47" w:rsidRPr="006518C9" w:rsidRDefault="00921A47">
                  <w:pPr>
                    <w:rPr>
                      <w:sz w:val="24"/>
                      <w:szCs w:val="24"/>
                      <w:lang w:val="en-US"/>
                    </w:rPr>
                  </w:pPr>
                  <w:r w:rsidRPr="006518C9">
                    <w:rPr>
                      <w:lang w:val="en-US"/>
                    </w:rPr>
                    <w:t xml:space="preserve">The collection of sequences (DBSequence or Peptide) identified and their relationship between each other (PeptideEvidence) to be referenced elsewhere in the results. </w:t>
                  </w:r>
                </w:p>
              </w:tc>
            </w:tr>
            <w:tr w:rsidR="00921A47" w:rsidRPr="006518C9" w14:paraId="519458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B00139" w14:textId="77777777" w:rsidR="00921A47" w:rsidRPr="006518C9" w:rsidRDefault="00A6726E">
                  <w:pPr>
                    <w:rPr>
                      <w:sz w:val="24"/>
                      <w:szCs w:val="24"/>
                      <w:lang w:val="en-US"/>
                    </w:rPr>
                  </w:pPr>
                  <w:hyperlink w:anchor="AnalysisCollection" w:history="1">
                    <w:r w:rsidR="00921A47" w:rsidRPr="006518C9">
                      <w:rPr>
                        <w:rStyle w:val="Hyperlink"/>
                        <w:lang w:val="en-US"/>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12BB7B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45A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FB01F" w14:textId="77777777" w:rsidR="00921A47" w:rsidRPr="006518C9" w:rsidRDefault="00921A47">
                  <w:pPr>
                    <w:rPr>
                      <w:sz w:val="24"/>
                      <w:szCs w:val="24"/>
                      <w:lang w:val="en-US"/>
                    </w:rPr>
                  </w:pPr>
                  <w:r w:rsidRPr="006518C9">
                    <w:rPr>
                      <w:lang w:val="en-US"/>
                    </w:rPr>
                    <w:t>The analyses performed to get the results, which map the input and output data sets. Analyses are for example: SpectrumIdentification (resulting in peptides) or ProteinDetection (assemble proteins from peptides).</w:t>
                  </w:r>
                </w:p>
              </w:tc>
            </w:tr>
            <w:tr w:rsidR="00921A47" w:rsidRPr="006518C9" w14:paraId="3C001C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1E70A8" w14:textId="77777777" w:rsidR="00921A47" w:rsidRPr="006518C9" w:rsidRDefault="00A6726E">
                  <w:pPr>
                    <w:rPr>
                      <w:sz w:val="24"/>
                      <w:szCs w:val="24"/>
                      <w:lang w:val="en-US"/>
                    </w:rPr>
                  </w:pPr>
                  <w:hyperlink w:anchor="AnalysisProtocolCollection" w:history="1">
                    <w:r w:rsidR="00921A47" w:rsidRPr="006518C9">
                      <w:rPr>
                        <w:rStyle w:val="Hyperlink"/>
                        <w:lang w:val="en-US"/>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1D4B6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85AA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BC4F8" w14:textId="77777777" w:rsidR="00921A47" w:rsidRPr="006518C9" w:rsidRDefault="00921A47">
                  <w:pPr>
                    <w:rPr>
                      <w:sz w:val="24"/>
                      <w:szCs w:val="24"/>
                      <w:lang w:val="en-US"/>
                    </w:rPr>
                  </w:pPr>
                  <w:r w:rsidRPr="006518C9">
                    <w:rPr>
                      <w:lang w:val="en-US"/>
                    </w:rPr>
                    <w:t xml:space="preserve">The collection of protocols which include the parameters and settings of the performed analyses. </w:t>
                  </w:r>
                </w:p>
              </w:tc>
            </w:tr>
            <w:tr w:rsidR="00921A47" w:rsidRPr="006518C9" w14:paraId="649074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63CC0D" w14:textId="77777777" w:rsidR="00921A47" w:rsidRPr="006518C9" w:rsidRDefault="00A6726E">
                  <w:pPr>
                    <w:rPr>
                      <w:sz w:val="24"/>
                      <w:szCs w:val="24"/>
                      <w:lang w:val="en-US"/>
                    </w:rPr>
                  </w:pPr>
                  <w:hyperlink w:anchor="DataCollection" w:history="1">
                    <w:r w:rsidR="00921A47" w:rsidRPr="006518C9">
                      <w:rPr>
                        <w:rStyle w:val="Hyperlink"/>
                        <w:lang w:val="en-US"/>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9801E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D425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724ED"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62A95B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A3114" w14:textId="77777777" w:rsidR="00921A47" w:rsidRPr="006518C9" w:rsidRDefault="00A6726E">
                  <w:pPr>
                    <w:rPr>
                      <w:sz w:val="24"/>
                      <w:szCs w:val="24"/>
                      <w:lang w:val="en-US"/>
                    </w:rPr>
                  </w:pPr>
                  <w:hyperlink w:anchor="BibliographicReference" w:history="1">
                    <w:r w:rsidR="00921A47" w:rsidRPr="006518C9">
                      <w:rPr>
                        <w:rStyle w:val="Hyperlink"/>
                        <w:lang w:val="en-US"/>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99804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A8CC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8044B" w14:textId="77777777" w:rsidR="00921A47" w:rsidRPr="006518C9" w:rsidRDefault="00921A47">
                  <w:pPr>
                    <w:rPr>
                      <w:sz w:val="24"/>
                      <w:szCs w:val="24"/>
                      <w:lang w:val="en-US"/>
                    </w:rPr>
                  </w:pPr>
                  <w:r w:rsidRPr="006518C9">
                    <w:rPr>
                      <w:lang w:val="en-US"/>
                    </w:rPr>
                    <w:t>Any bibliographic references associated with the file</w:t>
                  </w:r>
                </w:p>
              </w:tc>
            </w:tr>
          </w:tbl>
          <w:p w14:paraId="1630EE67" w14:textId="77777777" w:rsidR="00921A47" w:rsidRPr="006518C9" w:rsidRDefault="00921A47">
            <w:pPr>
              <w:rPr>
                <w:sz w:val="24"/>
                <w:szCs w:val="24"/>
                <w:lang w:val="en-US"/>
              </w:rPr>
            </w:pPr>
          </w:p>
        </w:tc>
      </w:tr>
      <w:tr w:rsidR="00921A47" w:rsidRPr="006518C9" w14:paraId="18F4B381" w14:textId="77777777" w:rsidTr="00921A47">
        <w:trPr>
          <w:tblCellSpacing w:w="15" w:type="dxa"/>
        </w:trPr>
        <w:tc>
          <w:tcPr>
            <w:tcW w:w="0" w:type="auto"/>
            <w:vAlign w:val="center"/>
            <w:hideMark/>
          </w:tcPr>
          <w:p w14:paraId="3EE222E2"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04610475"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"http://www.peptideatlas.org/PSI/schemas/mzIdentML/1.2/figures/MzIdentML1.1.png"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"http://www.peptideatlas.org/PSI/schemas/mzIdentML/1.2/figures/MzIdentML1.1.png"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"http://www.peptideatlas.org/PSI/schemas/mzIdentML/1.2/figures/MzIdentML1.1.png"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"http://www.peptideatlas.org/PSI/schemas/mzIdentML/1.2/figures/MzIdentML1.1.png"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"http://www.peptideatlas.org/PSI/schemas/mzIdentML/1.2/figures/MzIdentML1.1.png"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"http://www.peptideatlas.org/PSI/schemas/mzIdentML/1.2/figures/MzIdentML1.1.png"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"http://www.peptideatlas.org/PSI/schemas/mzIdentML/1.2/figures/MzIdentML1.1.png"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"http://www.peptideatlas.org/PSI/schemas/mzIdentML/1.2/figures/MzIdentML1.1.png"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"http://www.peptideatlas.org/PSI/schemas/mzIdentML/1.2/figures/MzIdentML1.1.png"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"http://www.peptideatlas.org/PSI/schemas/mzIdentML/1.2/figures/MzIdentML1.1.png"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"http://www.peptideatlas.org/PSI/schemas/mzIdentML/1.2/figures/MzIdentML1.1.png"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"http://www.peptideatlas.org/PSI/schemas/mzIdentML/1.2/figures/MzIdentML1.1.png"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"http://www.peptideatlas.org/PSI/schemas/mzIdentML/1.2/figures/MzIdentML1.1.png"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"http://www.peptideatlas.org/PSI/schemas/mzIdentML/1.2/figures/MzIdentML1.1.png"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"http://www.peptideatlas.org/PSI/schemas/mzIdentML/1.2/figures/MzIdentML1.1.png"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"http://www.peptideatlas.org/PSI/schemas/mzIdentML/1.2/figures/MzIdentML1.1.png" \* MERGEFORMATINET </w:instrText>
            </w:r>
            <w:r w:rsidR="0032247A">
              <w:rPr>
                <w:lang w:val="en-US"/>
              </w:rPr>
              <w:fldChar w:fldCharType="separate"/>
            </w:r>
            <w:r w:rsidR="00A6726E">
              <w:rPr>
                <w:lang w:val="en-US"/>
              </w:rPr>
              <w:fldChar w:fldCharType="begin"/>
            </w:r>
            <w:r w:rsidR="00A6726E">
              <w:rPr>
                <w:lang w:val="en-US"/>
              </w:rPr>
              <w:instrText xml:space="preserve"> </w:instrText>
            </w:r>
            <w:r w:rsidR="00A6726E">
              <w:rPr>
                <w:lang w:val="en-US"/>
              </w:rPr>
              <w:instrText>INCLUDEPICTURE  "http://www.peptideatlas.org/PSI/schemas/mzIdentML/1.2/figures/MzIdentML1.1.png" \* MERGEFORM</w:instrText>
            </w:r>
            <w:r w:rsidR="00A6726E">
              <w:rPr>
                <w:lang w:val="en-US"/>
              </w:rPr>
              <w:instrText>ATINET</w:instrText>
            </w:r>
            <w:r w:rsidR="00A6726E">
              <w:rPr>
                <w:lang w:val="en-US"/>
              </w:rPr>
              <w:instrText xml:space="preserve"> </w:instrText>
            </w:r>
            <w:r w:rsidR="00A6726E">
              <w:rPr>
                <w:lang w:val="en-US"/>
              </w:rPr>
              <w:fldChar w:fldCharType="separate"/>
            </w:r>
            <w:r w:rsidR="003814F2">
              <w:rPr>
                <w:lang w:val="en-US"/>
              </w:rPr>
              <w:pict w14:anchorId="29FB76FB">
                <v:shape id="_x0000_i1031" type="#_x0000_t75" alt="" style="width:346.2pt;height:417.6pt">
                  <v:imagedata r:id="rId32" r:href="rId33"/>
                </v:shape>
              </w:pict>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676831BE" w14:textId="77777777" w:rsidTr="00921A47">
        <w:trPr>
          <w:tblCellSpacing w:w="15" w:type="dxa"/>
        </w:trPr>
        <w:tc>
          <w:tcPr>
            <w:tcW w:w="0" w:type="auto"/>
            <w:vAlign w:val="center"/>
            <w:hideMark/>
          </w:tcPr>
          <w:p w14:paraId="7E971BC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1178D0" w14:textId="77777777" w:rsidR="00921A47" w:rsidRPr="006518C9" w:rsidRDefault="00921A47">
            <w:pPr>
              <w:pStyle w:val="HTMLPreformatted"/>
            </w:pPr>
            <w:r w:rsidRPr="006518C9">
              <w:t>&lt;MzIdentML xmlns:xsi="http://www.w3.org/2001/XMLSchema-instance" xmlns:xsd="http://www.w3.org/2001/XMLSchema" id="" xsi:schemaLocation="http://psidev.info/psi/pi/mzIdentML/1.2 mzIdentML1.2.0.xsd" creationDate="2014-06-03T14:52:58.665376Z" version="1.2.0" xmlns="http://psidev.info/psi/pi/mzIdentML/1.2"&gt;</w:t>
            </w:r>
          </w:p>
          <w:p w14:paraId="67547D08" w14:textId="77777777" w:rsidR="00921A47" w:rsidRPr="006518C9" w:rsidRDefault="00921A47">
            <w:pPr>
              <w:pStyle w:val="HTMLPreformatted"/>
            </w:pPr>
            <w:r w:rsidRPr="006518C9">
              <w:t xml:space="preserve">  &lt;cvList&gt;</w:t>
            </w:r>
          </w:p>
          <w:p w14:paraId="2F4D81F6" w14:textId="77777777" w:rsidR="00921A47" w:rsidRPr="006518C9" w:rsidRDefault="00921A47">
            <w:pPr>
              <w:pStyle w:val="HTMLPreformatted"/>
            </w:pPr>
            <w:r w:rsidRPr="006518C9">
              <w:t xml:space="preserve">    &lt;cv fullName="Proteomics Standards Initiative Mass Spectrometry Vocabularies" version="2.32.0" uri="</w:t>
            </w:r>
            <w:r w:rsidR="004B085B" w:rsidRPr="006518C9">
              <w:t>https://raw.githubusercontent.com/HUPO-PSI/psi-ms-CV/master/psi-ms.obo</w:t>
            </w:r>
            <w:r w:rsidRPr="006518C9">
              <w:t>" id="PSI-MS" /&gt;</w:t>
            </w:r>
          </w:p>
          <w:p w14:paraId="4B7F7CFA" w14:textId="77777777" w:rsidR="00921A47" w:rsidRPr="006518C9" w:rsidRDefault="00921A47">
            <w:pPr>
              <w:pStyle w:val="HTMLPreformatted"/>
            </w:pPr>
            <w:r w:rsidRPr="006518C9">
              <w:t xml:space="preserve">    &lt;cv fullName="UNIMOD" uri="http://www.unimod.org/obo/unimod.obo" id="UNIMOD" /&gt;</w:t>
            </w:r>
          </w:p>
          <w:p w14:paraId="74EA6F04" w14:textId="77777777" w:rsidR="00921A47" w:rsidRPr="006518C9" w:rsidRDefault="00921A47">
            <w:pPr>
              <w:pStyle w:val="HTMLPreformatted"/>
            </w:pPr>
            <w:r w:rsidRPr="006518C9">
              <w:t xml:space="preserve">    &lt;cv fullName="UNIT-ONTOLOGY" uri="http://obo.cvs.sourceforge.net/*checkout*/obo/obo/ontology/phenotype/unit.obo" id="UO" /&gt;</w:t>
            </w:r>
          </w:p>
          <w:p w14:paraId="60B1D161" w14:textId="77777777" w:rsidR="00921A47" w:rsidRPr="006518C9" w:rsidRDefault="00921A47">
            <w:pPr>
              <w:pStyle w:val="HTMLPreformatted"/>
            </w:pPr>
            <w:r w:rsidRPr="006518C9">
              <w:t xml:space="preserve">  &lt;/cvList&gt;</w:t>
            </w:r>
          </w:p>
          <w:p w14:paraId="20BA69DB" w14:textId="77777777" w:rsidR="00921A47" w:rsidRPr="006518C9" w:rsidRDefault="00921A47">
            <w:pPr>
              <w:pStyle w:val="HTMLPreformatted"/>
            </w:pPr>
            <w:r w:rsidRPr="006518C9">
              <w:t xml:space="preserve">  &lt;AnalysisSoftwareList&gt;</w:t>
            </w:r>
          </w:p>
          <w:p w14:paraId="2A7BB473" w14:textId="77777777" w:rsidR="00921A47" w:rsidRPr="006518C9" w:rsidRDefault="00921A47">
            <w:pPr>
              <w:pStyle w:val="HTMLPreformatted"/>
            </w:pPr>
            <w:r w:rsidRPr="006518C9">
              <w:t xml:space="preserve">  ...</w:t>
            </w:r>
          </w:p>
          <w:p w14:paraId="66C67AF7" w14:textId="77777777" w:rsidR="00921A47" w:rsidRPr="006518C9" w:rsidRDefault="00921A47">
            <w:pPr>
              <w:pStyle w:val="HTMLPreformatted"/>
            </w:pPr>
            <w:r w:rsidRPr="006518C9">
              <w:t>&lt;/MzIdentML&gt;</w:t>
            </w:r>
          </w:p>
        </w:tc>
      </w:tr>
    </w:tbl>
    <w:p w14:paraId="234921F6" w14:textId="77777777" w:rsidR="00921A47" w:rsidRPr="006518C9" w:rsidRDefault="00921A47" w:rsidP="00921A47">
      <w:pPr>
        <w:rPr>
          <w:lang w:val="en-US"/>
        </w:rPr>
      </w:pPr>
    </w:p>
    <w:p w14:paraId="47A8AF56" w14:textId="77777777" w:rsidR="00921A47" w:rsidRPr="006518C9" w:rsidRDefault="00921A47" w:rsidP="00921A47">
      <w:pPr>
        <w:pStyle w:val="Heading2"/>
      </w:pPr>
      <w:bookmarkStart w:id="140" w:name="_Toc457214057"/>
      <w:r w:rsidRPr="006518C9">
        <w:t>Element &lt;</w:t>
      </w:r>
      <w:bookmarkStart w:id="141" w:name="AdditionalSearchParams"/>
      <w:r w:rsidRPr="006518C9">
        <w:t>AdditionalSearchParams</w:t>
      </w:r>
      <w:bookmarkEnd w:id="141"/>
      <w:r w:rsidRPr="006518C9">
        <w:t>&gt;</w:t>
      </w:r>
      <w:bookmarkEnd w:id="1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921A47" w:rsidRPr="006518C9" w14:paraId="3690CB75" w14:textId="77777777" w:rsidTr="00921A47">
        <w:trPr>
          <w:tblCellSpacing w:w="15" w:type="dxa"/>
        </w:trPr>
        <w:tc>
          <w:tcPr>
            <w:tcW w:w="0" w:type="auto"/>
            <w:vAlign w:val="center"/>
            <w:hideMark/>
          </w:tcPr>
          <w:p w14:paraId="2D5B4F5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2FF4899"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58FBE775" w14:textId="77777777" w:rsidTr="00921A47">
        <w:trPr>
          <w:tblCellSpacing w:w="15" w:type="dxa"/>
        </w:trPr>
        <w:tc>
          <w:tcPr>
            <w:tcW w:w="0" w:type="auto"/>
            <w:vAlign w:val="center"/>
            <w:hideMark/>
          </w:tcPr>
          <w:p w14:paraId="6BDA11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7F0B927" w14:textId="77777777" w:rsidR="00921A47" w:rsidRPr="006518C9" w:rsidRDefault="00921A47">
            <w:pPr>
              <w:rPr>
                <w:sz w:val="24"/>
                <w:szCs w:val="24"/>
                <w:lang w:val="en-US"/>
              </w:rPr>
            </w:pPr>
            <w:r w:rsidRPr="006518C9">
              <w:rPr>
                <w:lang w:val="en-US"/>
              </w:rPr>
              <w:t xml:space="preserve">ParamListType </w:t>
            </w:r>
          </w:p>
        </w:tc>
      </w:tr>
      <w:tr w:rsidR="00921A47" w:rsidRPr="006518C9" w14:paraId="72022FDA" w14:textId="77777777" w:rsidTr="00921A47">
        <w:trPr>
          <w:tblCellSpacing w:w="15" w:type="dxa"/>
        </w:trPr>
        <w:tc>
          <w:tcPr>
            <w:tcW w:w="0" w:type="auto"/>
            <w:vAlign w:val="center"/>
            <w:hideMark/>
          </w:tcPr>
          <w:p w14:paraId="52EB489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74DE2CA" w14:textId="77777777" w:rsidR="00921A47" w:rsidRPr="006518C9" w:rsidRDefault="00921A47">
            <w:pPr>
              <w:rPr>
                <w:sz w:val="24"/>
                <w:szCs w:val="24"/>
                <w:lang w:val="en-US"/>
              </w:rPr>
            </w:pPr>
            <w:r w:rsidRPr="006518C9">
              <w:rPr>
                <w:lang w:val="en-US"/>
              </w:rPr>
              <w:t>none</w:t>
            </w:r>
          </w:p>
        </w:tc>
      </w:tr>
      <w:tr w:rsidR="00921A47" w:rsidRPr="006518C9" w14:paraId="35C81D54" w14:textId="77777777" w:rsidTr="00921A47">
        <w:trPr>
          <w:tblCellSpacing w:w="15" w:type="dxa"/>
        </w:trPr>
        <w:tc>
          <w:tcPr>
            <w:tcW w:w="0" w:type="auto"/>
            <w:vAlign w:val="center"/>
            <w:hideMark/>
          </w:tcPr>
          <w:p w14:paraId="58F2C18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921A47" w:rsidRPr="006518C9" w14:paraId="30A4F2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F7DB5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7983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835F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C6FA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BC69B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06499A"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4264B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DF30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04E3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659AA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44BA6D"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B0B2A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370D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CA16C" w14:textId="77777777" w:rsidR="00921A47" w:rsidRPr="006518C9" w:rsidRDefault="00921A47">
                  <w:pPr>
                    <w:rPr>
                      <w:sz w:val="24"/>
                      <w:szCs w:val="24"/>
                      <w:lang w:val="en-US"/>
                    </w:rPr>
                  </w:pPr>
                  <w:r w:rsidRPr="006518C9">
                    <w:rPr>
                      <w:lang w:val="en-US"/>
                    </w:rPr>
                    <w:t>A single user-defined parameter.</w:t>
                  </w:r>
                </w:p>
              </w:tc>
            </w:tr>
          </w:tbl>
          <w:p w14:paraId="78F6F955" w14:textId="77777777" w:rsidR="00921A47" w:rsidRPr="006518C9" w:rsidRDefault="00921A47">
            <w:pPr>
              <w:rPr>
                <w:sz w:val="24"/>
                <w:szCs w:val="24"/>
                <w:lang w:val="en-US"/>
              </w:rPr>
            </w:pPr>
          </w:p>
        </w:tc>
      </w:tr>
      <w:tr w:rsidR="00921A47" w:rsidRPr="006518C9" w14:paraId="2142C484" w14:textId="77777777" w:rsidTr="00921A47">
        <w:trPr>
          <w:tblCellSpacing w:w="15" w:type="dxa"/>
        </w:trPr>
        <w:tc>
          <w:tcPr>
            <w:tcW w:w="0" w:type="auto"/>
            <w:vAlign w:val="center"/>
            <w:hideMark/>
          </w:tcPr>
          <w:p w14:paraId="5919E546"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517D8C64" w14:textId="77777777" w:rsidR="00921A47" w:rsidRPr="006518C9" w:rsidRDefault="00921A47">
            <w:pPr>
              <w:pStyle w:val="HTMLPreformatted"/>
            </w:pPr>
            <w:r w:rsidRPr="006518C9">
              <w:t xml:space="preserve">      &lt;AdditionalSearchParams&gt;</w:t>
            </w:r>
          </w:p>
          <w:p w14:paraId="587FA9A0" w14:textId="77777777" w:rsidR="00921A47" w:rsidRPr="006518C9" w:rsidRDefault="00921A47">
            <w:pPr>
              <w:pStyle w:val="HTMLPreformatted"/>
            </w:pPr>
            <w:r w:rsidRPr="006518C9">
              <w:t xml:space="preserve">        &lt;cvParam cvRef="PSI-MS" accession="MS:1001211" name="parent mass type mono"/&gt;</w:t>
            </w:r>
          </w:p>
          <w:p w14:paraId="349B3C09" w14:textId="77777777" w:rsidR="00921A47" w:rsidRPr="006518C9" w:rsidRDefault="00921A47">
            <w:pPr>
              <w:pStyle w:val="HTMLPreformatted"/>
            </w:pPr>
            <w:r w:rsidRPr="006518C9">
              <w:t xml:space="preserve">        &lt;cvParam cvRef="PSI-MS" accession="MS:1001256" name="fragment mass type mono"/&gt;</w:t>
            </w:r>
          </w:p>
          <w:p w14:paraId="425B081A" w14:textId="77777777" w:rsidR="00921A47" w:rsidRPr="006518C9" w:rsidRDefault="00921A47">
            <w:pPr>
              <w:pStyle w:val="HTMLPreformatted"/>
            </w:pPr>
            <w:r w:rsidRPr="006518C9">
              <w:t xml:space="preserve">        &lt;cvParam cvRef="PSI-MS" accession="MS:1002492" name="consensus scoring"/&gt;</w:t>
            </w:r>
          </w:p>
          <w:p w14:paraId="39529753" w14:textId="77777777" w:rsidR="00921A47" w:rsidRPr="006518C9" w:rsidRDefault="00921A47">
            <w:pPr>
              <w:pStyle w:val="HTMLPreformatted"/>
            </w:pPr>
            <w:r w:rsidRPr="006518C9">
              <w:t xml:space="preserve">        &lt;cvParam cvRef="PSI-MS" accession="MS:1002490" name="peptide-level scoring"/&gt;</w:t>
            </w:r>
          </w:p>
          <w:p w14:paraId="308428BD" w14:textId="77777777" w:rsidR="00921A47" w:rsidRPr="006518C9" w:rsidRDefault="00921A47">
            <w:pPr>
              <w:pStyle w:val="HTMLPreformatted"/>
            </w:pPr>
            <w:r w:rsidRPr="006518C9">
              <w:t xml:space="preserve">        &lt;cvParam cvRef="PSI-MS" accession="MS:1002497" name="group PSMs by sequence with modifications"/&gt;</w:t>
            </w:r>
          </w:p>
          <w:p w14:paraId="591BAF7A" w14:textId="77777777" w:rsidR="00921A47" w:rsidRPr="006518C9" w:rsidRDefault="00921A47">
            <w:pPr>
              <w:pStyle w:val="HTMLPreformatted"/>
            </w:pPr>
            <w:r w:rsidRPr="006518C9">
              <w:t xml:space="preserve">        &lt;cvParam cvRef="PSI-MS" accession="MS:1002491" name="modification localization scoring"/&gt;</w:t>
            </w:r>
          </w:p>
          <w:p w14:paraId="1627CCD7" w14:textId="77777777" w:rsidR="00921A47" w:rsidRPr="006518C9" w:rsidRDefault="00921A47">
            <w:pPr>
              <w:pStyle w:val="HTMLPreformatted"/>
            </w:pPr>
            <w:r w:rsidRPr="006518C9">
              <w:t xml:space="preserve">  ...</w:t>
            </w:r>
          </w:p>
          <w:p w14:paraId="0FEA0EB4" w14:textId="77777777" w:rsidR="00921A47" w:rsidRPr="006518C9" w:rsidRDefault="00921A47">
            <w:pPr>
              <w:pStyle w:val="HTMLPreformatted"/>
            </w:pPr>
            <w:r w:rsidRPr="006518C9">
              <w:t>&lt;/AdditionalSearchParams&gt;</w:t>
            </w:r>
          </w:p>
        </w:tc>
      </w:tr>
      <w:tr w:rsidR="00921A47" w:rsidRPr="006518C9" w14:paraId="223CABC9" w14:textId="77777777" w:rsidTr="00921A47">
        <w:trPr>
          <w:tblCellSpacing w:w="15" w:type="dxa"/>
        </w:trPr>
        <w:tc>
          <w:tcPr>
            <w:tcW w:w="0" w:type="auto"/>
            <w:vAlign w:val="center"/>
            <w:hideMark/>
          </w:tcPr>
          <w:p w14:paraId="1979CD7A"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0CC8CC5" w14:textId="77777777" w:rsidR="00921A47" w:rsidRPr="006518C9" w:rsidRDefault="00921A47">
            <w:pPr>
              <w:pStyle w:val="HTMLPreformatted"/>
            </w:pPr>
            <w:r w:rsidRPr="006518C9">
              <w:t>Path /MzIdentML/AnalysisProtocolCollection/SpectrumIdentificationProtocol/AdditionalSearchParams</w:t>
            </w:r>
          </w:p>
          <w:p w14:paraId="72415E65" w14:textId="77777777" w:rsidR="00921A47" w:rsidRPr="006518C9" w:rsidRDefault="00921A47">
            <w:pPr>
              <w:pStyle w:val="HTMLPreformatted"/>
            </w:pPr>
            <w:r w:rsidRPr="006518C9">
              <w:t xml:space="preserve">MAY supply a *child* term of </w:t>
            </w:r>
            <w:hyperlink r:id="rId34"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50CF3A35" w14:textId="77777777" w:rsidR="00921A47" w:rsidRPr="006518C9" w:rsidRDefault="00921A47">
            <w:pPr>
              <w:pStyle w:val="HTMLPreformatted"/>
            </w:pPr>
            <w:r w:rsidRPr="006518C9">
              <w:t xml:space="preserve">  e.g.: </w:t>
            </w:r>
            <w:hyperlink r:id="rId35" w:tgtFrame="new" w:history="1">
              <w:r w:rsidRPr="006518C9">
                <w:rPr>
                  <w:rStyle w:val="Hyperlink"/>
                </w:rPr>
                <w:t>MS:1001005</w:t>
              </w:r>
            </w:hyperlink>
            <w:r w:rsidRPr="006518C9">
              <w:t xml:space="preserve"> (</w:t>
            </w:r>
            <w:r w:rsidRPr="006518C9">
              <w:rPr>
                <w:rStyle w:val="popup"/>
              </w:rPr>
              <w:t>SEQUEST:CleavesAt</w:t>
            </w:r>
            <w:r w:rsidR="008F498D" w:rsidRPr="006518C9">
              <w:t>)</w:t>
            </w:r>
          </w:p>
          <w:p w14:paraId="38F8E449" w14:textId="77777777" w:rsidR="00921A47" w:rsidRPr="006518C9" w:rsidRDefault="00921A47">
            <w:pPr>
              <w:pStyle w:val="HTMLPreformatted"/>
            </w:pPr>
            <w:r w:rsidRPr="006518C9">
              <w:t xml:space="preserve">  e.g.: </w:t>
            </w:r>
            <w:hyperlink r:id="rId36"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3F5AA6FA" w14:textId="77777777" w:rsidR="00921A47" w:rsidRPr="006518C9" w:rsidRDefault="00921A47">
            <w:pPr>
              <w:pStyle w:val="HTMLPreformatted"/>
            </w:pPr>
            <w:r w:rsidRPr="006518C9">
              <w:t xml:space="preserve">  e.g.: </w:t>
            </w:r>
            <w:hyperlink r:id="rId37"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13C49239" w14:textId="77777777" w:rsidR="00921A47" w:rsidRPr="006518C9" w:rsidRDefault="00921A47">
            <w:pPr>
              <w:pStyle w:val="HTMLPreformatted"/>
            </w:pPr>
            <w:r w:rsidRPr="006518C9">
              <w:t xml:space="preserve">  e.g.: </w:t>
            </w:r>
            <w:hyperlink r:id="rId38" w:tgtFrame="new" w:history="1">
              <w:r w:rsidRPr="006518C9">
                <w:rPr>
                  <w:rStyle w:val="Hyperlink"/>
                </w:rPr>
                <w:t>MS:1001026</w:t>
              </w:r>
            </w:hyperlink>
            <w:r w:rsidRPr="006518C9">
              <w:t xml:space="preserve"> (</w:t>
            </w:r>
            <w:r w:rsidRPr="006518C9">
              <w:rPr>
                <w:rStyle w:val="popup"/>
              </w:rPr>
              <w:t>SEQUEST:NormalizeXCorrValues</w:t>
            </w:r>
            <w:r w:rsidR="008F498D" w:rsidRPr="006518C9">
              <w:t>)</w:t>
            </w:r>
          </w:p>
          <w:p w14:paraId="772A6088" w14:textId="77777777" w:rsidR="00921A47" w:rsidRPr="006518C9" w:rsidRDefault="00921A47">
            <w:pPr>
              <w:pStyle w:val="HTMLPreformatted"/>
            </w:pPr>
            <w:r w:rsidRPr="006518C9">
              <w:t xml:space="preserve">  e.g.: </w:t>
            </w:r>
            <w:hyperlink r:id="rId39"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2FC63AB7" w14:textId="77777777" w:rsidR="00921A47" w:rsidRPr="006518C9" w:rsidRDefault="00921A47">
            <w:pPr>
              <w:pStyle w:val="HTMLPreformatted"/>
            </w:pPr>
            <w:r w:rsidRPr="006518C9">
              <w:t xml:space="preserve">  e.g.: </w:t>
            </w:r>
            <w:hyperlink r:id="rId40" w:tgtFrame="new" w:history="1">
              <w:r w:rsidRPr="006518C9">
                <w:rPr>
                  <w:rStyle w:val="Hyperlink"/>
                </w:rPr>
                <w:t>MS:1001032</w:t>
              </w:r>
            </w:hyperlink>
            <w:r w:rsidRPr="006518C9">
              <w:t xml:space="preserve"> (</w:t>
            </w:r>
            <w:r w:rsidRPr="006518C9">
              <w:rPr>
                <w:rStyle w:val="popup"/>
              </w:rPr>
              <w:t>SEQUEST:SequencePartialFilter</w:t>
            </w:r>
            <w:r w:rsidR="008F498D" w:rsidRPr="006518C9">
              <w:t>)</w:t>
            </w:r>
          </w:p>
          <w:p w14:paraId="62C75B51" w14:textId="77777777" w:rsidR="00921A47" w:rsidRPr="006518C9" w:rsidRDefault="00921A47">
            <w:pPr>
              <w:pStyle w:val="HTMLPreformatted"/>
            </w:pPr>
            <w:r w:rsidRPr="006518C9">
              <w:t xml:space="preserve">  e.g.: </w:t>
            </w:r>
            <w:hyperlink r:id="rId41"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15070E4A" w14:textId="77777777" w:rsidR="00921A47" w:rsidRPr="006518C9" w:rsidRDefault="00921A47">
            <w:pPr>
              <w:pStyle w:val="HTMLPreformatted"/>
            </w:pPr>
            <w:r w:rsidRPr="006518C9">
              <w:t xml:space="preserve">  e.g.: </w:t>
            </w:r>
            <w:hyperlink r:id="rId42"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4ABBFAE2" w14:textId="77777777" w:rsidR="00921A47" w:rsidRPr="006518C9" w:rsidRDefault="00921A47">
            <w:pPr>
              <w:pStyle w:val="HTMLPreformatted"/>
            </w:pPr>
            <w:r w:rsidRPr="006518C9">
              <w:t xml:space="preserve">  e.g.: </w:t>
            </w:r>
            <w:hyperlink r:id="rId43"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28948D50" w14:textId="77777777" w:rsidR="00921A47" w:rsidRPr="006518C9" w:rsidRDefault="00921A47">
            <w:pPr>
              <w:pStyle w:val="HTMLPreformatted"/>
            </w:pPr>
            <w:r w:rsidRPr="006518C9">
              <w:t xml:space="preserve">  e.g.: </w:t>
            </w:r>
            <w:hyperlink r:id="rId44"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65FE0E67" w14:textId="77777777" w:rsidR="00921A47" w:rsidRPr="006518C9" w:rsidRDefault="00921A47">
            <w:pPr>
              <w:pStyle w:val="HTMLPreformatted"/>
            </w:pPr>
            <w:r w:rsidRPr="006518C9">
              <w:t xml:space="preserve">  </w:t>
            </w:r>
            <w:hyperlink r:id="rId45" w:tgtFrame="new" w:history="1">
              <w:r w:rsidRPr="006518C9">
                <w:rPr>
                  <w:rStyle w:val="Hyperlink"/>
                </w:rPr>
                <w:t>et al.</w:t>
              </w:r>
            </w:hyperlink>
          </w:p>
          <w:p w14:paraId="5E7B652D" w14:textId="77777777" w:rsidR="00921A47" w:rsidRPr="006518C9" w:rsidRDefault="00921A47">
            <w:pPr>
              <w:pStyle w:val="HTMLPreformatted"/>
            </w:pPr>
            <w:r w:rsidRPr="006518C9">
              <w:t xml:space="preserve">MAY supply a *child* term of </w:t>
            </w:r>
            <w:hyperlink r:id="rId46" w:tgtFrame="new" w:history="1">
              <w:r w:rsidRPr="006518C9">
                <w:rPr>
                  <w:rStyle w:val="Hyperlink"/>
                </w:rPr>
                <w:t>MS:1001066</w:t>
              </w:r>
            </w:hyperlink>
            <w:r w:rsidRPr="006518C9">
              <w:t xml:space="preserve"> (</w:t>
            </w:r>
            <w:r w:rsidRPr="006518C9">
              <w:rPr>
                <w:rStyle w:val="popup"/>
              </w:rPr>
              <w:t>ions series considered in search</w:t>
            </w:r>
            <w:r w:rsidRPr="006518C9">
              <w:t>) one or more times</w:t>
            </w:r>
          </w:p>
          <w:p w14:paraId="3EE54E6F" w14:textId="77777777" w:rsidR="00921A47" w:rsidRPr="006518C9" w:rsidRDefault="00921A47">
            <w:pPr>
              <w:pStyle w:val="HTMLPreformatted"/>
            </w:pPr>
            <w:r w:rsidRPr="006518C9">
              <w:t xml:space="preserve">MAY supply a *child* term of </w:t>
            </w:r>
            <w:hyperlink r:id="rId47" w:tgtFrame="new" w:history="1">
              <w:r w:rsidRPr="006518C9">
                <w:rPr>
                  <w:rStyle w:val="Hyperlink"/>
                </w:rPr>
                <w:t>MS:1001210</w:t>
              </w:r>
            </w:hyperlink>
            <w:r w:rsidRPr="006518C9">
              <w:t xml:space="preserve"> (</w:t>
            </w:r>
            <w:r w:rsidRPr="006518C9">
              <w:rPr>
                <w:rStyle w:val="popup"/>
              </w:rPr>
              <w:t>mass type settings</w:t>
            </w:r>
            <w:r w:rsidRPr="006518C9">
              <w:t>) one or more times</w:t>
            </w:r>
          </w:p>
          <w:p w14:paraId="7DFEBF0E" w14:textId="77777777" w:rsidR="00921A47" w:rsidRPr="006518C9" w:rsidRDefault="00921A47">
            <w:pPr>
              <w:pStyle w:val="HTMLPreformatted"/>
            </w:pPr>
            <w:r w:rsidRPr="006518C9">
              <w:t xml:space="preserve">  e.g.: </w:t>
            </w:r>
            <w:hyperlink r:id="rId48" w:tgtFrame="new" w:history="1">
              <w:r w:rsidRPr="006518C9">
                <w:rPr>
                  <w:rStyle w:val="Hyperlink"/>
                </w:rPr>
                <w:t>MS:1001211</w:t>
              </w:r>
            </w:hyperlink>
            <w:r w:rsidRPr="006518C9">
              <w:t xml:space="preserve"> (</w:t>
            </w:r>
            <w:r w:rsidRPr="006518C9">
              <w:rPr>
                <w:rStyle w:val="popup"/>
              </w:rPr>
              <w:t>parent mass type mono</w:t>
            </w:r>
            <w:r w:rsidRPr="006518C9">
              <w:t xml:space="preserve">) </w:t>
            </w:r>
          </w:p>
          <w:p w14:paraId="30F467E9" w14:textId="77777777" w:rsidR="00921A47" w:rsidRPr="006518C9" w:rsidRDefault="00921A47">
            <w:pPr>
              <w:pStyle w:val="HTMLPreformatted"/>
            </w:pPr>
            <w:r w:rsidRPr="006518C9">
              <w:t xml:space="preserve">  e.g.: </w:t>
            </w:r>
            <w:hyperlink r:id="rId49" w:tgtFrame="new" w:history="1">
              <w:r w:rsidRPr="006518C9">
                <w:rPr>
                  <w:rStyle w:val="Hyperlink"/>
                </w:rPr>
                <w:t>MS:1001212</w:t>
              </w:r>
            </w:hyperlink>
            <w:r w:rsidRPr="006518C9">
              <w:t xml:space="preserve"> (</w:t>
            </w:r>
            <w:r w:rsidRPr="006518C9">
              <w:rPr>
                <w:rStyle w:val="popup"/>
              </w:rPr>
              <w:t>parent mass type average</w:t>
            </w:r>
            <w:r w:rsidRPr="006518C9">
              <w:t xml:space="preserve">) </w:t>
            </w:r>
          </w:p>
          <w:p w14:paraId="2B4317CF" w14:textId="77777777" w:rsidR="00921A47" w:rsidRPr="006518C9" w:rsidRDefault="00921A47">
            <w:pPr>
              <w:pStyle w:val="HTMLPreformatted"/>
            </w:pPr>
            <w:r w:rsidRPr="006518C9">
              <w:t xml:space="preserve">  e.g.: </w:t>
            </w:r>
            <w:hyperlink r:id="rId50" w:tgtFrame="new" w:history="1">
              <w:r w:rsidRPr="006518C9">
                <w:rPr>
                  <w:rStyle w:val="Hyperlink"/>
                </w:rPr>
                <w:t>MS:1001255</w:t>
              </w:r>
            </w:hyperlink>
            <w:r w:rsidRPr="006518C9">
              <w:t xml:space="preserve"> (</w:t>
            </w:r>
            <w:r w:rsidRPr="006518C9">
              <w:rPr>
                <w:rStyle w:val="popup"/>
              </w:rPr>
              <w:t>fragment mass type average</w:t>
            </w:r>
            <w:r w:rsidRPr="006518C9">
              <w:t xml:space="preserve">) </w:t>
            </w:r>
          </w:p>
          <w:p w14:paraId="47F52296" w14:textId="77777777" w:rsidR="00921A47" w:rsidRPr="006518C9" w:rsidRDefault="00921A47">
            <w:pPr>
              <w:pStyle w:val="HTMLPreformatted"/>
            </w:pPr>
            <w:r w:rsidRPr="006518C9">
              <w:t xml:space="preserve">  e.g.: </w:t>
            </w:r>
            <w:hyperlink r:id="rId51" w:tgtFrame="new" w:history="1">
              <w:r w:rsidRPr="006518C9">
                <w:rPr>
                  <w:rStyle w:val="Hyperlink"/>
                </w:rPr>
                <w:t>MS:1001256</w:t>
              </w:r>
            </w:hyperlink>
            <w:r w:rsidRPr="006518C9">
              <w:t xml:space="preserve"> (</w:t>
            </w:r>
            <w:r w:rsidRPr="006518C9">
              <w:rPr>
                <w:rStyle w:val="popup"/>
              </w:rPr>
              <w:t>fragment mass type mono</w:t>
            </w:r>
            <w:r w:rsidRPr="006518C9">
              <w:t xml:space="preserve">) </w:t>
            </w:r>
          </w:p>
        </w:tc>
      </w:tr>
      <w:tr w:rsidR="00921A47" w:rsidRPr="006518C9" w14:paraId="62D19A11" w14:textId="77777777" w:rsidTr="00921A47">
        <w:trPr>
          <w:tblCellSpacing w:w="15" w:type="dxa"/>
        </w:trPr>
        <w:tc>
          <w:tcPr>
            <w:tcW w:w="0" w:type="auto"/>
            <w:vAlign w:val="center"/>
            <w:hideMark/>
          </w:tcPr>
          <w:p w14:paraId="0C9708F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93F1E55" w14:textId="77777777" w:rsidR="00921A47" w:rsidRPr="006518C9" w:rsidRDefault="00921A47">
            <w:pPr>
              <w:pStyle w:val="HTMLPreformatted"/>
            </w:pPr>
            <w:r w:rsidRPr="006518C9">
              <w:t>&lt;cvParam cvRef="PSI-MS" accession="MS:1001211" name="parent mass type mono"&gt;&lt;/cvParam&gt;</w:t>
            </w:r>
          </w:p>
          <w:p w14:paraId="257B645E" w14:textId="77777777" w:rsidR="00921A47" w:rsidRPr="006518C9" w:rsidRDefault="00921A47">
            <w:pPr>
              <w:pStyle w:val="HTMLPreformatted"/>
            </w:pPr>
            <w:r w:rsidRPr="006518C9">
              <w:t>&lt;cvParam cvRef="PSI-MS" accession="MS:1001256" name="fragment mass type mono"&gt;&lt;/cvParam&gt;</w:t>
            </w:r>
          </w:p>
          <w:p w14:paraId="09C63A8D" w14:textId="77777777" w:rsidR="00921A47" w:rsidRPr="006518C9" w:rsidRDefault="00921A47">
            <w:pPr>
              <w:pStyle w:val="HTMLPreformatted"/>
            </w:pPr>
            <w:r w:rsidRPr="006518C9">
              <w:t>&lt;cvParam cvRef="PSI-MS" accession="MS:1002490" name="peptide-level scoring"&gt;&lt;/cvParam&gt;</w:t>
            </w:r>
          </w:p>
          <w:p w14:paraId="14C0E2E1" w14:textId="77777777" w:rsidR="00921A47" w:rsidRPr="006518C9" w:rsidRDefault="00921A47">
            <w:pPr>
              <w:pStyle w:val="HTMLPreformatted"/>
            </w:pPr>
            <w:r w:rsidRPr="006518C9">
              <w:t>&lt;cvParam cvRef="PSI-MS" accession="MS:1002496" name="group PSMs by sequence"&gt;&lt;/cvParam&gt;</w:t>
            </w:r>
          </w:p>
          <w:p w14:paraId="46CC994B" w14:textId="77777777" w:rsidR="00921A47" w:rsidRPr="006518C9" w:rsidRDefault="00921A47">
            <w:pPr>
              <w:pStyle w:val="HTMLPreformatted"/>
            </w:pPr>
            <w:r w:rsidRPr="006518C9">
              <w:t>&lt;cvParam accession="MS:1001118" cvRef="PSI-MS" name="param: b ion"/&gt;</w:t>
            </w:r>
          </w:p>
          <w:p w14:paraId="3221BDFF" w14:textId="77777777" w:rsidR="00921A47" w:rsidRPr="006518C9" w:rsidRDefault="00921A47">
            <w:pPr>
              <w:pStyle w:val="HTMLPreformatted"/>
            </w:pPr>
            <w:r w:rsidRPr="006518C9">
              <w:t>&lt;cvParam accession="MS:1001149" cvRef="PSI-MS" name="param: b ion-NH3 DEPRECATED"/&gt;</w:t>
            </w:r>
          </w:p>
          <w:p w14:paraId="53829AC1" w14:textId="77777777" w:rsidR="00921A47" w:rsidRPr="006518C9" w:rsidRDefault="00921A47">
            <w:pPr>
              <w:pStyle w:val="HTMLPreformatted"/>
            </w:pPr>
            <w:r w:rsidRPr="006518C9">
              <w:t>&lt;cvParam accession="MS:1001150" cvRef="PSI-MS" name="param: b ion-H2O DEPRECATED"/&gt;</w:t>
            </w:r>
          </w:p>
          <w:p w14:paraId="5477C404" w14:textId="77777777" w:rsidR="00921A47" w:rsidRPr="006518C9" w:rsidRDefault="00921A47">
            <w:pPr>
              <w:pStyle w:val="HTMLPreformatted"/>
            </w:pPr>
            <w:r w:rsidRPr="006518C9">
              <w:t>&lt;cvParam accession="MS:1001262" cvRef="PSI-MS" name="param: y ion"/&gt;</w:t>
            </w:r>
          </w:p>
          <w:p w14:paraId="11A7A87F" w14:textId="77777777" w:rsidR="00921A47" w:rsidRPr="006518C9" w:rsidRDefault="00921A47">
            <w:pPr>
              <w:pStyle w:val="HTMLPreformatted"/>
            </w:pPr>
            <w:r w:rsidRPr="006518C9">
              <w:t>&lt;cvParam accession="MS:1001151" cvRef="PSI-MS" name="param: y ion-NH3 DEPRECATED"/&gt;</w:t>
            </w:r>
          </w:p>
          <w:p w14:paraId="67F7B7D9" w14:textId="77777777" w:rsidR="00921A47" w:rsidRPr="006518C9" w:rsidRDefault="00921A47">
            <w:pPr>
              <w:pStyle w:val="HTMLPreformatted"/>
            </w:pPr>
            <w:r w:rsidRPr="006518C9">
              <w:t>&lt;cvParam accession="MS:1001152" cvRef="PSI-MS" name="param: y ion-H2O DEPRECATED"/&gt;</w:t>
            </w:r>
          </w:p>
          <w:p w14:paraId="2554E403" w14:textId="77777777" w:rsidR="00921A47" w:rsidRPr="006518C9" w:rsidRDefault="00921A47">
            <w:pPr>
              <w:pStyle w:val="HTMLPreformatted"/>
            </w:pPr>
            <w:r w:rsidRPr="006518C9">
              <w:t>&lt;cvParam accession="MS:1002494" cvRef="PSI-MS" name="cross-linking search"/&gt;</w:t>
            </w:r>
          </w:p>
          <w:p w14:paraId="44BC1B4F" w14:textId="77777777" w:rsidR="00921A47" w:rsidRPr="006518C9" w:rsidRDefault="00921A47">
            <w:pPr>
              <w:pStyle w:val="HTMLPreformatted"/>
            </w:pPr>
            <w:r w:rsidRPr="006518C9">
              <w:t>&lt;cvParam name="no special processing" cvRef="PSI-MS" accession="MS:1002495" /&gt;</w:t>
            </w:r>
          </w:p>
          <w:p w14:paraId="7F7085D4" w14:textId="77777777" w:rsidR="00921A47" w:rsidRPr="006518C9" w:rsidRDefault="00921A47">
            <w:pPr>
              <w:pStyle w:val="HTMLPreformatted"/>
            </w:pPr>
            <w:r w:rsidRPr="006518C9">
              <w:t>&lt;cvParam cvRef="PSI-MS" accession="MS:1002492" name="consensus scoring"/&gt;</w:t>
            </w:r>
          </w:p>
          <w:p w14:paraId="1ACB17F2" w14:textId="77777777" w:rsidR="00921A47" w:rsidRPr="006518C9" w:rsidRDefault="00921A47">
            <w:pPr>
              <w:pStyle w:val="HTMLPreformatted"/>
            </w:pPr>
            <w:r w:rsidRPr="006518C9">
              <w:t>&lt;cvParam cvRef="PSI-MS" accession="MS:1002497" name="group PSMs by sequence with modifications"/&gt;</w:t>
            </w:r>
          </w:p>
          <w:p w14:paraId="7C625130" w14:textId="77777777" w:rsidR="00921A47" w:rsidRPr="006518C9" w:rsidRDefault="00921A47">
            <w:pPr>
              <w:pStyle w:val="HTMLPreformatted"/>
            </w:pPr>
            <w:r w:rsidRPr="006518C9">
              <w:t>&lt;cvParam cvRef="PSI-MS" accession="MS:1002491" name="modification localization scoring"/&gt;</w:t>
            </w:r>
          </w:p>
        </w:tc>
      </w:tr>
      <w:tr w:rsidR="00921A47" w:rsidRPr="006518C9" w14:paraId="1FCFF237" w14:textId="77777777" w:rsidTr="00921A47">
        <w:trPr>
          <w:tblCellSpacing w:w="15" w:type="dxa"/>
        </w:trPr>
        <w:tc>
          <w:tcPr>
            <w:tcW w:w="0" w:type="auto"/>
            <w:vAlign w:val="center"/>
            <w:hideMark/>
          </w:tcPr>
          <w:p w14:paraId="1E10734B"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7823B40C" w14:textId="77777777" w:rsidR="00921A47" w:rsidRPr="006518C9" w:rsidRDefault="00921A47">
            <w:pPr>
              <w:pStyle w:val="HTMLPreformatted"/>
            </w:pPr>
            <w:r w:rsidRPr="006518C9">
              <w:t>&lt;userParam value="true" name="TargetDecoyApproach"/&gt;</w:t>
            </w:r>
          </w:p>
          <w:p w14:paraId="0CBF2C38" w14:textId="77777777" w:rsidR="00921A47" w:rsidRPr="006518C9" w:rsidRDefault="00921A47">
            <w:pPr>
              <w:pStyle w:val="HTMLPreformatted"/>
            </w:pPr>
            <w:r w:rsidRPr="006518C9">
              <w:t>&lt;userParam value="-1" name="MinIsotopeError"/&gt;</w:t>
            </w:r>
          </w:p>
          <w:p w14:paraId="1D101D90" w14:textId="77777777" w:rsidR="00921A47" w:rsidRPr="006518C9" w:rsidRDefault="00921A47">
            <w:pPr>
              <w:pStyle w:val="HTMLPreformatted"/>
            </w:pPr>
            <w:r w:rsidRPr="006518C9">
              <w:t>&lt;userParam value="2" name="MaxIsotopeError"/&gt;</w:t>
            </w:r>
          </w:p>
          <w:p w14:paraId="0E4AE027" w14:textId="77777777" w:rsidR="00921A47" w:rsidRPr="006518C9" w:rsidRDefault="00921A47">
            <w:pPr>
              <w:pStyle w:val="HTMLPreformatted"/>
            </w:pPr>
            <w:r w:rsidRPr="006518C9">
              <w:t>&lt;userParam value="HCD" name="FragmentMethod"/&gt;</w:t>
            </w:r>
          </w:p>
          <w:p w14:paraId="6985EC8A" w14:textId="77777777" w:rsidR="00921A47" w:rsidRPr="006518C9" w:rsidRDefault="00921A47">
            <w:pPr>
              <w:pStyle w:val="HTMLPreformatted"/>
            </w:pPr>
            <w:r w:rsidRPr="006518C9">
              <w:t>&lt;userParam value="QExactive" name="Instrument"/&gt;</w:t>
            </w:r>
          </w:p>
          <w:p w14:paraId="51D06910" w14:textId="77777777" w:rsidR="00921A47" w:rsidRPr="006518C9" w:rsidRDefault="00921A47">
            <w:pPr>
              <w:pStyle w:val="HTMLPreformatted"/>
            </w:pPr>
            <w:r w:rsidRPr="006518C9">
              <w:t>&lt;userParam value="iTRAQ" name="Protocol"/&gt;</w:t>
            </w:r>
          </w:p>
          <w:p w14:paraId="435B591D" w14:textId="77777777" w:rsidR="00921A47" w:rsidRPr="006518C9" w:rsidRDefault="00921A47">
            <w:pPr>
              <w:pStyle w:val="HTMLPreformatted"/>
            </w:pPr>
            <w:r w:rsidRPr="006518C9">
              <w:t>&lt;userParam value="2" name="NumTolerableTermini"/&gt;</w:t>
            </w:r>
          </w:p>
          <w:p w14:paraId="22768042" w14:textId="77777777" w:rsidR="00921A47" w:rsidRPr="006518C9" w:rsidRDefault="00921A47">
            <w:pPr>
              <w:pStyle w:val="HTMLPreformatted"/>
            </w:pPr>
            <w:r w:rsidRPr="006518C9">
              <w:t>&lt;userParam value="1" name="NumMatchesPerSpec"/&gt;</w:t>
            </w:r>
          </w:p>
          <w:p w14:paraId="37232BD5" w14:textId="77777777" w:rsidR="00921A47" w:rsidRPr="006518C9" w:rsidRDefault="00921A47">
            <w:pPr>
              <w:pStyle w:val="HTMLPreformatted"/>
            </w:pPr>
            <w:r w:rsidRPr="006518C9">
              <w:t>&lt;userParam value="2" name="MaxNumModifications"/&gt;</w:t>
            </w:r>
          </w:p>
          <w:p w14:paraId="5B556BA2" w14:textId="77777777" w:rsidR="00921A47" w:rsidRPr="006518C9" w:rsidRDefault="00921A47">
            <w:pPr>
              <w:pStyle w:val="HTMLPreformatted"/>
            </w:pPr>
            <w:r w:rsidRPr="006518C9">
              <w:t>&lt;userParam value="6" name="MinPepLength"/&gt;</w:t>
            </w:r>
          </w:p>
          <w:p w14:paraId="770F1D36" w14:textId="77777777" w:rsidR="00921A47" w:rsidRPr="006518C9" w:rsidRDefault="00921A47">
            <w:pPr>
              <w:pStyle w:val="HTMLPreformatted"/>
            </w:pPr>
            <w:r w:rsidRPr="006518C9">
              <w:t>&lt;userParam value="40" name="MaxPepLength"/&gt;</w:t>
            </w:r>
          </w:p>
          <w:p w14:paraId="19E08805" w14:textId="77777777" w:rsidR="00921A47" w:rsidRPr="006518C9" w:rsidRDefault="00921A47">
            <w:pPr>
              <w:pStyle w:val="HTMLPreformatted"/>
            </w:pPr>
            <w:r w:rsidRPr="006518C9">
              <w:t>&lt;userParam value="2" name="MinCharge"/&gt;</w:t>
            </w:r>
          </w:p>
          <w:p w14:paraId="55CEF4C4" w14:textId="77777777" w:rsidR="00921A47" w:rsidRPr="006518C9" w:rsidRDefault="00921A47">
            <w:pPr>
              <w:pStyle w:val="HTMLPreformatted"/>
            </w:pPr>
            <w:r w:rsidRPr="006518C9">
              <w:t>&lt;userParam value="3" name="MaxCharge"/&gt;</w:t>
            </w:r>
          </w:p>
          <w:p w14:paraId="7F90F1F2" w14:textId="77777777" w:rsidR="00921A47" w:rsidRPr="006518C9" w:rsidRDefault="00921A47">
            <w:pPr>
              <w:pStyle w:val="HTMLPreformatted"/>
            </w:pPr>
            <w:r w:rsidRPr="006518C9">
              <w:t>&lt;userParam value="2a_uniprot" name="Mascot User Comment"/&gt;</w:t>
            </w:r>
          </w:p>
          <w:p w14:paraId="769EBC95" w14:textId="77777777" w:rsidR="00921A47" w:rsidRPr="006518C9" w:rsidRDefault="00921A47">
            <w:pPr>
              <w:pStyle w:val="HTMLPreformatted"/>
            </w:pPr>
            <w:r w:rsidRPr="006518C9">
              <w:t>&lt;userParam value="ESI-QUAD" name="Mascot Instrument Name"/&gt;</w:t>
            </w:r>
          </w:p>
          <w:p w14:paraId="42B5A115" w14:textId="77777777" w:rsidR="00921A47" w:rsidRPr="006518C9" w:rsidRDefault="00921A47">
            <w:pPr>
              <w:pStyle w:val="HTMLPreformatted"/>
            </w:pPr>
            <w:r w:rsidRPr="006518C9">
              <w:t>&lt;userParam name="input_consensusXML" unitName="xsd:string" value="leitner004.consensusXML"/&gt;</w:t>
            </w:r>
          </w:p>
          <w:p w14:paraId="4CF16D55" w14:textId="77777777" w:rsidR="00921A47" w:rsidRPr="006518C9" w:rsidRDefault="00921A47">
            <w:pPr>
              <w:pStyle w:val="HTMLPreformatted"/>
            </w:pPr>
            <w:r w:rsidRPr="006518C9">
              <w:t>&lt;userParam name="input_decoys" unitName="xsd:string" value=""/&gt;</w:t>
            </w:r>
          </w:p>
          <w:p w14:paraId="64FC3363" w14:textId="77777777" w:rsidR="00921A47" w:rsidRPr="006518C9" w:rsidRDefault="00921A47">
            <w:pPr>
              <w:pStyle w:val="HTMLPreformatted"/>
            </w:pPr>
            <w:r w:rsidRPr="006518C9">
              <w:t>&lt;userParam name="decoy_prefix" unitName="xsd:integer" value="1"/&gt;</w:t>
            </w:r>
          </w:p>
          <w:p w14:paraId="3A4C512E" w14:textId="77777777" w:rsidR="00921A47" w:rsidRPr="006518C9" w:rsidRDefault="00921A47">
            <w:pPr>
              <w:pStyle w:val="HTMLPreformatted"/>
            </w:pPr>
            <w:r w:rsidRPr="006518C9">
              <w:t>&lt;userParam name="decoy_string" unitName="xsd:string" value="decoy"/&gt;</w:t>
            </w:r>
          </w:p>
          <w:p w14:paraId="1CD320FD" w14:textId="77777777" w:rsidR="00921A47" w:rsidRPr="006518C9" w:rsidRDefault="00921A47">
            <w:pPr>
              <w:pStyle w:val="HTMLPreformatted"/>
            </w:pPr>
            <w:r w:rsidRPr="006518C9">
              <w:t>&lt;userParam name="precursor:min_charge" unitName="xsd:integer" value="3"/&gt;</w:t>
            </w:r>
          </w:p>
          <w:p w14:paraId="6AA54421" w14:textId="77777777" w:rsidR="00921A47" w:rsidRPr="006518C9" w:rsidRDefault="00921A47">
            <w:pPr>
              <w:pStyle w:val="HTMLPreformatted"/>
            </w:pPr>
            <w:r w:rsidRPr="006518C9">
              <w:t>&lt;userParam name="precursor:max_charge" unitName="xsd:integer" value="7"/&gt;</w:t>
            </w:r>
          </w:p>
          <w:p w14:paraId="613384FF" w14:textId="77777777" w:rsidR="00921A47" w:rsidRPr="006518C9" w:rsidRDefault="00921A47">
            <w:pPr>
              <w:pStyle w:val="HTMLPreformatted"/>
            </w:pPr>
            <w:r w:rsidRPr="006518C9">
              <w:t>&lt;userParam name="fragment:mass_tolerance_xlinks" unitName="xsd:double" value="0.3"/&gt;</w:t>
            </w:r>
          </w:p>
          <w:p w14:paraId="108210C4" w14:textId="77777777" w:rsidR="00921A47" w:rsidRPr="006518C9" w:rsidRDefault="00921A47">
            <w:pPr>
              <w:pStyle w:val="HTMLPreformatted"/>
            </w:pPr>
            <w:r w:rsidRPr="006518C9">
              <w:t>&lt;userParam name="peptide:min_size" unitName="xsd:integer" value="5"/&gt;</w:t>
            </w:r>
          </w:p>
          <w:p w14:paraId="68C9F8C8" w14:textId="77777777" w:rsidR="00921A47" w:rsidRPr="006518C9" w:rsidRDefault="00921A47">
            <w:pPr>
              <w:pStyle w:val="HTMLPreformatted"/>
            </w:pPr>
            <w:r w:rsidRPr="006518C9">
              <w:t>&lt;userParam name="cross_link:residue1" unitName="xsd:string" value="[K]"/&gt;</w:t>
            </w:r>
          </w:p>
          <w:p w14:paraId="2759F8BC" w14:textId="77777777" w:rsidR="00921A47" w:rsidRPr="006518C9" w:rsidRDefault="00921A47">
            <w:pPr>
              <w:pStyle w:val="HTMLPreformatted"/>
            </w:pPr>
            <w:r w:rsidRPr="006518C9">
              <w:t>&lt;userParam name="cross_link:residue2" unitName="xsd:string" value="[K]"/&gt;</w:t>
            </w:r>
          </w:p>
          <w:p w14:paraId="41A8033D" w14:textId="77777777" w:rsidR="00921A47" w:rsidRPr="006518C9" w:rsidRDefault="00921A47">
            <w:pPr>
              <w:pStyle w:val="HTMLPreformatted"/>
            </w:pPr>
            <w:r w:rsidRPr="006518C9">
              <w:t>&lt;userParam name="cross_link:mass" unitName="xsd:double" value="138.0680796"/&gt;</w:t>
            </w:r>
          </w:p>
          <w:p w14:paraId="659104D0" w14:textId="77777777" w:rsidR="00921A47" w:rsidRPr="006518C9" w:rsidRDefault="00921A47">
            <w:pPr>
              <w:pStyle w:val="HTMLPreformatted"/>
            </w:pPr>
            <w:r w:rsidRPr="006518C9">
              <w:t>&lt;userParam name="cross_link:mass_isoshift" unitName="xsd:double" value="12.075321"/&gt;</w:t>
            </w:r>
          </w:p>
          <w:p w14:paraId="07728E9C" w14:textId="77777777" w:rsidR="00921A47" w:rsidRPr="006518C9" w:rsidRDefault="00921A47">
            <w:pPr>
              <w:pStyle w:val="HTMLPreformatted"/>
            </w:pPr>
            <w:r w:rsidRPr="006518C9">
              <w:t>&lt;userParam name="cross_link:mass_monolink" unitName="xsd:string" value="[156.07864431, 155.094628715]"/&gt;</w:t>
            </w:r>
          </w:p>
          <w:p w14:paraId="50D5B17D" w14:textId="77777777" w:rsidR="00921A47" w:rsidRPr="006518C9" w:rsidRDefault="00921A47">
            <w:pPr>
              <w:pStyle w:val="HTMLPreformatted"/>
            </w:pPr>
            <w:r w:rsidRPr="006518C9">
              <w:t>&lt;userParam name="modifications:variable_max_per_peptide" unitName="xsd:integer" value="2"/&gt;</w:t>
            </w:r>
          </w:p>
          <w:p w14:paraId="3106F8CE" w14:textId="77777777" w:rsidR="00921A47" w:rsidRPr="006518C9" w:rsidRDefault="00921A47">
            <w:pPr>
              <w:pStyle w:val="HTMLPreformatted"/>
            </w:pPr>
            <w:r w:rsidRPr="006518C9">
              <w:t>&lt;userParam name="algorithm:candidate_search" unitName="xsd:string" value="enumeration"/&gt;</w:t>
            </w:r>
          </w:p>
          <w:p w14:paraId="7383BBFE" w14:textId="77777777" w:rsidR="00921A47" w:rsidRPr="006518C9" w:rsidRDefault="00921A47">
            <w:pPr>
              <w:pStyle w:val="HTMLPreformatted"/>
            </w:pPr>
            <w:r w:rsidRPr="006518C9">
              <w:t>&lt;userParam name="charges" unitName="xsd:string" value="2,3,4,5,6"/&gt;</w:t>
            </w:r>
          </w:p>
        </w:tc>
      </w:tr>
    </w:tbl>
    <w:p w14:paraId="078BF409" w14:textId="77777777" w:rsidR="00921A47" w:rsidRPr="006518C9" w:rsidRDefault="00F109B9" w:rsidP="00921A47">
      <w:pPr>
        <w:rPr>
          <w:b/>
          <w:lang w:val="en-US"/>
        </w:rPr>
      </w:pPr>
      <w:r w:rsidRPr="006518C9">
        <w:rPr>
          <w:b/>
          <w:lang w:val="en-US"/>
        </w:rPr>
        <w:t>Example for peptide-level statistics:</w:t>
      </w:r>
    </w:p>
    <w:p w14:paraId="1F1DBEC2"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532BE8E0"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5691AF64"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accession="MS:1002490" name="peptide-level scoring"&gt;&lt;/cvParam&gt;</w:t>
      </w:r>
    </w:p>
    <w:p w14:paraId="2E027D40"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lastRenderedPageBreak/>
        <w:t>&lt;cvParam cvRef="PSI-MS" accession="MS:1002496" name="group PSMs by sequence"&gt;&lt;/cvParam&gt;</w:t>
      </w:r>
    </w:p>
    <w:p w14:paraId="308BC5A3" w14:textId="77777777" w:rsidR="00F109B9" w:rsidRPr="006518C9" w:rsidRDefault="00F109B9" w:rsidP="00F109B9">
      <w:pPr>
        <w:rPr>
          <w:b/>
          <w:lang w:val="en-US"/>
        </w:rPr>
      </w:pPr>
      <w:r w:rsidRPr="006518C9">
        <w:rPr>
          <w:b/>
          <w:lang w:val="en-US"/>
        </w:rPr>
        <w:t xml:space="preserve">Example for </w:t>
      </w:r>
      <w:r w:rsidR="00286C2C" w:rsidRPr="006518C9">
        <w:rPr>
          <w:b/>
          <w:lang w:val="en-US"/>
        </w:rPr>
        <w:t xml:space="preserve">sample </w:t>
      </w:r>
      <w:r w:rsidRPr="006518C9">
        <w:rPr>
          <w:b/>
          <w:lang w:val="en-US"/>
        </w:rPr>
        <w:t>p</w:t>
      </w:r>
      <w:r w:rsidR="009D17DE" w:rsidRPr="006518C9">
        <w:rPr>
          <w:b/>
          <w:lang w:val="en-US"/>
        </w:rPr>
        <w:t>re-fractionation</w:t>
      </w:r>
      <w:r w:rsidRPr="006518C9">
        <w:rPr>
          <w:b/>
          <w:lang w:val="en-US"/>
        </w:rPr>
        <w:t>:</w:t>
      </w:r>
    </w:p>
    <w:p w14:paraId="7D29B954"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44B7D7C8"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5BDDEEB1"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accession="MS:1002493" name="sample pre-fractionation" value="MudPIT"&gt;&lt;/cvParam&gt;</w:t>
      </w:r>
    </w:p>
    <w:p w14:paraId="6C1AF0BD" w14:textId="77777777" w:rsidR="009D17DE" w:rsidRPr="006518C9" w:rsidRDefault="009D17DE" w:rsidP="009D17DE">
      <w:pPr>
        <w:rPr>
          <w:b/>
          <w:lang w:val="en-US"/>
        </w:rPr>
      </w:pPr>
      <w:r w:rsidRPr="006518C9">
        <w:rPr>
          <w:b/>
          <w:lang w:val="en-US"/>
        </w:rPr>
        <w:t>Example for proteogenomics:</w:t>
      </w:r>
    </w:p>
    <w:p w14:paraId="609266D6"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accession="MS:1002635" name="proteogenomics search" value=""&gt;&lt;/cvParam&gt;</w:t>
      </w:r>
    </w:p>
    <w:p w14:paraId="6B801A66" w14:textId="77777777" w:rsidR="009D17DE" w:rsidRPr="006518C9" w:rsidRDefault="009D17DE" w:rsidP="009D17DE">
      <w:pPr>
        <w:rPr>
          <w:b/>
          <w:lang w:val="en-US"/>
        </w:rPr>
      </w:pPr>
      <w:r w:rsidRPr="006518C9">
        <w:rPr>
          <w:b/>
          <w:lang w:val="en-US"/>
        </w:rPr>
        <w:t>Example for cross-linking:</w:t>
      </w:r>
    </w:p>
    <w:p w14:paraId="2C81A228"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0436AFFA"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accession="MS:1002494" name="cross-linking search"&gt;&lt;/cvParam&gt;</w:t>
      </w:r>
    </w:p>
    <w:p w14:paraId="4109BC52"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2D8A7FF7" w14:textId="77777777" w:rsidR="0051147C" w:rsidRPr="006518C9" w:rsidRDefault="0051147C" w:rsidP="0051147C">
      <w:pPr>
        <w:rPr>
          <w:b/>
          <w:lang w:val="en-US"/>
        </w:rPr>
      </w:pPr>
      <w:r w:rsidRPr="006518C9">
        <w:rPr>
          <w:b/>
          <w:lang w:val="en-US"/>
        </w:rPr>
        <w:t>Example for modification position scoring:</w:t>
      </w:r>
    </w:p>
    <w:p w14:paraId="355BE8F8"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accession="MS:1002491" name="modification localization scoring"&gt;&lt;/cvParam&gt;</w:t>
      </w:r>
    </w:p>
    <w:p w14:paraId="22053B73" w14:textId="77777777" w:rsidR="0051147C" w:rsidRPr="006518C9" w:rsidRDefault="0051147C" w:rsidP="0051147C">
      <w:pPr>
        <w:rPr>
          <w:b/>
          <w:lang w:val="en-US"/>
        </w:rPr>
      </w:pPr>
      <w:r w:rsidRPr="006518C9">
        <w:rPr>
          <w:b/>
          <w:lang w:val="en-US"/>
        </w:rPr>
        <w:t>Example for de novo sequencing:</w:t>
      </w:r>
    </w:p>
    <w:p w14:paraId="3DC67DF3"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accession="MS:1001010" name="</w:t>
      </w:r>
      <w:r w:rsidRPr="006518C9">
        <w:rPr>
          <w:sz w:val="14"/>
          <w:szCs w:val="14"/>
          <w:lang w:val="en-US"/>
        </w:rPr>
        <w:t xml:space="preserve"> </w:t>
      </w:r>
      <w:r w:rsidRPr="006518C9">
        <w:rPr>
          <w:rFonts w:ascii="Courier New" w:hAnsi="Courier New" w:cs="Courier New"/>
          <w:sz w:val="14"/>
          <w:szCs w:val="14"/>
          <w:lang w:val="en-US"/>
        </w:rPr>
        <w:t>de novo search "&gt;&lt;/cvParam&gt;</w:t>
      </w:r>
    </w:p>
    <w:p w14:paraId="02DA9E96" w14:textId="77777777" w:rsidR="00286C2C" w:rsidRPr="006518C9" w:rsidRDefault="00286C2C" w:rsidP="00286C2C">
      <w:pPr>
        <w:rPr>
          <w:b/>
          <w:lang w:val="en-US"/>
        </w:rPr>
      </w:pPr>
      <w:r w:rsidRPr="006518C9">
        <w:rPr>
          <w:b/>
          <w:lang w:val="en-US"/>
        </w:rPr>
        <w:t>Example for consensus scoring:</w:t>
      </w:r>
    </w:p>
    <w:p w14:paraId="180282AA"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accession="MS:1002492" name="consensus scoring"&gt;&lt;/cvParam&gt;</w:t>
      </w:r>
    </w:p>
    <w:p w14:paraId="335B60A5"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accession="MS:1002392" name="PIA:PSM sets created" value="true"&gt;&lt;/cvParam&gt;</w:t>
      </w:r>
    </w:p>
    <w:p w14:paraId="53975CDA" w14:textId="77777777" w:rsidR="0051147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accession="MS:1002391" name="PIA:Combined FDRScore calculated" value="true"&gt;&lt;/cvParam&gt;</w:t>
      </w:r>
    </w:p>
    <w:p w14:paraId="70D1F8E6" w14:textId="77777777" w:rsidR="00286C2C" w:rsidRPr="006518C9" w:rsidRDefault="00286C2C" w:rsidP="00286C2C">
      <w:pPr>
        <w:rPr>
          <w:rFonts w:cs="Arial"/>
          <w:lang w:val="en-US"/>
        </w:rPr>
      </w:pPr>
    </w:p>
    <w:p w14:paraId="42468A5D" w14:textId="77777777" w:rsidR="00921A47" w:rsidRPr="006518C9" w:rsidRDefault="00921A47" w:rsidP="00921A47">
      <w:pPr>
        <w:pStyle w:val="Heading2"/>
      </w:pPr>
      <w:bookmarkStart w:id="142" w:name="_Toc457214058"/>
      <w:r w:rsidRPr="006518C9">
        <w:t>Element &lt;</w:t>
      </w:r>
      <w:bookmarkStart w:id="143" w:name="Affiliation"/>
      <w:r w:rsidRPr="006518C9">
        <w:t>Affiliation</w:t>
      </w:r>
      <w:bookmarkEnd w:id="143"/>
      <w:r w:rsidRPr="006518C9">
        <w:t>&gt;</w:t>
      </w:r>
      <w:bookmarkEnd w:id="1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RPr="006518C9" w14:paraId="579375AE" w14:textId="77777777" w:rsidTr="00921A47">
        <w:trPr>
          <w:tblCellSpacing w:w="15" w:type="dxa"/>
        </w:trPr>
        <w:tc>
          <w:tcPr>
            <w:tcW w:w="0" w:type="auto"/>
            <w:vAlign w:val="center"/>
            <w:hideMark/>
          </w:tcPr>
          <w:p w14:paraId="2736E08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F50BDEF" w14:textId="77777777" w:rsidR="00921A47" w:rsidRPr="006518C9" w:rsidRDefault="00921A47">
            <w:pPr>
              <w:rPr>
                <w:sz w:val="24"/>
                <w:szCs w:val="24"/>
                <w:lang w:val="en-US"/>
              </w:rPr>
            </w:pPr>
            <w:r w:rsidRPr="006518C9">
              <w:rPr>
                <w:lang w:val="en-US"/>
              </w:rPr>
              <w:t xml:space="preserve">The organization a person belongs to. </w:t>
            </w:r>
          </w:p>
        </w:tc>
      </w:tr>
      <w:tr w:rsidR="00921A47" w:rsidRPr="006518C9" w14:paraId="5A2553DE" w14:textId="77777777" w:rsidTr="00921A47">
        <w:trPr>
          <w:tblCellSpacing w:w="15" w:type="dxa"/>
        </w:trPr>
        <w:tc>
          <w:tcPr>
            <w:tcW w:w="0" w:type="auto"/>
            <w:vAlign w:val="center"/>
            <w:hideMark/>
          </w:tcPr>
          <w:p w14:paraId="4F1677C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BFE6995" w14:textId="77777777" w:rsidR="00921A47" w:rsidRPr="006518C9" w:rsidRDefault="00921A47">
            <w:pPr>
              <w:rPr>
                <w:sz w:val="24"/>
                <w:szCs w:val="24"/>
                <w:lang w:val="en-US"/>
              </w:rPr>
            </w:pPr>
            <w:r w:rsidRPr="006518C9">
              <w:rPr>
                <w:lang w:val="en-US"/>
              </w:rPr>
              <w:t xml:space="preserve">AffiliationType </w:t>
            </w:r>
          </w:p>
        </w:tc>
      </w:tr>
      <w:tr w:rsidR="00921A47" w:rsidRPr="006518C9" w14:paraId="62D799D2" w14:textId="77777777" w:rsidTr="00921A47">
        <w:trPr>
          <w:tblCellSpacing w:w="15" w:type="dxa"/>
        </w:trPr>
        <w:tc>
          <w:tcPr>
            <w:tcW w:w="0" w:type="auto"/>
            <w:vAlign w:val="center"/>
            <w:hideMark/>
          </w:tcPr>
          <w:p w14:paraId="650F443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rsidRPr="006518C9" w14:paraId="4CB584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B8C04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55CE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8EB99"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3078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A01F7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9D08DD" w14:textId="77777777" w:rsidR="00921A47" w:rsidRPr="006518C9" w:rsidRDefault="00921A47">
                  <w:pPr>
                    <w:rPr>
                      <w:sz w:val="24"/>
                      <w:szCs w:val="24"/>
                      <w:lang w:val="en-US"/>
                    </w:rPr>
                  </w:pPr>
                  <w:r w:rsidRPr="006518C9">
                    <w:rPr>
                      <w:lang w:val="en-US"/>
                    </w:rP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A07E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E589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AC9F0" w14:textId="77777777" w:rsidR="00921A47" w:rsidRPr="006518C9" w:rsidRDefault="00921A47">
                  <w:pPr>
                    <w:rPr>
                      <w:sz w:val="24"/>
                      <w:szCs w:val="24"/>
                      <w:lang w:val="en-US"/>
                    </w:rPr>
                  </w:pPr>
                  <w:r w:rsidRPr="006518C9">
                    <w:rPr>
                      <w:lang w:val="en-US"/>
                    </w:rPr>
                    <w:t>A reference to the organization this contact belongs to.</w:t>
                  </w:r>
                </w:p>
              </w:tc>
            </w:tr>
          </w:tbl>
          <w:p w14:paraId="188FE1D6" w14:textId="77777777" w:rsidR="00921A47" w:rsidRPr="006518C9" w:rsidRDefault="00921A47">
            <w:pPr>
              <w:rPr>
                <w:sz w:val="24"/>
                <w:szCs w:val="24"/>
                <w:lang w:val="en-US"/>
              </w:rPr>
            </w:pPr>
          </w:p>
        </w:tc>
      </w:tr>
      <w:tr w:rsidR="00921A47" w:rsidRPr="006518C9" w14:paraId="252D3691" w14:textId="77777777" w:rsidTr="00921A47">
        <w:trPr>
          <w:tblCellSpacing w:w="15" w:type="dxa"/>
        </w:trPr>
        <w:tc>
          <w:tcPr>
            <w:tcW w:w="0" w:type="auto"/>
            <w:vAlign w:val="center"/>
            <w:hideMark/>
          </w:tcPr>
          <w:p w14:paraId="0434E74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7C996E66" w14:textId="77777777" w:rsidR="00921A47" w:rsidRPr="006518C9" w:rsidRDefault="00921A47">
            <w:pPr>
              <w:rPr>
                <w:sz w:val="24"/>
                <w:szCs w:val="24"/>
                <w:lang w:val="en-US"/>
              </w:rPr>
            </w:pPr>
            <w:r w:rsidRPr="006518C9">
              <w:rPr>
                <w:lang w:val="en-US"/>
              </w:rPr>
              <w:t>none</w:t>
            </w:r>
          </w:p>
        </w:tc>
      </w:tr>
      <w:tr w:rsidR="00921A47" w:rsidRPr="006518C9" w14:paraId="14931A43" w14:textId="77777777" w:rsidTr="00921A47">
        <w:trPr>
          <w:tblCellSpacing w:w="15" w:type="dxa"/>
        </w:trPr>
        <w:tc>
          <w:tcPr>
            <w:tcW w:w="0" w:type="auto"/>
            <w:vAlign w:val="center"/>
            <w:hideMark/>
          </w:tcPr>
          <w:p w14:paraId="529327B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267D63F" w14:textId="77777777" w:rsidR="00921A47" w:rsidRPr="006518C9" w:rsidRDefault="00921A47">
            <w:pPr>
              <w:pStyle w:val="HTMLPreformatted"/>
            </w:pPr>
            <w:r w:rsidRPr="006518C9">
              <w:t>&lt;Affiliation organization_ref="ORG_DOC_OWNER"&gt;&lt;/Affiliation&gt;</w:t>
            </w:r>
          </w:p>
        </w:tc>
      </w:tr>
    </w:tbl>
    <w:p w14:paraId="6A633B0D" w14:textId="77777777" w:rsidR="00921A47" w:rsidRPr="006518C9" w:rsidRDefault="00921A47" w:rsidP="00921A47">
      <w:pPr>
        <w:rPr>
          <w:lang w:val="en-US"/>
        </w:rPr>
      </w:pPr>
    </w:p>
    <w:p w14:paraId="7BDD6332" w14:textId="77777777" w:rsidR="00921A47" w:rsidRPr="006518C9" w:rsidRDefault="00921A47" w:rsidP="00921A47">
      <w:pPr>
        <w:pStyle w:val="Heading2"/>
      </w:pPr>
      <w:bookmarkStart w:id="144" w:name="_Toc457214059"/>
      <w:r w:rsidRPr="006518C9">
        <w:t>Element &lt;</w:t>
      </w:r>
      <w:bookmarkStart w:id="145" w:name="AmbiguousResidue"/>
      <w:r w:rsidRPr="006518C9">
        <w:t>AmbiguousResidue</w:t>
      </w:r>
      <w:bookmarkEnd w:id="145"/>
      <w:r w:rsidRPr="006518C9">
        <w:t>&gt;</w:t>
      </w:r>
      <w:bookmarkEnd w:id="1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921A47" w:rsidRPr="006518C9" w14:paraId="406C809F" w14:textId="77777777" w:rsidTr="00921A47">
        <w:trPr>
          <w:tblCellSpacing w:w="15" w:type="dxa"/>
        </w:trPr>
        <w:tc>
          <w:tcPr>
            <w:tcW w:w="0" w:type="auto"/>
            <w:vAlign w:val="center"/>
            <w:hideMark/>
          </w:tcPr>
          <w:p w14:paraId="77337091"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B72712D" w14:textId="77777777" w:rsidR="00921A47" w:rsidRPr="006518C9" w:rsidRDefault="00921A47">
            <w:pPr>
              <w:rPr>
                <w:sz w:val="24"/>
                <w:szCs w:val="24"/>
                <w:lang w:val="en-US"/>
              </w:rPr>
            </w:pPr>
            <w:r w:rsidRPr="006518C9">
              <w:rPr>
                <w:lang w:val="en-US"/>
              </w:rPr>
              <w:t xml:space="preserve">Ambiguous residues e.g. X can be specified by the Code attribute and a set of parameters for example giving the different masses that will be used in the search. </w:t>
            </w:r>
          </w:p>
        </w:tc>
      </w:tr>
      <w:tr w:rsidR="00921A47" w:rsidRPr="006518C9" w14:paraId="16711297" w14:textId="77777777" w:rsidTr="00921A47">
        <w:trPr>
          <w:tblCellSpacing w:w="15" w:type="dxa"/>
        </w:trPr>
        <w:tc>
          <w:tcPr>
            <w:tcW w:w="0" w:type="auto"/>
            <w:vAlign w:val="center"/>
            <w:hideMark/>
          </w:tcPr>
          <w:p w14:paraId="1D8F333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9ACD4EC" w14:textId="77777777" w:rsidR="00921A47" w:rsidRPr="006518C9" w:rsidRDefault="00921A47">
            <w:pPr>
              <w:rPr>
                <w:sz w:val="24"/>
                <w:szCs w:val="24"/>
                <w:lang w:val="en-US"/>
              </w:rPr>
            </w:pPr>
            <w:r w:rsidRPr="006518C9">
              <w:rPr>
                <w:lang w:val="en-US"/>
              </w:rPr>
              <w:t xml:space="preserve">AmbiguousResidueType </w:t>
            </w:r>
          </w:p>
        </w:tc>
      </w:tr>
      <w:tr w:rsidR="00921A47" w:rsidRPr="006518C9" w14:paraId="792F89A8" w14:textId="77777777" w:rsidTr="00921A47">
        <w:trPr>
          <w:tblCellSpacing w:w="15" w:type="dxa"/>
        </w:trPr>
        <w:tc>
          <w:tcPr>
            <w:tcW w:w="0" w:type="auto"/>
            <w:vAlign w:val="center"/>
            <w:hideMark/>
          </w:tcPr>
          <w:p w14:paraId="0AE2EED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rsidRPr="006518C9" w14:paraId="7751B5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F0981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7DE8F"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1E7D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91A4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9FF8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9DF088"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1408A"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5AB4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787EAA" w14:textId="77777777" w:rsidR="00921A47" w:rsidRPr="006518C9" w:rsidRDefault="00921A47">
                  <w:pPr>
                    <w:rPr>
                      <w:sz w:val="24"/>
                      <w:szCs w:val="24"/>
                      <w:lang w:val="en-US"/>
                    </w:rPr>
                  </w:pPr>
                  <w:r w:rsidRPr="006518C9">
                    <w:rPr>
                      <w:lang w:val="en-US"/>
                    </w:rPr>
                    <w:t>The single letter code of the ambiguous residue e.g. X.</w:t>
                  </w:r>
                </w:p>
              </w:tc>
            </w:tr>
          </w:tbl>
          <w:p w14:paraId="0503ADCF" w14:textId="77777777" w:rsidR="00921A47" w:rsidRPr="006518C9" w:rsidRDefault="00921A47">
            <w:pPr>
              <w:rPr>
                <w:sz w:val="24"/>
                <w:szCs w:val="24"/>
                <w:lang w:val="en-US"/>
              </w:rPr>
            </w:pPr>
          </w:p>
        </w:tc>
      </w:tr>
      <w:tr w:rsidR="00921A47" w:rsidRPr="006518C9" w14:paraId="52155372" w14:textId="77777777" w:rsidTr="00921A47">
        <w:trPr>
          <w:tblCellSpacing w:w="15" w:type="dxa"/>
        </w:trPr>
        <w:tc>
          <w:tcPr>
            <w:tcW w:w="0" w:type="auto"/>
            <w:vAlign w:val="center"/>
            <w:hideMark/>
          </w:tcPr>
          <w:p w14:paraId="2FC0D95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921A47" w:rsidRPr="006518C9" w14:paraId="47AA58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5F647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E962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33D5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5376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E061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247FBB"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450E0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7644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ED3CF"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21CE5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13BDE6"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68F9A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E07A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89444" w14:textId="77777777" w:rsidR="00921A47" w:rsidRPr="006518C9" w:rsidRDefault="00921A47">
                  <w:pPr>
                    <w:rPr>
                      <w:sz w:val="24"/>
                      <w:szCs w:val="24"/>
                      <w:lang w:val="en-US"/>
                    </w:rPr>
                  </w:pPr>
                  <w:r w:rsidRPr="006518C9">
                    <w:rPr>
                      <w:lang w:val="en-US"/>
                    </w:rPr>
                    <w:t>A single user-defined parameter.</w:t>
                  </w:r>
                </w:p>
              </w:tc>
            </w:tr>
          </w:tbl>
          <w:p w14:paraId="299EF477" w14:textId="77777777" w:rsidR="00921A47" w:rsidRPr="006518C9" w:rsidRDefault="00921A47">
            <w:pPr>
              <w:rPr>
                <w:sz w:val="24"/>
                <w:szCs w:val="24"/>
                <w:lang w:val="en-US"/>
              </w:rPr>
            </w:pPr>
          </w:p>
        </w:tc>
      </w:tr>
      <w:tr w:rsidR="00921A47" w:rsidRPr="006518C9" w14:paraId="6938A97B" w14:textId="77777777" w:rsidTr="00921A47">
        <w:trPr>
          <w:tblCellSpacing w:w="15" w:type="dxa"/>
        </w:trPr>
        <w:tc>
          <w:tcPr>
            <w:tcW w:w="0" w:type="auto"/>
            <w:vAlign w:val="center"/>
            <w:hideMark/>
          </w:tcPr>
          <w:p w14:paraId="172F219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2799C3" w14:textId="77777777" w:rsidR="00921A47" w:rsidRPr="006518C9" w:rsidRDefault="00921A47">
            <w:pPr>
              <w:pStyle w:val="HTMLPreformatted"/>
            </w:pPr>
            <w:r w:rsidRPr="006518C9">
              <w:t>&lt;AmbiguousResidue code="X"&gt;</w:t>
            </w:r>
          </w:p>
          <w:p w14:paraId="38427866" w14:textId="77777777" w:rsidR="00921A47" w:rsidRPr="006518C9" w:rsidRDefault="00921A47">
            <w:pPr>
              <w:pStyle w:val="HTMLPreformatted"/>
            </w:pPr>
            <w:r w:rsidRPr="006518C9">
              <w:t xml:space="preserve">    &lt;cvParam accession="MS:1001360" cvRef="PSI-MS" value="A C D E F G H I K L M N O P Q R S T U V W Y" name="alternate single letter codes"/&gt;</w:t>
            </w:r>
          </w:p>
          <w:p w14:paraId="6911C17C" w14:textId="77777777" w:rsidR="00921A47" w:rsidRPr="006518C9" w:rsidRDefault="00921A47">
            <w:pPr>
              <w:pStyle w:val="HTMLPreformatted"/>
            </w:pPr>
            <w:r w:rsidRPr="006518C9">
              <w:t>&lt;/AmbiguousResidue&gt;</w:t>
            </w:r>
          </w:p>
        </w:tc>
      </w:tr>
      <w:tr w:rsidR="00921A47" w:rsidRPr="006518C9" w14:paraId="5DF49E6C" w14:textId="77777777" w:rsidTr="00921A47">
        <w:trPr>
          <w:tblCellSpacing w:w="15" w:type="dxa"/>
        </w:trPr>
        <w:tc>
          <w:tcPr>
            <w:tcW w:w="0" w:type="auto"/>
            <w:vAlign w:val="center"/>
            <w:hideMark/>
          </w:tcPr>
          <w:p w14:paraId="3DCAC20E"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6835BEB" w14:textId="77777777" w:rsidR="00921A47" w:rsidRPr="006518C9" w:rsidRDefault="00921A47">
            <w:pPr>
              <w:pStyle w:val="HTMLPreformatted"/>
            </w:pPr>
            <w:r w:rsidRPr="006518C9">
              <w:t>Path /MzIdentML/AnalysisProtocolCollection/SpectrumIdentificationProtocol/MassTable/AmbiguousResidue</w:t>
            </w:r>
          </w:p>
          <w:p w14:paraId="186A0F21" w14:textId="77777777" w:rsidR="00921A47" w:rsidRPr="006518C9" w:rsidRDefault="00921A47">
            <w:pPr>
              <w:pStyle w:val="HTMLPreformatted"/>
            </w:pPr>
            <w:r w:rsidRPr="006518C9">
              <w:t xml:space="preserve">MAY supply a *child* term of </w:t>
            </w:r>
            <w:hyperlink r:id="rId52" w:tgtFrame="new" w:history="1">
              <w:r w:rsidRPr="006518C9">
                <w:rPr>
                  <w:rStyle w:val="Hyperlink"/>
                </w:rPr>
                <w:t>MS:1001359</w:t>
              </w:r>
            </w:hyperlink>
            <w:r w:rsidRPr="006518C9">
              <w:t xml:space="preserve"> (</w:t>
            </w:r>
            <w:r w:rsidRPr="006518C9">
              <w:rPr>
                <w:rStyle w:val="popup"/>
              </w:rPr>
              <w:t>ambiguous residues</w:t>
            </w:r>
            <w:r w:rsidRPr="006518C9">
              <w:t>) one or more times</w:t>
            </w:r>
          </w:p>
          <w:p w14:paraId="37D326C7" w14:textId="77777777" w:rsidR="00921A47" w:rsidRPr="006518C9" w:rsidRDefault="00921A47">
            <w:pPr>
              <w:pStyle w:val="HTMLPreformatted"/>
            </w:pPr>
            <w:r w:rsidRPr="006518C9">
              <w:t xml:space="preserve">  e.g.: </w:t>
            </w:r>
            <w:hyperlink r:id="rId53" w:tgtFrame="new" w:history="1">
              <w:r w:rsidRPr="006518C9">
                <w:rPr>
                  <w:rStyle w:val="Hyperlink"/>
                </w:rPr>
                <w:t>MS:1001360</w:t>
              </w:r>
            </w:hyperlink>
            <w:r w:rsidRPr="006518C9">
              <w:t xml:space="preserve"> (</w:t>
            </w:r>
            <w:r w:rsidRPr="006518C9">
              <w:rPr>
                <w:rStyle w:val="popup"/>
              </w:rPr>
              <w:t>alternate single letter codes</w:t>
            </w:r>
            <w:r w:rsidRPr="006518C9">
              <w:t xml:space="preserve">) </w:t>
            </w:r>
          </w:p>
          <w:p w14:paraId="3A836634" w14:textId="77777777" w:rsidR="00921A47" w:rsidRPr="006518C9" w:rsidRDefault="00921A47">
            <w:pPr>
              <w:pStyle w:val="HTMLPreformatted"/>
            </w:pPr>
            <w:r w:rsidRPr="006518C9">
              <w:t xml:space="preserve">  e.g.: </w:t>
            </w:r>
            <w:hyperlink r:id="rId54" w:tgtFrame="new" w:history="1">
              <w:r w:rsidRPr="006518C9">
                <w:rPr>
                  <w:rStyle w:val="Hyperlink"/>
                </w:rPr>
                <w:t>MS:1001361</w:t>
              </w:r>
            </w:hyperlink>
            <w:r w:rsidRPr="006518C9">
              <w:t xml:space="preserve"> (</w:t>
            </w:r>
            <w:r w:rsidRPr="006518C9">
              <w:rPr>
                <w:rStyle w:val="popup"/>
              </w:rPr>
              <w:t>alternate mass</w:t>
            </w:r>
            <w:r w:rsidRPr="006518C9">
              <w:t xml:space="preserve">) </w:t>
            </w:r>
          </w:p>
        </w:tc>
      </w:tr>
      <w:tr w:rsidR="00921A47" w:rsidRPr="006518C9" w14:paraId="6DEEEA4D" w14:textId="77777777" w:rsidTr="00921A47">
        <w:trPr>
          <w:tblCellSpacing w:w="15" w:type="dxa"/>
        </w:trPr>
        <w:tc>
          <w:tcPr>
            <w:tcW w:w="0" w:type="auto"/>
            <w:vAlign w:val="center"/>
            <w:hideMark/>
          </w:tcPr>
          <w:p w14:paraId="0C6E84A8"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6E3D855" w14:textId="77777777" w:rsidR="00921A47" w:rsidRPr="006518C9" w:rsidRDefault="00921A47">
            <w:pPr>
              <w:pStyle w:val="HTMLPreformatted"/>
            </w:pPr>
            <w:r w:rsidRPr="006518C9">
              <w:t>&lt;cvParam accession="MS:1001360" cvRef="PSI-MS" value="D N" name="alternate single letter codes"/&gt;</w:t>
            </w:r>
          </w:p>
        </w:tc>
      </w:tr>
    </w:tbl>
    <w:p w14:paraId="019F795F" w14:textId="77777777" w:rsidR="00921A47" w:rsidRPr="006518C9" w:rsidRDefault="00921A47" w:rsidP="00921A47">
      <w:pPr>
        <w:rPr>
          <w:lang w:val="en-US"/>
        </w:rPr>
      </w:pPr>
    </w:p>
    <w:p w14:paraId="5DFFEC7B" w14:textId="77777777" w:rsidR="00921A47" w:rsidRPr="006518C9" w:rsidRDefault="00921A47" w:rsidP="00921A47">
      <w:pPr>
        <w:pStyle w:val="Heading2"/>
      </w:pPr>
      <w:bookmarkStart w:id="146" w:name="_Toc457214060"/>
      <w:r w:rsidRPr="006518C9">
        <w:t>Element &lt;</w:t>
      </w:r>
      <w:bookmarkStart w:id="147" w:name="AnalysisCollection"/>
      <w:r w:rsidRPr="006518C9">
        <w:t>AnalysisCollection</w:t>
      </w:r>
      <w:bookmarkEnd w:id="147"/>
      <w:r w:rsidRPr="006518C9">
        <w:t>&gt;</w:t>
      </w:r>
      <w:bookmarkEnd w:id="1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8632"/>
      </w:tblGrid>
      <w:tr w:rsidR="00921A47" w:rsidRPr="006518C9" w14:paraId="7B207D07" w14:textId="77777777" w:rsidTr="00921A47">
        <w:trPr>
          <w:tblCellSpacing w:w="15" w:type="dxa"/>
        </w:trPr>
        <w:tc>
          <w:tcPr>
            <w:tcW w:w="0" w:type="auto"/>
            <w:vAlign w:val="center"/>
            <w:hideMark/>
          </w:tcPr>
          <w:p w14:paraId="3E2002A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D12890C" w14:textId="77777777" w:rsidR="00921A47" w:rsidRPr="006518C9" w:rsidRDefault="00921A47">
            <w:pPr>
              <w:rPr>
                <w:sz w:val="24"/>
                <w:szCs w:val="24"/>
                <w:lang w:val="en-US"/>
              </w:rPr>
            </w:pPr>
            <w:r w:rsidRPr="006518C9">
              <w:rPr>
                <w:lang w:val="en-US"/>
              </w:rPr>
              <w:t xml:space="preserve">The analyses performed to get the results, which map the input and output data sets. Analyses are for example: SpectrumIdentification (resulting in peptides) or ProteinDetection (assemble </w:t>
            </w:r>
            <w:r w:rsidRPr="006518C9">
              <w:rPr>
                <w:lang w:val="en-US"/>
              </w:rPr>
              <w:lastRenderedPageBreak/>
              <w:t xml:space="preserve">proteins from peptides). </w:t>
            </w:r>
          </w:p>
        </w:tc>
      </w:tr>
      <w:tr w:rsidR="00921A47" w:rsidRPr="006518C9" w14:paraId="4FD4059E" w14:textId="77777777" w:rsidTr="00921A47">
        <w:trPr>
          <w:tblCellSpacing w:w="15" w:type="dxa"/>
        </w:trPr>
        <w:tc>
          <w:tcPr>
            <w:tcW w:w="0" w:type="auto"/>
            <w:vAlign w:val="center"/>
            <w:hideMark/>
          </w:tcPr>
          <w:p w14:paraId="2869767F"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70F3B0D6" w14:textId="77777777" w:rsidR="00921A47" w:rsidRPr="006518C9" w:rsidRDefault="00921A47">
            <w:pPr>
              <w:rPr>
                <w:sz w:val="24"/>
                <w:szCs w:val="24"/>
                <w:lang w:val="en-US"/>
              </w:rPr>
            </w:pPr>
            <w:r w:rsidRPr="006518C9">
              <w:rPr>
                <w:lang w:val="en-US"/>
              </w:rPr>
              <w:t xml:space="preserve">AnalysisCollectionType </w:t>
            </w:r>
          </w:p>
        </w:tc>
      </w:tr>
      <w:tr w:rsidR="00921A47" w:rsidRPr="006518C9" w14:paraId="1AE7AF44" w14:textId="77777777" w:rsidTr="00921A47">
        <w:trPr>
          <w:tblCellSpacing w:w="15" w:type="dxa"/>
        </w:trPr>
        <w:tc>
          <w:tcPr>
            <w:tcW w:w="0" w:type="auto"/>
            <w:vAlign w:val="center"/>
            <w:hideMark/>
          </w:tcPr>
          <w:p w14:paraId="13E84C4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1C20286" w14:textId="77777777" w:rsidR="00921A47" w:rsidRPr="006518C9" w:rsidRDefault="00921A47">
            <w:pPr>
              <w:rPr>
                <w:sz w:val="24"/>
                <w:szCs w:val="24"/>
                <w:lang w:val="en-US"/>
              </w:rPr>
            </w:pPr>
            <w:r w:rsidRPr="006518C9">
              <w:rPr>
                <w:lang w:val="en-US"/>
              </w:rPr>
              <w:t>none</w:t>
            </w:r>
          </w:p>
        </w:tc>
      </w:tr>
      <w:tr w:rsidR="00921A47" w:rsidRPr="006518C9" w14:paraId="562F5528" w14:textId="77777777" w:rsidTr="00921A47">
        <w:trPr>
          <w:tblCellSpacing w:w="15" w:type="dxa"/>
        </w:trPr>
        <w:tc>
          <w:tcPr>
            <w:tcW w:w="0" w:type="auto"/>
            <w:vAlign w:val="center"/>
            <w:hideMark/>
          </w:tcPr>
          <w:p w14:paraId="453B7C5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42"/>
            </w:tblGrid>
            <w:tr w:rsidR="00921A47" w:rsidRPr="006518C9" w14:paraId="53C31B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1E487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EA07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E1D7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E29B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953E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F4D664" w14:textId="77777777" w:rsidR="00921A47" w:rsidRPr="006518C9" w:rsidRDefault="00A6726E">
                  <w:pPr>
                    <w:rPr>
                      <w:sz w:val="24"/>
                      <w:szCs w:val="24"/>
                      <w:lang w:val="en-US"/>
                    </w:rPr>
                  </w:pPr>
                  <w:hyperlink w:anchor="SpectrumIdentification" w:history="1">
                    <w:r w:rsidR="00921A47" w:rsidRPr="006518C9">
                      <w:rPr>
                        <w:rStyle w:val="Hyperlink"/>
                        <w:lang w:val="en-US"/>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D1C1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7787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5D2D0" w14:textId="77777777" w:rsidR="00921A47" w:rsidRPr="006518C9" w:rsidRDefault="00921A47">
                  <w:pPr>
                    <w:rPr>
                      <w:sz w:val="24"/>
                      <w:szCs w:val="24"/>
                      <w:lang w:val="en-US"/>
                    </w:rPr>
                  </w:pPr>
                  <w:r w:rsidRPr="006518C9">
                    <w:rPr>
                      <w:lang w:val="en-US"/>
                    </w:rPr>
                    <w:t xml:space="preserve">An Analysis which tries to identify peptides in input spectra, referencing the database searched, the input spectra, the output results and the protocol that is run. </w:t>
                  </w:r>
                </w:p>
              </w:tc>
            </w:tr>
            <w:tr w:rsidR="00921A47" w:rsidRPr="006518C9" w14:paraId="7684C2E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791217" w14:textId="77777777" w:rsidR="00921A47" w:rsidRPr="006518C9" w:rsidRDefault="00A6726E">
                  <w:pPr>
                    <w:rPr>
                      <w:sz w:val="24"/>
                      <w:szCs w:val="24"/>
                      <w:lang w:val="en-US"/>
                    </w:rPr>
                  </w:pPr>
                  <w:hyperlink w:anchor="ProteinDetection" w:history="1">
                    <w:r w:rsidR="00921A47" w:rsidRPr="006518C9">
                      <w:rPr>
                        <w:rStyle w:val="Hyperlink"/>
                        <w:lang w:val="en-US"/>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B7F91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C91A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C4520" w14:textId="77777777"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bl>
          <w:p w14:paraId="5E35EF6F" w14:textId="77777777" w:rsidR="00921A47" w:rsidRPr="006518C9" w:rsidRDefault="00921A47">
            <w:pPr>
              <w:rPr>
                <w:sz w:val="24"/>
                <w:szCs w:val="24"/>
                <w:lang w:val="en-US"/>
              </w:rPr>
            </w:pPr>
          </w:p>
        </w:tc>
      </w:tr>
      <w:tr w:rsidR="00921A47" w:rsidRPr="006518C9" w14:paraId="60902F40" w14:textId="77777777" w:rsidTr="00921A47">
        <w:trPr>
          <w:tblCellSpacing w:w="15" w:type="dxa"/>
        </w:trPr>
        <w:tc>
          <w:tcPr>
            <w:tcW w:w="0" w:type="auto"/>
            <w:vAlign w:val="center"/>
            <w:hideMark/>
          </w:tcPr>
          <w:p w14:paraId="70E2C59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6C2CE1A" w14:textId="77777777" w:rsidR="00921A47" w:rsidRPr="006518C9" w:rsidRDefault="00921A47">
            <w:pPr>
              <w:pStyle w:val="HTMLPreformatted"/>
            </w:pPr>
            <w:r w:rsidRPr="006518C9">
              <w:t>&lt;AnalysisCollection &gt;</w:t>
            </w:r>
          </w:p>
          <w:p w14:paraId="3A69A7B8" w14:textId="77777777" w:rsidR="00921A47" w:rsidRPr="006518C9" w:rsidRDefault="00921A47">
            <w:pPr>
              <w:pStyle w:val="HTMLPreformatted"/>
            </w:pPr>
            <w:r w:rsidRPr="006518C9">
              <w:t xml:space="preserve">  &lt;SpectrumIdentification spectrumIdentificationProtocol_ref="SearchProtocol_1_4299" spectrumIdentificationList_ref="SII_LIST_1_1_4299_120114_20_Orbi2_ZC_QC_220_HSAd0-d4-1to1-3_Din.raw" id="SpecIdent__4299_120114_20_Orbi2_ZC_QC_220_HSAd0-d4-1to1-3_Din.raw"&gt;</w:t>
            </w:r>
          </w:p>
          <w:p w14:paraId="02540362" w14:textId="77777777" w:rsidR="00921A47" w:rsidRPr="006518C9" w:rsidRDefault="00921A47">
            <w:pPr>
              <w:pStyle w:val="HTMLPreformatted"/>
            </w:pPr>
            <w:r w:rsidRPr="006518C9">
              <w:t xml:space="preserve">    &lt;InputSpectra spectraData_ref="SD_4299_120114_20_Orbi2_ZC_QC_220_HSAd0-d4-1to1-3_Din.raw"&gt;&lt;/InputSpectra&gt;</w:t>
            </w:r>
          </w:p>
          <w:p w14:paraId="6C12694A" w14:textId="77777777" w:rsidR="00921A47" w:rsidRPr="006518C9" w:rsidRDefault="00921A47">
            <w:pPr>
              <w:pStyle w:val="HTMLPreformatted"/>
            </w:pPr>
            <w:r w:rsidRPr="006518C9">
              <w:t xml:space="preserve">    &lt;SearchDatabaseRef searchDatabase_ref="SDB_4299_203"&gt;&lt;/SearchDatabaseRef&gt;</w:t>
            </w:r>
          </w:p>
          <w:p w14:paraId="195E3FE9" w14:textId="77777777" w:rsidR="00921A47" w:rsidRPr="006518C9" w:rsidRDefault="00921A47">
            <w:pPr>
              <w:pStyle w:val="HTMLPreformatted"/>
            </w:pPr>
            <w:r w:rsidRPr="006518C9">
              <w:t xml:space="preserve">  &lt;/SpectrumIdentification&gt;</w:t>
            </w:r>
          </w:p>
          <w:p w14:paraId="4FC69A25" w14:textId="77777777" w:rsidR="00921A47" w:rsidRPr="006518C9" w:rsidRDefault="00921A47">
            <w:pPr>
              <w:pStyle w:val="HTMLPreformatted"/>
            </w:pPr>
            <w:r w:rsidRPr="006518C9">
              <w:t xml:space="preserve">  &lt;SpectrumIdentification spectrumIdentificationProtocol_ref="SearchProtocol_1_4299" spectrumIdentificationList_ref="SII_LIST_1_1_4299_120114_09_Orbi2_ZC_QC_220_HSAd0-d4-1to4-2_Din.raw" id="SpecIdent__4299_120114_09_Orbi2_ZC_QC_220_HSAd0-d4-1to4-2_Din.raw"&gt;</w:t>
            </w:r>
          </w:p>
          <w:p w14:paraId="111468BE" w14:textId="77777777" w:rsidR="00921A47" w:rsidRPr="006518C9" w:rsidRDefault="00921A47">
            <w:pPr>
              <w:pStyle w:val="HTMLPreformatted"/>
            </w:pPr>
            <w:r w:rsidRPr="006518C9">
              <w:t xml:space="preserve">    &lt;InputSpectra spectraData_ref="SD_4299_120114_09_Orbi2_ZC_QC_220_HSAd0-d4-1to4-2_Din.raw"&gt;&lt;/InputSpectra&gt;</w:t>
            </w:r>
          </w:p>
          <w:p w14:paraId="5702F8B2" w14:textId="77777777" w:rsidR="00921A47" w:rsidRPr="006518C9" w:rsidRDefault="00921A47">
            <w:pPr>
              <w:pStyle w:val="HTMLPreformatted"/>
            </w:pPr>
            <w:r w:rsidRPr="006518C9">
              <w:t xml:space="preserve">  ...</w:t>
            </w:r>
          </w:p>
          <w:p w14:paraId="280B9CEE" w14:textId="77777777" w:rsidR="00921A47" w:rsidRPr="006518C9" w:rsidRDefault="00921A47">
            <w:pPr>
              <w:pStyle w:val="HTMLPreformatted"/>
            </w:pPr>
            <w:r w:rsidRPr="006518C9">
              <w:t>&lt;/AnalysisCollection&gt;</w:t>
            </w:r>
          </w:p>
        </w:tc>
      </w:tr>
    </w:tbl>
    <w:p w14:paraId="16718D75" w14:textId="77777777" w:rsidR="00921A47" w:rsidRPr="006518C9" w:rsidRDefault="00921A47" w:rsidP="00921A47">
      <w:pPr>
        <w:rPr>
          <w:lang w:val="en-US"/>
        </w:rPr>
      </w:pPr>
    </w:p>
    <w:p w14:paraId="1D4C87DD" w14:textId="77777777" w:rsidR="00921A47" w:rsidRPr="006518C9" w:rsidRDefault="00921A47" w:rsidP="00921A47">
      <w:pPr>
        <w:pStyle w:val="Heading2"/>
      </w:pPr>
      <w:bookmarkStart w:id="148" w:name="_Toc457214061"/>
      <w:r w:rsidRPr="006518C9">
        <w:t>Element &lt;</w:t>
      </w:r>
      <w:bookmarkStart w:id="149" w:name="AnalysisData"/>
      <w:r w:rsidRPr="006518C9">
        <w:t>AnalysisData</w:t>
      </w:r>
      <w:bookmarkEnd w:id="149"/>
      <w:r w:rsidRPr="006518C9">
        <w:t>&gt;</w:t>
      </w:r>
      <w:bookmarkEnd w:id="1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921A47" w:rsidRPr="006518C9" w14:paraId="120F8F9A" w14:textId="77777777" w:rsidTr="00921A47">
        <w:trPr>
          <w:tblCellSpacing w:w="15" w:type="dxa"/>
        </w:trPr>
        <w:tc>
          <w:tcPr>
            <w:tcW w:w="0" w:type="auto"/>
            <w:vAlign w:val="center"/>
            <w:hideMark/>
          </w:tcPr>
          <w:p w14:paraId="1C04F24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4CEF166"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r w:rsidR="00921A47" w:rsidRPr="006518C9" w14:paraId="1A2A8BD5" w14:textId="77777777" w:rsidTr="00921A47">
        <w:trPr>
          <w:tblCellSpacing w:w="15" w:type="dxa"/>
        </w:trPr>
        <w:tc>
          <w:tcPr>
            <w:tcW w:w="0" w:type="auto"/>
            <w:vAlign w:val="center"/>
            <w:hideMark/>
          </w:tcPr>
          <w:p w14:paraId="7A04CD9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55071CD" w14:textId="77777777" w:rsidR="00921A47" w:rsidRPr="006518C9" w:rsidRDefault="00921A47">
            <w:pPr>
              <w:rPr>
                <w:sz w:val="24"/>
                <w:szCs w:val="24"/>
                <w:lang w:val="en-US"/>
              </w:rPr>
            </w:pPr>
            <w:r w:rsidRPr="006518C9">
              <w:rPr>
                <w:lang w:val="en-US"/>
              </w:rPr>
              <w:t xml:space="preserve">AnalysisDataType </w:t>
            </w:r>
          </w:p>
        </w:tc>
      </w:tr>
      <w:tr w:rsidR="00921A47" w:rsidRPr="006518C9" w14:paraId="5AE76384" w14:textId="77777777" w:rsidTr="00921A47">
        <w:trPr>
          <w:tblCellSpacing w:w="15" w:type="dxa"/>
        </w:trPr>
        <w:tc>
          <w:tcPr>
            <w:tcW w:w="0" w:type="auto"/>
            <w:vAlign w:val="center"/>
            <w:hideMark/>
          </w:tcPr>
          <w:p w14:paraId="6D43335B"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616271D" w14:textId="77777777" w:rsidR="00921A47" w:rsidRPr="006518C9" w:rsidRDefault="00921A47">
            <w:pPr>
              <w:rPr>
                <w:sz w:val="24"/>
                <w:szCs w:val="24"/>
                <w:lang w:val="en-US"/>
              </w:rPr>
            </w:pPr>
            <w:r w:rsidRPr="006518C9">
              <w:rPr>
                <w:lang w:val="en-US"/>
              </w:rPr>
              <w:t>none</w:t>
            </w:r>
          </w:p>
        </w:tc>
      </w:tr>
      <w:tr w:rsidR="00921A47" w:rsidRPr="006518C9" w14:paraId="4AAFCEEB" w14:textId="77777777" w:rsidTr="00921A47">
        <w:trPr>
          <w:tblCellSpacing w:w="15" w:type="dxa"/>
        </w:trPr>
        <w:tc>
          <w:tcPr>
            <w:tcW w:w="0" w:type="auto"/>
            <w:vAlign w:val="center"/>
            <w:hideMark/>
          </w:tcPr>
          <w:p w14:paraId="79E1B2F0"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869"/>
            </w:tblGrid>
            <w:tr w:rsidR="00921A47" w:rsidRPr="006518C9" w14:paraId="7B1B03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AA84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6BF2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1063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7BF1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06AF3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61B158" w14:textId="77777777" w:rsidR="00921A47" w:rsidRPr="006518C9" w:rsidRDefault="00A6726E">
                  <w:pPr>
                    <w:rPr>
                      <w:sz w:val="24"/>
                      <w:szCs w:val="24"/>
                      <w:lang w:val="en-US"/>
                    </w:rPr>
                  </w:pPr>
                  <w:hyperlink w:anchor="SpectrumIdentificationList" w:history="1">
                    <w:r w:rsidR="00921A47" w:rsidRPr="006518C9">
                      <w:rPr>
                        <w:rStyle w:val="Hyperlink"/>
                        <w:lang w:val="en-US"/>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DD5C3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70B8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350AE" w14:textId="77777777" w:rsidR="00921A47" w:rsidRPr="006518C9" w:rsidRDefault="00921A47">
                  <w:pPr>
                    <w:rPr>
                      <w:sz w:val="24"/>
                      <w:szCs w:val="24"/>
                      <w:lang w:val="en-US"/>
                    </w:rPr>
                  </w:pPr>
                  <w:r w:rsidRPr="006518C9">
                    <w:rPr>
                      <w:lang w:val="en-US"/>
                    </w:rPr>
                    <w:t>Represents the set of all search results from SpectrumIdentification.</w:t>
                  </w:r>
                </w:p>
              </w:tc>
            </w:tr>
            <w:tr w:rsidR="00921A47" w:rsidRPr="006518C9" w14:paraId="49309E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1EDD0C" w14:textId="77777777" w:rsidR="00921A47" w:rsidRPr="006518C9" w:rsidRDefault="00A6726E">
                  <w:pPr>
                    <w:rPr>
                      <w:sz w:val="24"/>
                      <w:szCs w:val="24"/>
                      <w:lang w:val="en-US"/>
                    </w:rPr>
                  </w:pPr>
                  <w:hyperlink w:anchor="ProteinDetectionList" w:history="1">
                    <w:r w:rsidR="00921A47" w:rsidRPr="006518C9">
                      <w:rPr>
                        <w:rStyle w:val="Hyperlink"/>
                        <w:lang w:val="en-US"/>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12C84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B6C5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76CAB" w14:textId="77777777" w:rsidR="00921A47" w:rsidRPr="006518C9" w:rsidRDefault="00921A47">
                  <w:pPr>
                    <w:rPr>
                      <w:sz w:val="24"/>
                      <w:szCs w:val="24"/>
                      <w:lang w:val="en-US"/>
                    </w:rPr>
                  </w:pPr>
                  <w:r w:rsidRPr="006518C9">
                    <w:rPr>
                      <w:lang w:val="en-US"/>
                    </w:rPr>
                    <w:t>The protein list resulting from a protein detection process.</w:t>
                  </w:r>
                </w:p>
              </w:tc>
            </w:tr>
          </w:tbl>
          <w:p w14:paraId="69465821" w14:textId="77777777" w:rsidR="00921A47" w:rsidRPr="006518C9" w:rsidRDefault="00921A47">
            <w:pPr>
              <w:rPr>
                <w:sz w:val="24"/>
                <w:szCs w:val="24"/>
                <w:lang w:val="en-US"/>
              </w:rPr>
            </w:pPr>
          </w:p>
        </w:tc>
      </w:tr>
      <w:tr w:rsidR="00921A47" w:rsidRPr="006518C9" w14:paraId="2AC08FA7" w14:textId="77777777" w:rsidTr="00921A47">
        <w:trPr>
          <w:tblCellSpacing w:w="15" w:type="dxa"/>
        </w:trPr>
        <w:tc>
          <w:tcPr>
            <w:tcW w:w="0" w:type="auto"/>
            <w:vAlign w:val="center"/>
            <w:hideMark/>
          </w:tcPr>
          <w:p w14:paraId="55A1DA8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D4A0A25" w14:textId="77777777" w:rsidR="00921A47" w:rsidRPr="006518C9" w:rsidRDefault="00921A47">
            <w:pPr>
              <w:pStyle w:val="HTMLPreformatted"/>
            </w:pPr>
            <w:r w:rsidRPr="006518C9">
              <w:t>&lt;AnalysisData&gt;</w:t>
            </w:r>
          </w:p>
          <w:p w14:paraId="5C740CC0" w14:textId="77777777" w:rsidR="00921A47" w:rsidRPr="006518C9" w:rsidRDefault="00921A47">
            <w:pPr>
              <w:pStyle w:val="HTMLPreformatted"/>
            </w:pPr>
            <w:r w:rsidRPr="006518C9">
              <w:t>&lt;SpectrumIdentificationList xmlns="http://psidev.info/psi/pi/mzIdentML/1.2" id="SII_LIST_1"&gt;</w:t>
            </w:r>
          </w:p>
          <w:p w14:paraId="6B19FD63" w14:textId="77777777" w:rsidR="00921A47" w:rsidRPr="006518C9" w:rsidRDefault="00921A47">
            <w:pPr>
              <w:pStyle w:val="HTMLPreformatted"/>
            </w:pPr>
            <w:r w:rsidRPr="006518C9">
              <w:t xml:space="preserve">  &lt;SpectrumIdentificationResult spectrumID="index=6451" spectraData_ref="SD_COMBINED_SE_0" id="SIR_8947"&gt;</w:t>
            </w:r>
          </w:p>
          <w:p w14:paraId="5F1A9E6C" w14:textId="77777777" w:rsidR="00921A47" w:rsidRPr="006518C9" w:rsidRDefault="00921A47">
            <w:pPr>
              <w:pStyle w:val="HTMLPreformatted"/>
            </w:pPr>
            <w:r w:rsidRPr="006518C9">
              <w:t xml:space="preserve">    &lt;SpectrumIdentificationItem chargeState="2" experimentalMassToCharge="679.817322" calculatedMassToCharge="679.818488" peptide_ref="AVMDDFAAFVEK_##Oxidation(M):3" rank="1" passThreshold="false" id="SIR_8947_SII_1"&gt;</w:t>
            </w:r>
          </w:p>
          <w:p w14:paraId="1B3C7EF6" w14:textId="77777777" w:rsidR="00921A47" w:rsidRPr="006518C9" w:rsidRDefault="00921A47">
            <w:pPr>
              <w:pStyle w:val="HTMLPreformatted"/>
            </w:pPr>
            <w:r w:rsidRPr="006518C9">
              <w:t xml:space="preserve">      &lt;PeptideEvidenceRef peptideEvidence_ref="AVMDDFAAFVEK_generic|A_ENSP00000401820|p:known_378_389"&gt;&lt;/PeptideEvidenceRef&gt;</w:t>
            </w:r>
          </w:p>
          <w:p w14:paraId="7ADF6227" w14:textId="77777777" w:rsidR="00921A47" w:rsidRPr="006518C9" w:rsidRDefault="00921A47">
            <w:pPr>
              <w:pStyle w:val="HTMLPreformatted"/>
            </w:pPr>
            <w:r w:rsidRPr="006518C9">
              <w:t xml:space="preserve">      &lt;PeptideEvidenceRef peptideEvidence_ref="AVMDDFAAFVEK_generic|A_ENSP00000421027|p:putative_420_431"&gt;&lt;/PeptideEvidenceRef&gt;</w:t>
            </w:r>
          </w:p>
          <w:p w14:paraId="66C57A9C" w14:textId="77777777" w:rsidR="00921A47" w:rsidRPr="006518C9" w:rsidRDefault="00921A47">
            <w:pPr>
              <w:pStyle w:val="HTMLPreformatted"/>
            </w:pPr>
            <w:r w:rsidRPr="006518C9">
              <w:t xml:space="preserve">      &lt;PeptideEvidenceRef peptideEvidence_ref="AVMDDFAAFVEK_generic|A_ENSP00000483421|p:known_357_368"&gt;&lt;/PeptideEvidenceRef&gt;</w:t>
            </w:r>
          </w:p>
          <w:p w14:paraId="40FDAA08" w14:textId="77777777" w:rsidR="00921A47" w:rsidRPr="006518C9" w:rsidRDefault="00921A47">
            <w:pPr>
              <w:pStyle w:val="HTMLPreformatted"/>
            </w:pPr>
            <w:r w:rsidRPr="006518C9">
              <w:t xml:space="preserve">  ...</w:t>
            </w:r>
          </w:p>
          <w:p w14:paraId="5E70DC4E" w14:textId="77777777" w:rsidR="00921A47" w:rsidRPr="006518C9" w:rsidRDefault="00921A47">
            <w:pPr>
              <w:pStyle w:val="HTMLPreformatted"/>
            </w:pPr>
            <w:r w:rsidRPr="006518C9">
              <w:t>&lt;/AnalysisData&gt;</w:t>
            </w:r>
          </w:p>
        </w:tc>
      </w:tr>
    </w:tbl>
    <w:p w14:paraId="3853C20D" w14:textId="77777777" w:rsidR="00921A47" w:rsidRPr="006518C9" w:rsidRDefault="00921A47" w:rsidP="00921A47">
      <w:pPr>
        <w:rPr>
          <w:lang w:val="en-US"/>
        </w:rPr>
      </w:pPr>
    </w:p>
    <w:p w14:paraId="00483209" w14:textId="77777777" w:rsidR="00921A47" w:rsidRPr="006518C9" w:rsidRDefault="00921A47" w:rsidP="00921A47">
      <w:pPr>
        <w:pStyle w:val="Heading2"/>
      </w:pPr>
      <w:bookmarkStart w:id="150" w:name="_Toc457214062"/>
      <w:r w:rsidRPr="006518C9">
        <w:t>Element &lt;</w:t>
      </w:r>
      <w:bookmarkStart w:id="151" w:name="AnalysisParams"/>
      <w:r w:rsidRPr="006518C9">
        <w:t>AnalysisParams</w:t>
      </w:r>
      <w:bookmarkEnd w:id="151"/>
      <w:r w:rsidRPr="006518C9">
        <w:t>&gt;</w:t>
      </w:r>
      <w:bookmarkEnd w:id="1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gridCol w:w="8180"/>
      </w:tblGrid>
      <w:tr w:rsidR="00921A47" w:rsidRPr="006518C9" w14:paraId="2FB95351" w14:textId="77777777" w:rsidTr="00921A47">
        <w:trPr>
          <w:tblCellSpacing w:w="15" w:type="dxa"/>
        </w:trPr>
        <w:tc>
          <w:tcPr>
            <w:tcW w:w="0" w:type="auto"/>
            <w:vAlign w:val="center"/>
            <w:hideMark/>
          </w:tcPr>
          <w:p w14:paraId="6CB4376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8BEEDE5"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1559B933" w14:textId="77777777" w:rsidTr="00921A47">
        <w:trPr>
          <w:tblCellSpacing w:w="15" w:type="dxa"/>
        </w:trPr>
        <w:tc>
          <w:tcPr>
            <w:tcW w:w="0" w:type="auto"/>
            <w:vAlign w:val="center"/>
            <w:hideMark/>
          </w:tcPr>
          <w:p w14:paraId="73BE1E3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9940D9" w14:textId="77777777" w:rsidR="00921A47" w:rsidRPr="006518C9" w:rsidRDefault="00921A47">
            <w:pPr>
              <w:rPr>
                <w:sz w:val="24"/>
                <w:szCs w:val="24"/>
                <w:lang w:val="en-US"/>
              </w:rPr>
            </w:pPr>
            <w:r w:rsidRPr="006518C9">
              <w:rPr>
                <w:lang w:val="en-US"/>
              </w:rPr>
              <w:t xml:space="preserve">ParamListType </w:t>
            </w:r>
          </w:p>
        </w:tc>
      </w:tr>
      <w:tr w:rsidR="00921A47" w:rsidRPr="006518C9" w14:paraId="2C2E9CBE" w14:textId="77777777" w:rsidTr="00921A47">
        <w:trPr>
          <w:tblCellSpacing w:w="15" w:type="dxa"/>
        </w:trPr>
        <w:tc>
          <w:tcPr>
            <w:tcW w:w="0" w:type="auto"/>
            <w:vAlign w:val="center"/>
            <w:hideMark/>
          </w:tcPr>
          <w:p w14:paraId="2E22906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F098B36" w14:textId="77777777" w:rsidR="00921A47" w:rsidRPr="006518C9" w:rsidRDefault="00921A47">
            <w:pPr>
              <w:rPr>
                <w:sz w:val="24"/>
                <w:szCs w:val="24"/>
                <w:lang w:val="en-US"/>
              </w:rPr>
            </w:pPr>
            <w:r w:rsidRPr="006518C9">
              <w:rPr>
                <w:lang w:val="en-US"/>
              </w:rPr>
              <w:t>none</w:t>
            </w:r>
          </w:p>
        </w:tc>
      </w:tr>
      <w:tr w:rsidR="00921A47" w:rsidRPr="006518C9" w14:paraId="1915EB12" w14:textId="77777777" w:rsidTr="00921A47">
        <w:trPr>
          <w:tblCellSpacing w:w="15" w:type="dxa"/>
        </w:trPr>
        <w:tc>
          <w:tcPr>
            <w:tcW w:w="0" w:type="auto"/>
            <w:vAlign w:val="center"/>
            <w:hideMark/>
          </w:tcPr>
          <w:p w14:paraId="133FDDE6"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1"/>
              <w:gridCol w:w="1135"/>
              <w:gridCol w:w="1180"/>
              <w:gridCol w:w="4103"/>
            </w:tblGrid>
            <w:tr w:rsidR="00921A47" w:rsidRPr="006518C9" w14:paraId="163834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306ED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9D18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704B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C21C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72BE2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5017BE"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AB7C4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ADE9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964C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550566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A43CDA"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BF328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2AC9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37870" w14:textId="77777777" w:rsidR="00921A47" w:rsidRPr="006518C9" w:rsidRDefault="00921A47">
                  <w:pPr>
                    <w:rPr>
                      <w:sz w:val="24"/>
                      <w:szCs w:val="24"/>
                      <w:lang w:val="en-US"/>
                    </w:rPr>
                  </w:pPr>
                  <w:r w:rsidRPr="006518C9">
                    <w:rPr>
                      <w:lang w:val="en-US"/>
                    </w:rPr>
                    <w:t>A single user-defined parameter.</w:t>
                  </w:r>
                </w:p>
              </w:tc>
            </w:tr>
          </w:tbl>
          <w:p w14:paraId="060F6EAF" w14:textId="77777777" w:rsidR="00921A47" w:rsidRPr="006518C9" w:rsidRDefault="00921A47">
            <w:pPr>
              <w:rPr>
                <w:sz w:val="24"/>
                <w:szCs w:val="24"/>
                <w:lang w:val="en-US"/>
              </w:rPr>
            </w:pPr>
          </w:p>
        </w:tc>
      </w:tr>
      <w:tr w:rsidR="00921A47" w:rsidRPr="006518C9" w14:paraId="0A03351B" w14:textId="77777777" w:rsidTr="00921A47">
        <w:trPr>
          <w:tblCellSpacing w:w="15" w:type="dxa"/>
        </w:trPr>
        <w:tc>
          <w:tcPr>
            <w:tcW w:w="0" w:type="auto"/>
            <w:vAlign w:val="center"/>
            <w:hideMark/>
          </w:tcPr>
          <w:p w14:paraId="78E7CD8E"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6FC5AD61" w14:textId="77777777" w:rsidR="00921A47" w:rsidRPr="006518C9" w:rsidRDefault="00921A47">
            <w:pPr>
              <w:pStyle w:val="HTMLPreformatted"/>
            </w:pPr>
            <w:r w:rsidRPr="006518C9">
              <w:t>&lt;AnalysisParams&gt;</w:t>
            </w:r>
          </w:p>
          <w:p w14:paraId="0D99588E" w14:textId="77777777" w:rsidR="00921A47" w:rsidRPr="006518C9" w:rsidRDefault="00921A47">
            <w:pPr>
              <w:pStyle w:val="HTMLPreformatted"/>
            </w:pPr>
            <w:r w:rsidRPr="006518C9">
              <w:t xml:space="preserve">  &lt;cvParam name="mascot:SigThreshold" value="0.05" cvRef="PSI-MS" accession="MS:1001316" /&gt;</w:t>
            </w:r>
          </w:p>
          <w:p w14:paraId="4EE6EBDE" w14:textId="77777777" w:rsidR="00921A47" w:rsidRPr="006518C9" w:rsidRDefault="00921A47">
            <w:pPr>
              <w:pStyle w:val="HTMLPreformatted"/>
            </w:pPr>
            <w:r w:rsidRPr="006518C9">
              <w:t xml:space="preserve">  &lt;cvParam name="mascot:MaxProteinHits" value="Auto" cvRef="PSI-MS" accession="MS:1001317" /&gt;</w:t>
            </w:r>
          </w:p>
          <w:p w14:paraId="0BF38AE7" w14:textId="77777777" w:rsidR="00921A47" w:rsidRPr="006518C9" w:rsidRDefault="00921A47">
            <w:pPr>
              <w:pStyle w:val="HTMLPreformatted"/>
            </w:pPr>
            <w:r w:rsidRPr="006518C9">
              <w:t xml:space="preserve">  &lt;cvParam name="mascot:ProteinScoringMethod" value="MudPIT" cvRef="PSI-MS" accession="MS:1001318" /&gt;</w:t>
            </w:r>
          </w:p>
          <w:p w14:paraId="19247EEF" w14:textId="77777777" w:rsidR="00921A47" w:rsidRPr="006518C9" w:rsidRDefault="00921A47">
            <w:pPr>
              <w:pStyle w:val="HTMLPreformatted"/>
            </w:pPr>
            <w:r w:rsidRPr="006518C9">
              <w:t xml:space="preserve">  &lt;cvParam name="mascot:MinMSMSThreshold" value="0" cvRef="PSI-MS" accession="MS:1001319" /&gt;</w:t>
            </w:r>
          </w:p>
          <w:p w14:paraId="28266773" w14:textId="77777777" w:rsidR="00921A47" w:rsidRPr="006518C9" w:rsidRDefault="00921A47">
            <w:pPr>
              <w:pStyle w:val="HTMLPreformatted"/>
            </w:pPr>
            <w:r w:rsidRPr="006518C9">
              <w:t xml:space="preserve">  &lt;cvParam name="mascot:ShowHomologousProteinsWithSamePeptides" value="1" cvRef="PSI-MS" accession="MS:1001320" /&gt;</w:t>
            </w:r>
          </w:p>
          <w:p w14:paraId="645B6B56" w14:textId="77777777" w:rsidR="00921A47" w:rsidRPr="006518C9" w:rsidRDefault="00921A47">
            <w:pPr>
              <w:pStyle w:val="HTMLPreformatted"/>
            </w:pPr>
            <w:r w:rsidRPr="006518C9">
              <w:t xml:space="preserve">  &lt;cvParam name="mascot:ShowHomologousProteinsWithSubsetOfPeptides" value="10" cvRef="PSI-MS" accession="MS:1001321" /&gt;</w:t>
            </w:r>
          </w:p>
          <w:p w14:paraId="2231A3CD" w14:textId="77777777" w:rsidR="00921A47" w:rsidRPr="006518C9" w:rsidRDefault="00921A47">
            <w:pPr>
              <w:pStyle w:val="HTMLPreformatted"/>
            </w:pPr>
            <w:r w:rsidRPr="006518C9">
              <w:t xml:space="preserve">  ...</w:t>
            </w:r>
          </w:p>
          <w:p w14:paraId="6565B5FA" w14:textId="77777777" w:rsidR="00921A47" w:rsidRPr="006518C9" w:rsidRDefault="00921A47">
            <w:pPr>
              <w:pStyle w:val="HTMLPreformatted"/>
            </w:pPr>
            <w:r w:rsidRPr="006518C9">
              <w:t>&lt;/AnalysisParams&gt;</w:t>
            </w:r>
          </w:p>
        </w:tc>
      </w:tr>
      <w:tr w:rsidR="00921A47" w:rsidRPr="006518C9" w14:paraId="0BC725BE" w14:textId="77777777" w:rsidTr="00921A47">
        <w:trPr>
          <w:tblCellSpacing w:w="15" w:type="dxa"/>
        </w:trPr>
        <w:tc>
          <w:tcPr>
            <w:tcW w:w="0" w:type="auto"/>
            <w:vAlign w:val="center"/>
            <w:hideMark/>
          </w:tcPr>
          <w:p w14:paraId="3818F4E5"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077D5DA" w14:textId="77777777" w:rsidR="00921A47" w:rsidRPr="006518C9" w:rsidRDefault="00921A47">
            <w:pPr>
              <w:pStyle w:val="HTMLPreformatted"/>
            </w:pPr>
            <w:r w:rsidRPr="006518C9">
              <w:t>Path /MzIdentML/AnalysisProtocolCollection/ProteinDetectionProtocol/AnalysisParams</w:t>
            </w:r>
          </w:p>
          <w:p w14:paraId="0053CBD0" w14:textId="77777777" w:rsidR="00921A47" w:rsidRPr="006518C9" w:rsidRDefault="00921A47">
            <w:pPr>
              <w:pStyle w:val="HTMLPreformatted"/>
            </w:pPr>
            <w:r w:rsidRPr="006518C9">
              <w:t xml:space="preserve">MAY supply a *child* term of </w:t>
            </w:r>
            <w:hyperlink r:id="rId55"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29BEA635" w14:textId="77777777" w:rsidR="00921A47" w:rsidRPr="006518C9" w:rsidRDefault="00921A47">
            <w:pPr>
              <w:pStyle w:val="HTMLPreformatted"/>
            </w:pPr>
            <w:r w:rsidRPr="006518C9">
              <w:t xml:space="preserve">  e.g.: </w:t>
            </w:r>
            <w:hyperlink r:id="rId56" w:tgtFrame="new" w:history="1">
              <w:r w:rsidRPr="006518C9">
                <w:rPr>
                  <w:rStyle w:val="Hyperlink"/>
                </w:rPr>
                <w:t>MS:1001005</w:t>
              </w:r>
            </w:hyperlink>
            <w:r w:rsidRPr="006518C9">
              <w:t xml:space="preserve"> (</w:t>
            </w:r>
            <w:r w:rsidRPr="006518C9">
              <w:rPr>
                <w:rStyle w:val="popup"/>
              </w:rPr>
              <w:t>SEQUEST:CleavesAt</w:t>
            </w:r>
          </w:p>
          <w:p w14:paraId="11FB0936" w14:textId="77777777" w:rsidR="00921A47" w:rsidRPr="006518C9" w:rsidRDefault="00921A47">
            <w:pPr>
              <w:pStyle w:val="HTMLPreformatted"/>
            </w:pPr>
            <w:r w:rsidRPr="006518C9">
              <w:t xml:space="preserve">  e.g.: </w:t>
            </w:r>
            <w:hyperlink r:id="rId57"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669D2931" w14:textId="77777777" w:rsidR="00921A47" w:rsidRPr="006518C9" w:rsidRDefault="00921A47">
            <w:pPr>
              <w:pStyle w:val="HTMLPreformatted"/>
            </w:pPr>
            <w:r w:rsidRPr="006518C9">
              <w:t xml:space="preserve">  e.g.: </w:t>
            </w:r>
            <w:hyperlink r:id="rId58"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36422F11" w14:textId="77777777" w:rsidR="00921A47" w:rsidRPr="006518C9" w:rsidRDefault="00921A47">
            <w:pPr>
              <w:pStyle w:val="HTMLPreformatted"/>
            </w:pPr>
            <w:r w:rsidRPr="006518C9">
              <w:t xml:space="preserve">  e.g.: </w:t>
            </w:r>
            <w:hyperlink r:id="rId59" w:tgtFrame="new" w:history="1">
              <w:r w:rsidRPr="006518C9">
                <w:rPr>
                  <w:rStyle w:val="Hyperlink"/>
                </w:rPr>
                <w:t>MS:1001026</w:t>
              </w:r>
            </w:hyperlink>
            <w:r w:rsidRPr="006518C9">
              <w:t xml:space="preserve"> (</w:t>
            </w:r>
            <w:r w:rsidRPr="006518C9">
              <w:rPr>
                <w:rStyle w:val="popup"/>
              </w:rPr>
              <w:t>SEQUEST:NormalizeXCorrValues</w:t>
            </w:r>
            <w:r w:rsidR="008F498D" w:rsidRPr="006518C9">
              <w:t>)</w:t>
            </w:r>
          </w:p>
          <w:p w14:paraId="24147917" w14:textId="77777777" w:rsidR="00921A47" w:rsidRPr="006518C9" w:rsidRDefault="00921A47">
            <w:pPr>
              <w:pStyle w:val="HTMLPreformatted"/>
            </w:pPr>
            <w:r w:rsidRPr="006518C9">
              <w:t xml:space="preserve">  e.g.: </w:t>
            </w:r>
            <w:hyperlink r:id="rId60"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40763FFF" w14:textId="77777777" w:rsidR="00921A47" w:rsidRPr="006518C9" w:rsidRDefault="00921A47">
            <w:pPr>
              <w:pStyle w:val="HTMLPreformatted"/>
            </w:pPr>
            <w:r w:rsidRPr="006518C9">
              <w:t xml:space="preserve">  e.g.: </w:t>
            </w:r>
            <w:hyperlink r:id="rId61" w:tgtFrame="new" w:history="1">
              <w:r w:rsidRPr="006518C9">
                <w:rPr>
                  <w:rStyle w:val="Hyperlink"/>
                </w:rPr>
                <w:t>MS:1001032</w:t>
              </w:r>
            </w:hyperlink>
            <w:r w:rsidRPr="006518C9">
              <w:t xml:space="preserve"> (</w:t>
            </w:r>
            <w:r w:rsidRPr="006518C9">
              <w:rPr>
                <w:rStyle w:val="popup"/>
              </w:rPr>
              <w:t>SEQUEST:SequencePartialFilter</w:t>
            </w:r>
            <w:r w:rsidR="008F498D" w:rsidRPr="006518C9">
              <w:t>)</w:t>
            </w:r>
          </w:p>
          <w:p w14:paraId="1381EEE8" w14:textId="77777777" w:rsidR="00921A47" w:rsidRPr="006518C9" w:rsidRDefault="00921A47">
            <w:pPr>
              <w:pStyle w:val="HTMLPreformatted"/>
            </w:pPr>
            <w:r w:rsidRPr="006518C9">
              <w:t xml:space="preserve">  e.g.: </w:t>
            </w:r>
            <w:hyperlink r:id="rId62"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7AB708E1" w14:textId="77777777" w:rsidR="00921A47" w:rsidRPr="006518C9" w:rsidRDefault="00921A47">
            <w:pPr>
              <w:pStyle w:val="HTMLPreformatted"/>
            </w:pPr>
            <w:r w:rsidRPr="006518C9">
              <w:t xml:space="preserve">  e.g.: </w:t>
            </w:r>
            <w:hyperlink r:id="rId63"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5ADC8E55" w14:textId="77777777" w:rsidR="00921A47" w:rsidRPr="006518C9" w:rsidRDefault="00921A47">
            <w:pPr>
              <w:pStyle w:val="HTMLPreformatted"/>
            </w:pPr>
            <w:r w:rsidRPr="006518C9">
              <w:t xml:space="preserve">  e.g.: </w:t>
            </w:r>
            <w:hyperlink r:id="rId64"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5A4D309D" w14:textId="77777777" w:rsidR="00921A47" w:rsidRPr="006518C9" w:rsidRDefault="00921A47">
            <w:pPr>
              <w:pStyle w:val="HTMLPreformatted"/>
            </w:pPr>
            <w:r w:rsidRPr="006518C9">
              <w:t xml:space="preserve">  e.g.: </w:t>
            </w:r>
            <w:hyperlink r:id="rId65"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5E4ED9CA" w14:textId="77777777" w:rsidR="00921A47" w:rsidRPr="006518C9" w:rsidRDefault="00921A47">
            <w:pPr>
              <w:pStyle w:val="HTMLPreformatted"/>
            </w:pPr>
            <w:r w:rsidRPr="006518C9">
              <w:t xml:space="preserve">  </w:t>
            </w:r>
            <w:hyperlink r:id="rId66" w:tgtFrame="new" w:history="1">
              <w:r w:rsidRPr="006518C9">
                <w:rPr>
                  <w:rStyle w:val="Hyperlink"/>
                </w:rPr>
                <w:t>et al.</w:t>
              </w:r>
            </w:hyperlink>
          </w:p>
          <w:p w14:paraId="120603A9" w14:textId="77777777" w:rsidR="00921A47" w:rsidRPr="006518C9" w:rsidRDefault="00921A47">
            <w:pPr>
              <w:pStyle w:val="HTMLPreformatted"/>
            </w:pPr>
            <w:r w:rsidRPr="006518C9">
              <w:t xml:space="preserve">MAY supply a *child* term of </w:t>
            </w:r>
            <w:hyperlink r:id="rId67" w:tgtFrame="new" w:history="1">
              <w:r w:rsidRPr="006518C9">
                <w:rPr>
                  <w:rStyle w:val="Hyperlink"/>
                </w:rPr>
                <w:t>MS:1001194</w:t>
              </w:r>
            </w:hyperlink>
            <w:r w:rsidRPr="006518C9">
              <w:t xml:space="preserve"> (</w:t>
            </w:r>
            <w:r w:rsidRPr="006518C9">
              <w:rPr>
                <w:rStyle w:val="popup"/>
              </w:rPr>
              <w:t>quality estimation with decoy database</w:t>
            </w:r>
            <w:r w:rsidRPr="006518C9">
              <w:t>) one or more times</w:t>
            </w:r>
          </w:p>
        </w:tc>
      </w:tr>
      <w:tr w:rsidR="00921A47" w:rsidRPr="006518C9" w14:paraId="056EF9AB" w14:textId="77777777" w:rsidTr="00921A47">
        <w:trPr>
          <w:tblCellSpacing w:w="15" w:type="dxa"/>
        </w:trPr>
        <w:tc>
          <w:tcPr>
            <w:tcW w:w="0" w:type="auto"/>
            <w:vAlign w:val="center"/>
            <w:hideMark/>
          </w:tcPr>
          <w:p w14:paraId="71FF981A"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57B127B" w14:textId="77777777" w:rsidR="00921A47" w:rsidRPr="006518C9" w:rsidRDefault="00921A47">
            <w:pPr>
              <w:pStyle w:val="HTMLPreformatted"/>
            </w:pPr>
            <w:r w:rsidRPr="006518C9">
              <w:t>&lt;cvParam name="mascot:SigThreshold" value="0.05" cvRef="PSI-MS" accession="MS:1001316" /&gt;</w:t>
            </w:r>
          </w:p>
          <w:p w14:paraId="0D80EE66" w14:textId="77777777" w:rsidR="00921A47" w:rsidRPr="006518C9" w:rsidRDefault="00921A47">
            <w:pPr>
              <w:pStyle w:val="HTMLPreformatted"/>
            </w:pPr>
            <w:r w:rsidRPr="006518C9">
              <w:t>&lt;cvParam name="mascot:MaxProteinHits" value="Auto" cvRef="PSI-MS" accession="MS:1001317" /&gt;</w:t>
            </w:r>
          </w:p>
          <w:p w14:paraId="26468052" w14:textId="77777777" w:rsidR="00921A47" w:rsidRPr="006518C9" w:rsidRDefault="00921A47">
            <w:pPr>
              <w:pStyle w:val="HTMLPreformatted"/>
            </w:pPr>
            <w:r w:rsidRPr="006518C9">
              <w:t>&lt;cvParam name="mascot:ProteinScoringMethod" value="MudPIT" cvRef="PSI-MS" accession="MS:1001318" /&gt;</w:t>
            </w:r>
          </w:p>
          <w:p w14:paraId="79B58547" w14:textId="77777777" w:rsidR="00921A47" w:rsidRPr="006518C9" w:rsidRDefault="00921A47">
            <w:pPr>
              <w:pStyle w:val="HTMLPreformatted"/>
            </w:pPr>
            <w:r w:rsidRPr="006518C9">
              <w:t>&lt;cvParam name="mascot:MinMSMSThreshold" value="0" cvRef="PSI-MS" accession="MS:1001319" /&gt;</w:t>
            </w:r>
          </w:p>
          <w:p w14:paraId="43C6FD8A" w14:textId="77777777" w:rsidR="00921A47" w:rsidRPr="006518C9" w:rsidRDefault="00921A47">
            <w:pPr>
              <w:pStyle w:val="HTMLPreformatted"/>
            </w:pPr>
            <w:r w:rsidRPr="006518C9">
              <w:t>&lt;cvParam name="mascot:ShowHomologousProteinsWithSamePeptides" value="1" cvRef="PSI-MS" accession="MS:1001320" /&gt;</w:t>
            </w:r>
          </w:p>
          <w:p w14:paraId="43F95DA4" w14:textId="77777777" w:rsidR="00921A47" w:rsidRPr="006518C9" w:rsidRDefault="00921A47">
            <w:pPr>
              <w:pStyle w:val="HTMLPreformatted"/>
            </w:pPr>
            <w:r w:rsidRPr="006518C9">
              <w:t>&lt;cvParam name="mascot:ShowHomologousProteinsWithSubsetOfPeptides" value="10" cvRef="PSI-MS" accession="MS:1001321" /&gt;</w:t>
            </w:r>
          </w:p>
          <w:p w14:paraId="508A337F" w14:textId="77777777" w:rsidR="00921A47" w:rsidRPr="006518C9" w:rsidRDefault="00921A47">
            <w:pPr>
              <w:pStyle w:val="HTMLPreformatted"/>
            </w:pPr>
            <w:r w:rsidRPr="006518C9">
              <w:t>&lt;cvParam name="mascot:RequireBoldRed" value="0" cvRef="PSI-MS" accession="MS:1001322" /&gt;</w:t>
            </w:r>
          </w:p>
          <w:p w14:paraId="60E65D96" w14:textId="77777777" w:rsidR="00921A47" w:rsidRPr="006518C9" w:rsidRDefault="00921A47">
            <w:pPr>
              <w:pStyle w:val="HTMLPreformatted"/>
            </w:pPr>
            <w:r w:rsidRPr="006518C9">
              <w:t>&lt;cvParam name="mascot:UseUnigeneClustering" value="false" cvRef="PSI-MS" accession="MS:1001323" /&gt;</w:t>
            </w:r>
          </w:p>
          <w:p w14:paraId="00A12427" w14:textId="77777777" w:rsidR="00921A47" w:rsidRPr="006518C9" w:rsidRDefault="00921A47">
            <w:pPr>
              <w:pStyle w:val="HTMLPreformatted"/>
            </w:pPr>
            <w:r w:rsidRPr="006518C9">
              <w:t>&lt;cvParam name="mascot:IncludeErrorTolerantMatches" value="1" cvRef="PSI-MS" accession="MS:1001324" /&gt;</w:t>
            </w:r>
          </w:p>
          <w:p w14:paraId="40F4ABC8" w14:textId="77777777" w:rsidR="00921A47" w:rsidRPr="006518C9" w:rsidRDefault="00921A47">
            <w:pPr>
              <w:pStyle w:val="HTMLPreformatted"/>
            </w:pPr>
            <w:r w:rsidRPr="006518C9">
              <w:t>&lt;cvParam name="mascot:ShowDecoyMatches" value="0" cvRef="PSI-MS" accession="MS:1001325" /&gt;</w:t>
            </w:r>
          </w:p>
        </w:tc>
      </w:tr>
    </w:tbl>
    <w:p w14:paraId="0D6CC42E" w14:textId="77777777" w:rsidR="00921A47" w:rsidRPr="006518C9" w:rsidRDefault="00921A47" w:rsidP="00921A47">
      <w:pPr>
        <w:rPr>
          <w:lang w:val="en-US"/>
        </w:rPr>
      </w:pPr>
    </w:p>
    <w:p w14:paraId="20AECEE3" w14:textId="77777777" w:rsidR="00921A47" w:rsidRPr="006518C9" w:rsidRDefault="00921A47" w:rsidP="00921A47">
      <w:pPr>
        <w:pStyle w:val="Heading2"/>
      </w:pPr>
      <w:bookmarkStart w:id="152" w:name="_Toc457214063"/>
      <w:r w:rsidRPr="006518C9">
        <w:t>Element &lt;</w:t>
      </w:r>
      <w:bookmarkStart w:id="153" w:name="AnalysisProtocolCollection"/>
      <w:r w:rsidRPr="006518C9">
        <w:t>AnalysisProtocolCollection</w:t>
      </w:r>
      <w:bookmarkEnd w:id="153"/>
      <w:r w:rsidRPr="006518C9">
        <w:t>&gt;</w:t>
      </w:r>
      <w:bookmarkEnd w:id="1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921A47" w:rsidRPr="006518C9" w14:paraId="0B67FFEA" w14:textId="77777777" w:rsidTr="00921A47">
        <w:trPr>
          <w:tblCellSpacing w:w="15" w:type="dxa"/>
        </w:trPr>
        <w:tc>
          <w:tcPr>
            <w:tcW w:w="0" w:type="auto"/>
            <w:vAlign w:val="center"/>
            <w:hideMark/>
          </w:tcPr>
          <w:p w14:paraId="6D439A7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58932A0" w14:textId="77777777" w:rsidR="00921A47" w:rsidRPr="006518C9" w:rsidRDefault="00921A47">
            <w:pPr>
              <w:rPr>
                <w:sz w:val="24"/>
                <w:szCs w:val="24"/>
                <w:lang w:val="en-US"/>
              </w:rPr>
            </w:pPr>
            <w:r w:rsidRPr="006518C9">
              <w:rPr>
                <w:lang w:val="en-US"/>
              </w:rPr>
              <w:t xml:space="preserve">The collection of protocols which include the parameters and settings of the performed analyses. </w:t>
            </w:r>
          </w:p>
        </w:tc>
      </w:tr>
      <w:tr w:rsidR="00921A47" w:rsidRPr="006518C9" w14:paraId="09F34EB3" w14:textId="77777777" w:rsidTr="00921A47">
        <w:trPr>
          <w:tblCellSpacing w:w="15" w:type="dxa"/>
        </w:trPr>
        <w:tc>
          <w:tcPr>
            <w:tcW w:w="0" w:type="auto"/>
            <w:vAlign w:val="center"/>
            <w:hideMark/>
          </w:tcPr>
          <w:p w14:paraId="2FD17B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26A0FF8" w14:textId="77777777" w:rsidR="00921A47" w:rsidRPr="006518C9" w:rsidRDefault="00921A47">
            <w:pPr>
              <w:rPr>
                <w:sz w:val="24"/>
                <w:szCs w:val="24"/>
                <w:lang w:val="en-US"/>
              </w:rPr>
            </w:pPr>
            <w:r w:rsidRPr="006518C9">
              <w:rPr>
                <w:lang w:val="en-US"/>
              </w:rPr>
              <w:t xml:space="preserve">AnalysisProtocolCollectionType </w:t>
            </w:r>
          </w:p>
        </w:tc>
      </w:tr>
      <w:tr w:rsidR="00921A47" w:rsidRPr="006518C9" w14:paraId="0CC20963" w14:textId="77777777" w:rsidTr="00921A47">
        <w:trPr>
          <w:tblCellSpacing w:w="15" w:type="dxa"/>
        </w:trPr>
        <w:tc>
          <w:tcPr>
            <w:tcW w:w="0" w:type="auto"/>
            <w:vAlign w:val="center"/>
            <w:hideMark/>
          </w:tcPr>
          <w:p w14:paraId="561EE5F1"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A68423D" w14:textId="77777777" w:rsidR="00921A47" w:rsidRPr="006518C9" w:rsidRDefault="00921A47">
            <w:pPr>
              <w:rPr>
                <w:sz w:val="24"/>
                <w:szCs w:val="24"/>
                <w:lang w:val="en-US"/>
              </w:rPr>
            </w:pPr>
            <w:r w:rsidRPr="006518C9">
              <w:rPr>
                <w:lang w:val="en-US"/>
              </w:rPr>
              <w:t>none</w:t>
            </w:r>
          </w:p>
        </w:tc>
      </w:tr>
      <w:tr w:rsidR="00921A47" w:rsidRPr="006518C9" w14:paraId="5474C0E6" w14:textId="77777777" w:rsidTr="00921A47">
        <w:trPr>
          <w:tblCellSpacing w:w="15" w:type="dxa"/>
        </w:trPr>
        <w:tc>
          <w:tcPr>
            <w:tcW w:w="0" w:type="auto"/>
            <w:vAlign w:val="center"/>
            <w:hideMark/>
          </w:tcPr>
          <w:p w14:paraId="0AEECBB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921A47" w:rsidRPr="006518C9" w14:paraId="2F78A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0B1B6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262C8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7448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C06A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D6AB5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AFBB8" w14:textId="77777777" w:rsidR="00921A47" w:rsidRPr="006518C9" w:rsidRDefault="00A6726E">
                  <w:pPr>
                    <w:rPr>
                      <w:sz w:val="24"/>
                      <w:szCs w:val="24"/>
                      <w:lang w:val="en-US"/>
                    </w:rPr>
                  </w:pPr>
                  <w:hyperlink w:anchor="SpectrumIdentificationProtocol" w:history="1">
                    <w:r w:rsidR="00921A47" w:rsidRPr="006518C9">
                      <w:rPr>
                        <w:rStyle w:val="Hyperlink"/>
                        <w:lang w:val="en-US"/>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87AA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2A0C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E78BD" w14:textId="77777777" w:rsidR="00921A47" w:rsidRPr="006518C9" w:rsidRDefault="00921A47">
                  <w:pPr>
                    <w:rPr>
                      <w:sz w:val="24"/>
                      <w:szCs w:val="24"/>
                      <w:lang w:val="en-US"/>
                    </w:rPr>
                  </w:pPr>
                  <w:r w:rsidRPr="006518C9">
                    <w:rPr>
                      <w:lang w:val="en-US"/>
                    </w:rPr>
                    <w:t>The parameters and settings of a SpectrumIdentification analysis.</w:t>
                  </w:r>
                </w:p>
              </w:tc>
            </w:tr>
            <w:tr w:rsidR="00921A47" w:rsidRPr="006518C9" w14:paraId="73032B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D38D42" w14:textId="77777777" w:rsidR="00921A47" w:rsidRPr="006518C9" w:rsidRDefault="00A6726E">
                  <w:pPr>
                    <w:rPr>
                      <w:sz w:val="24"/>
                      <w:szCs w:val="24"/>
                      <w:lang w:val="en-US"/>
                    </w:rPr>
                  </w:pPr>
                  <w:hyperlink w:anchor="ProteinDetectionProtocol" w:history="1">
                    <w:r w:rsidR="00921A47" w:rsidRPr="006518C9">
                      <w:rPr>
                        <w:rStyle w:val="Hyperlink"/>
                        <w:lang w:val="en-US"/>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DF169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24A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B059D" w14:textId="77777777" w:rsidR="00921A47" w:rsidRPr="006518C9" w:rsidRDefault="00921A47">
                  <w:pPr>
                    <w:rPr>
                      <w:sz w:val="24"/>
                      <w:szCs w:val="24"/>
                      <w:lang w:val="en-US"/>
                    </w:rPr>
                  </w:pPr>
                  <w:r w:rsidRPr="006518C9">
                    <w:rPr>
                      <w:lang w:val="en-US"/>
                    </w:rPr>
                    <w:t>The parameters and settings of a ProteinDetection process.</w:t>
                  </w:r>
                </w:p>
              </w:tc>
            </w:tr>
          </w:tbl>
          <w:p w14:paraId="5BAE9AC8" w14:textId="77777777" w:rsidR="00921A47" w:rsidRPr="006518C9" w:rsidRDefault="00921A47">
            <w:pPr>
              <w:rPr>
                <w:sz w:val="24"/>
                <w:szCs w:val="24"/>
                <w:lang w:val="en-US"/>
              </w:rPr>
            </w:pPr>
          </w:p>
        </w:tc>
      </w:tr>
      <w:tr w:rsidR="00921A47" w:rsidRPr="006518C9" w14:paraId="3412289B" w14:textId="77777777" w:rsidTr="00921A47">
        <w:trPr>
          <w:tblCellSpacing w:w="15" w:type="dxa"/>
        </w:trPr>
        <w:tc>
          <w:tcPr>
            <w:tcW w:w="0" w:type="auto"/>
            <w:vAlign w:val="center"/>
            <w:hideMark/>
          </w:tcPr>
          <w:p w14:paraId="1E19140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321BCD6" w14:textId="77777777" w:rsidR="00921A47" w:rsidRPr="006518C9" w:rsidRDefault="00921A47">
            <w:pPr>
              <w:pStyle w:val="HTMLPreformatted"/>
            </w:pPr>
            <w:r w:rsidRPr="006518C9">
              <w:t>&lt;AnalysisProtocolCollection xmlns="http://psidev.info/psi/pi/mzIdentML/1.2"&gt;</w:t>
            </w:r>
          </w:p>
          <w:p w14:paraId="0056405A" w14:textId="77777777" w:rsidR="00921A47" w:rsidRPr="006518C9" w:rsidRDefault="00921A47">
            <w:pPr>
              <w:pStyle w:val="HTMLPreformatted"/>
            </w:pPr>
            <w:r w:rsidRPr="006518C9">
              <w:t xml:space="preserve">    &lt;SpectrumIdentificationProtocol analysisSoftware_ref="AS_mascot_server" id="SIP"&gt;</w:t>
            </w:r>
          </w:p>
          <w:p w14:paraId="07EF71AC" w14:textId="77777777" w:rsidR="00921A47" w:rsidRPr="006518C9" w:rsidRDefault="00921A47">
            <w:pPr>
              <w:pStyle w:val="HTMLPreformatted"/>
            </w:pPr>
            <w:r w:rsidRPr="006518C9">
              <w:t xml:space="preserve">        &lt;SearchType&gt;</w:t>
            </w:r>
          </w:p>
          <w:p w14:paraId="07E89713" w14:textId="77777777" w:rsidR="00921A47" w:rsidRPr="006518C9" w:rsidRDefault="00921A47">
            <w:pPr>
              <w:pStyle w:val="HTMLPreformatted"/>
            </w:pPr>
            <w:r w:rsidRPr="006518C9">
              <w:t xml:space="preserve">            &lt;cvParam accession="MS:1001083" cvRef="PSI-MS" value="" name="ms-ms search"/&gt;</w:t>
            </w:r>
          </w:p>
          <w:p w14:paraId="00F86F9D" w14:textId="77777777" w:rsidR="00921A47" w:rsidRPr="006518C9" w:rsidRDefault="00921A47">
            <w:pPr>
              <w:pStyle w:val="HTMLPreformatted"/>
            </w:pPr>
            <w:r w:rsidRPr="006518C9">
              <w:t xml:space="preserve">        &lt;/SearchType&gt;</w:t>
            </w:r>
          </w:p>
          <w:p w14:paraId="55DE9BB3" w14:textId="77777777" w:rsidR="00921A47" w:rsidRPr="006518C9" w:rsidRDefault="00921A47">
            <w:pPr>
              <w:pStyle w:val="HTMLPreformatted"/>
            </w:pPr>
            <w:r w:rsidRPr="006518C9">
              <w:t xml:space="preserve">        &lt;AdditionalSearchParams&gt;</w:t>
            </w:r>
          </w:p>
          <w:p w14:paraId="580807C5" w14:textId="77777777" w:rsidR="00921A47" w:rsidRPr="006518C9" w:rsidRDefault="00921A47">
            <w:pPr>
              <w:pStyle w:val="HTMLPreformatted"/>
            </w:pPr>
            <w:r w:rsidRPr="006518C9">
              <w:t xml:space="preserve">            &lt;cvParam accession="MS:1001211" cvRef="PSI-MS" name="parent mass type mono"/&gt;</w:t>
            </w:r>
          </w:p>
          <w:p w14:paraId="471F0049" w14:textId="77777777" w:rsidR="00921A47" w:rsidRPr="006518C9" w:rsidRDefault="00921A47">
            <w:pPr>
              <w:pStyle w:val="HTMLPreformatted"/>
            </w:pPr>
            <w:r w:rsidRPr="006518C9">
              <w:t xml:space="preserve">  ...</w:t>
            </w:r>
          </w:p>
          <w:p w14:paraId="0B5AC3B2" w14:textId="77777777" w:rsidR="00921A47" w:rsidRPr="006518C9" w:rsidRDefault="00921A47">
            <w:pPr>
              <w:pStyle w:val="HTMLPreformatted"/>
            </w:pPr>
            <w:r w:rsidRPr="006518C9">
              <w:t>&lt;/AnalysisProtocolCollection&gt;</w:t>
            </w:r>
          </w:p>
        </w:tc>
      </w:tr>
    </w:tbl>
    <w:p w14:paraId="37AC8AD7" w14:textId="77777777" w:rsidR="00921A47" w:rsidRPr="006518C9" w:rsidRDefault="00921A47" w:rsidP="00921A47">
      <w:pPr>
        <w:rPr>
          <w:lang w:val="en-US"/>
        </w:rPr>
      </w:pPr>
    </w:p>
    <w:p w14:paraId="71572D59" w14:textId="77777777" w:rsidR="00921A47" w:rsidRPr="006518C9" w:rsidRDefault="00921A47" w:rsidP="00921A47">
      <w:pPr>
        <w:pStyle w:val="Heading2"/>
      </w:pPr>
      <w:bookmarkStart w:id="154" w:name="_Toc457214064"/>
      <w:r w:rsidRPr="006518C9">
        <w:t>Element &lt;</w:t>
      </w:r>
      <w:bookmarkStart w:id="155" w:name="AnalysisSampleCollection"/>
      <w:r w:rsidRPr="006518C9">
        <w:t>AnalysisSampleCollection</w:t>
      </w:r>
      <w:bookmarkEnd w:id="155"/>
      <w:r w:rsidRPr="006518C9">
        <w:t>&gt;</w:t>
      </w:r>
      <w:bookmarkEnd w:id="1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921A47" w:rsidRPr="006518C9" w14:paraId="33B67D3A" w14:textId="77777777" w:rsidTr="00921A47">
        <w:trPr>
          <w:tblCellSpacing w:w="15" w:type="dxa"/>
        </w:trPr>
        <w:tc>
          <w:tcPr>
            <w:tcW w:w="0" w:type="auto"/>
            <w:vAlign w:val="center"/>
            <w:hideMark/>
          </w:tcPr>
          <w:p w14:paraId="3873A7F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FF99A7" w14:textId="77777777" w:rsidR="00921A47" w:rsidRPr="006518C9" w:rsidRDefault="00921A47">
            <w:pPr>
              <w:rPr>
                <w:sz w:val="24"/>
                <w:szCs w:val="24"/>
                <w:lang w:val="en-US"/>
              </w:rPr>
            </w:pPr>
            <w:r w:rsidRPr="006518C9">
              <w:rPr>
                <w:lang w:val="en-US"/>
              </w:rPr>
              <w:t xml:space="preserve">The samples analysed can optionally be recorded using CV terms for descriptions. If a composite sample has been analysed, the subsample association can be used to build a hierarchical description. </w:t>
            </w:r>
          </w:p>
        </w:tc>
      </w:tr>
      <w:tr w:rsidR="00921A47" w:rsidRPr="006518C9" w14:paraId="2A655C07" w14:textId="77777777" w:rsidTr="00921A47">
        <w:trPr>
          <w:tblCellSpacing w:w="15" w:type="dxa"/>
        </w:trPr>
        <w:tc>
          <w:tcPr>
            <w:tcW w:w="0" w:type="auto"/>
            <w:vAlign w:val="center"/>
            <w:hideMark/>
          </w:tcPr>
          <w:p w14:paraId="7AEEE093"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392A64AF" w14:textId="77777777" w:rsidR="00921A47" w:rsidRPr="006518C9" w:rsidRDefault="00921A47">
            <w:pPr>
              <w:rPr>
                <w:sz w:val="24"/>
                <w:szCs w:val="24"/>
                <w:lang w:val="en-US"/>
              </w:rPr>
            </w:pPr>
            <w:r w:rsidRPr="006518C9">
              <w:rPr>
                <w:lang w:val="en-US"/>
              </w:rPr>
              <w:t xml:space="preserve">AnalysisSampleCollectionType </w:t>
            </w:r>
          </w:p>
        </w:tc>
      </w:tr>
      <w:tr w:rsidR="00921A47" w:rsidRPr="006518C9" w14:paraId="220171DA" w14:textId="77777777" w:rsidTr="00921A47">
        <w:trPr>
          <w:tblCellSpacing w:w="15" w:type="dxa"/>
        </w:trPr>
        <w:tc>
          <w:tcPr>
            <w:tcW w:w="0" w:type="auto"/>
            <w:vAlign w:val="center"/>
            <w:hideMark/>
          </w:tcPr>
          <w:p w14:paraId="0D8832D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D1321B8" w14:textId="77777777" w:rsidR="00921A47" w:rsidRPr="006518C9" w:rsidRDefault="00921A47">
            <w:pPr>
              <w:rPr>
                <w:sz w:val="24"/>
                <w:szCs w:val="24"/>
                <w:lang w:val="en-US"/>
              </w:rPr>
            </w:pPr>
            <w:r w:rsidRPr="006518C9">
              <w:rPr>
                <w:lang w:val="en-US"/>
              </w:rPr>
              <w:t>none</w:t>
            </w:r>
          </w:p>
        </w:tc>
      </w:tr>
      <w:tr w:rsidR="00921A47" w:rsidRPr="006518C9" w14:paraId="1759FFE1" w14:textId="77777777" w:rsidTr="00921A47">
        <w:trPr>
          <w:tblCellSpacing w:w="15" w:type="dxa"/>
        </w:trPr>
        <w:tc>
          <w:tcPr>
            <w:tcW w:w="0" w:type="auto"/>
            <w:vAlign w:val="center"/>
            <w:hideMark/>
          </w:tcPr>
          <w:p w14:paraId="2C79822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921A47" w:rsidRPr="006518C9" w14:paraId="67955B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82D05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02A1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CB2CA"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3CCD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B32B4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D77A87" w14:textId="77777777" w:rsidR="00921A47" w:rsidRPr="006518C9" w:rsidRDefault="00A6726E">
                  <w:pPr>
                    <w:rPr>
                      <w:sz w:val="24"/>
                      <w:szCs w:val="24"/>
                      <w:lang w:val="en-US"/>
                    </w:rPr>
                  </w:pPr>
                  <w:hyperlink w:anchor="Sample" w:history="1">
                    <w:r w:rsidR="00921A47" w:rsidRPr="006518C9">
                      <w:rPr>
                        <w:rStyle w:val="Hyperlink"/>
                        <w:lang w:val="en-US"/>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0847B3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6BAB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E646B1" w14:textId="77777777" w:rsidR="00921A47" w:rsidRPr="006518C9" w:rsidRDefault="00921A47">
                  <w:pPr>
                    <w:rPr>
                      <w:sz w:val="24"/>
                      <w:szCs w:val="24"/>
                      <w:lang w:val="en-US"/>
                    </w:rPr>
                  </w:pPr>
                  <w:r w:rsidRPr="006518C9">
                    <w:rPr>
                      <w:lang w:val="en-US"/>
                    </w:rP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14:paraId="23553835" w14:textId="77777777" w:rsidR="00921A47" w:rsidRPr="006518C9" w:rsidRDefault="00921A47">
            <w:pPr>
              <w:rPr>
                <w:sz w:val="24"/>
                <w:szCs w:val="24"/>
                <w:lang w:val="en-US"/>
              </w:rPr>
            </w:pPr>
          </w:p>
        </w:tc>
      </w:tr>
      <w:tr w:rsidR="00921A47" w:rsidRPr="006518C9" w14:paraId="35076BD8" w14:textId="77777777" w:rsidTr="00921A47">
        <w:trPr>
          <w:tblCellSpacing w:w="15" w:type="dxa"/>
        </w:trPr>
        <w:tc>
          <w:tcPr>
            <w:tcW w:w="0" w:type="auto"/>
            <w:vAlign w:val="center"/>
            <w:hideMark/>
          </w:tcPr>
          <w:p w14:paraId="72BA1E2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9246A1B" w14:textId="77777777" w:rsidR="00921A47" w:rsidRPr="006518C9" w:rsidRDefault="00921A47">
            <w:pPr>
              <w:rPr>
                <w:sz w:val="24"/>
                <w:szCs w:val="24"/>
                <w:lang w:val="en-US"/>
              </w:rPr>
            </w:pPr>
          </w:p>
        </w:tc>
      </w:tr>
    </w:tbl>
    <w:p w14:paraId="78C115BB" w14:textId="77777777" w:rsidR="00921A47" w:rsidRPr="006518C9" w:rsidRDefault="00921A47" w:rsidP="00921A47">
      <w:pPr>
        <w:rPr>
          <w:lang w:val="en-US"/>
        </w:rPr>
      </w:pPr>
    </w:p>
    <w:p w14:paraId="226BA617" w14:textId="77777777" w:rsidR="00921A47" w:rsidRPr="006518C9" w:rsidRDefault="00921A47" w:rsidP="00921A47">
      <w:pPr>
        <w:pStyle w:val="Heading2"/>
      </w:pPr>
      <w:bookmarkStart w:id="156" w:name="_Toc457214065"/>
      <w:r w:rsidRPr="006518C9">
        <w:t>Element &lt;</w:t>
      </w:r>
      <w:bookmarkStart w:id="157" w:name="AnalysisSoftware"/>
      <w:r w:rsidRPr="006518C9">
        <w:t>AnalysisSoftware</w:t>
      </w:r>
      <w:bookmarkEnd w:id="157"/>
      <w:r w:rsidRPr="006518C9">
        <w:t>&gt;</w:t>
      </w:r>
      <w:bookmarkEnd w:id="1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42CDDE56" w14:textId="77777777" w:rsidTr="00921A47">
        <w:trPr>
          <w:tblCellSpacing w:w="15" w:type="dxa"/>
        </w:trPr>
        <w:tc>
          <w:tcPr>
            <w:tcW w:w="0" w:type="auto"/>
            <w:vAlign w:val="center"/>
            <w:hideMark/>
          </w:tcPr>
          <w:p w14:paraId="16CF7D4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105B3C2" w14:textId="77777777" w:rsidR="00921A47" w:rsidRPr="006518C9" w:rsidRDefault="00921A47">
            <w:pPr>
              <w:rPr>
                <w:sz w:val="24"/>
                <w:szCs w:val="24"/>
                <w:lang w:val="en-US"/>
              </w:rPr>
            </w:pPr>
            <w:r w:rsidRPr="006518C9">
              <w:rPr>
                <w:lang w:val="en-US"/>
              </w:rPr>
              <w:t xml:space="preserve">The software used for performing the analyses. </w:t>
            </w:r>
          </w:p>
        </w:tc>
      </w:tr>
      <w:tr w:rsidR="00921A47" w:rsidRPr="006518C9" w14:paraId="46958B7C" w14:textId="77777777" w:rsidTr="00921A47">
        <w:trPr>
          <w:tblCellSpacing w:w="15" w:type="dxa"/>
        </w:trPr>
        <w:tc>
          <w:tcPr>
            <w:tcW w:w="0" w:type="auto"/>
            <w:vAlign w:val="center"/>
            <w:hideMark/>
          </w:tcPr>
          <w:p w14:paraId="6ED7604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7969316" w14:textId="77777777" w:rsidR="00921A47" w:rsidRPr="006518C9" w:rsidRDefault="00921A47">
            <w:pPr>
              <w:rPr>
                <w:sz w:val="24"/>
                <w:szCs w:val="24"/>
                <w:lang w:val="en-US"/>
              </w:rPr>
            </w:pPr>
            <w:r w:rsidRPr="006518C9">
              <w:rPr>
                <w:lang w:val="en-US"/>
              </w:rPr>
              <w:t xml:space="preserve">AnalysisSoftwareType </w:t>
            </w:r>
          </w:p>
        </w:tc>
      </w:tr>
      <w:tr w:rsidR="00921A47" w:rsidRPr="006518C9" w14:paraId="2F58CF82" w14:textId="77777777" w:rsidTr="00921A47">
        <w:trPr>
          <w:tblCellSpacing w:w="15" w:type="dxa"/>
        </w:trPr>
        <w:tc>
          <w:tcPr>
            <w:tcW w:w="0" w:type="auto"/>
            <w:vAlign w:val="center"/>
            <w:hideMark/>
          </w:tcPr>
          <w:p w14:paraId="7214DB6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921A47" w:rsidRPr="006518C9" w14:paraId="555AA6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30EF1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0C02F"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9B6D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777C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079E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B4048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D92D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6407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47F6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39BAA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4A356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05D7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F0B1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8DE7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5716B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E851DA" w14:textId="77777777" w:rsidR="00921A47" w:rsidRPr="006518C9" w:rsidRDefault="00921A47">
                  <w:pPr>
                    <w:rPr>
                      <w:sz w:val="24"/>
                      <w:szCs w:val="24"/>
                      <w:lang w:val="en-US"/>
                    </w:rPr>
                  </w:pPr>
                  <w:r w:rsidRPr="006518C9">
                    <w:rPr>
                      <w:lang w:val="en-US"/>
                    </w:rP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90D3B"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D862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02112" w14:textId="77777777" w:rsidR="00921A47" w:rsidRPr="006518C9" w:rsidRDefault="00921A47">
                  <w:pPr>
                    <w:rPr>
                      <w:sz w:val="24"/>
                      <w:szCs w:val="24"/>
                      <w:lang w:val="en-US"/>
                    </w:rPr>
                  </w:pPr>
                  <w:r w:rsidRPr="006518C9">
                    <w:rPr>
                      <w:lang w:val="en-US"/>
                    </w:rPr>
                    <w:t>URI of the analysis software e.g. manufacturer's website</w:t>
                  </w:r>
                </w:p>
              </w:tc>
            </w:tr>
            <w:tr w:rsidR="00921A47" w:rsidRPr="006518C9" w14:paraId="1F8186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23F449"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F815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0D06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6C573" w14:textId="77777777" w:rsidR="00921A47" w:rsidRPr="006518C9" w:rsidRDefault="00921A47">
                  <w:pPr>
                    <w:rPr>
                      <w:sz w:val="24"/>
                      <w:szCs w:val="24"/>
                      <w:lang w:val="en-US"/>
                    </w:rPr>
                  </w:pPr>
                  <w:r w:rsidRPr="006518C9">
                    <w:rPr>
                      <w:lang w:val="en-US"/>
                    </w:rPr>
                    <w:t>The version of Software used.</w:t>
                  </w:r>
                </w:p>
              </w:tc>
            </w:tr>
          </w:tbl>
          <w:p w14:paraId="4719442A" w14:textId="77777777" w:rsidR="00921A47" w:rsidRPr="006518C9" w:rsidRDefault="00921A47">
            <w:pPr>
              <w:rPr>
                <w:sz w:val="24"/>
                <w:szCs w:val="24"/>
                <w:lang w:val="en-US"/>
              </w:rPr>
            </w:pPr>
          </w:p>
        </w:tc>
      </w:tr>
      <w:tr w:rsidR="00921A47" w:rsidRPr="006518C9" w14:paraId="64B9B38A" w14:textId="77777777" w:rsidTr="00921A47">
        <w:trPr>
          <w:tblCellSpacing w:w="15" w:type="dxa"/>
        </w:trPr>
        <w:tc>
          <w:tcPr>
            <w:tcW w:w="0" w:type="auto"/>
            <w:vAlign w:val="center"/>
            <w:hideMark/>
          </w:tcPr>
          <w:p w14:paraId="7D1D764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921A47" w:rsidRPr="006518C9" w14:paraId="191432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50847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7E73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DCBD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122E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FE369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CF64DF" w14:textId="77777777" w:rsidR="00921A47" w:rsidRPr="006518C9" w:rsidRDefault="00A6726E">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5D994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EF41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6FD63"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2AD738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42DAE4" w14:textId="77777777" w:rsidR="00921A47" w:rsidRPr="006518C9" w:rsidRDefault="00A6726E">
                  <w:pPr>
                    <w:rPr>
                      <w:sz w:val="24"/>
                      <w:szCs w:val="24"/>
                      <w:lang w:val="en-US"/>
                    </w:rPr>
                  </w:pPr>
                  <w:hyperlink w:anchor="SoftwareName" w:history="1">
                    <w:r w:rsidR="00921A47" w:rsidRPr="006518C9">
                      <w:rPr>
                        <w:rStyle w:val="Hyperlink"/>
                        <w:lang w:val="en-US"/>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D4204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6967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70AD4" w14:textId="77777777"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14:paraId="0C99C8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9831FA" w14:textId="77777777" w:rsidR="00921A47" w:rsidRPr="006518C9" w:rsidRDefault="00A6726E">
                  <w:pPr>
                    <w:rPr>
                      <w:sz w:val="24"/>
                      <w:szCs w:val="24"/>
                      <w:lang w:val="en-US"/>
                    </w:rPr>
                  </w:pPr>
                  <w:hyperlink w:anchor="Customizations" w:history="1">
                    <w:r w:rsidR="00921A47" w:rsidRPr="006518C9">
                      <w:rPr>
                        <w:rStyle w:val="Hyperlink"/>
                        <w:lang w:val="en-US"/>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2C2004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1E0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87693"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bl>
          <w:p w14:paraId="02A08FCF" w14:textId="77777777" w:rsidR="00921A47" w:rsidRPr="006518C9" w:rsidRDefault="00921A47">
            <w:pPr>
              <w:rPr>
                <w:sz w:val="24"/>
                <w:szCs w:val="24"/>
                <w:lang w:val="en-US"/>
              </w:rPr>
            </w:pPr>
          </w:p>
        </w:tc>
      </w:tr>
      <w:tr w:rsidR="00921A47" w:rsidRPr="006518C9" w14:paraId="1F147AB2" w14:textId="77777777" w:rsidTr="00921A47">
        <w:trPr>
          <w:tblCellSpacing w:w="15" w:type="dxa"/>
        </w:trPr>
        <w:tc>
          <w:tcPr>
            <w:tcW w:w="0" w:type="auto"/>
            <w:vAlign w:val="center"/>
            <w:hideMark/>
          </w:tcPr>
          <w:p w14:paraId="4329AFF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14F963B" w14:textId="77777777" w:rsidR="00921A47" w:rsidRPr="006518C9" w:rsidRDefault="00921A47">
            <w:pPr>
              <w:pStyle w:val="HTMLPreformatted"/>
            </w:pPr>
            <w:r w:rsidRPr="006518C9">
              <w:t>&lt;AnalysisSoftware uri="http://code.google.com/p/ehu-bio/downloads/list" version="1.1-beta4" name="PAnalyzer (v1.1-beta4)" id="PAnalyzer"&gt;</w:t>
            </w:r>
          </w:p>
          <w:p w14:paraId="55431B91" w14:textId="77777777" w:rsidR="00921A47" w:rsidRPr="006518C9" w:rsidRDefault="00921A47">
            <w:pPr>
              <w:pStyle w:val="HTMLPreformatted"/>
            </w:pPr>
            <w:r w:rsidRPr="006518C9">
              <w:t xml:space="preserve">    &lt;ContactRole contact_ref="PAnalyzer_Author"&gt;</w:t>
            </w:r>
          </w:p>
          <w:p w14:paraId="0A85641E" w14:textId="77777777" w:rsidR="00921A47" w:rsidRPr="006518C9" w:rsidRDefault="00921A47">
            <w:pPr>
              <w:pStyle w:val="HTMLPreformatted"/>
            </w:pPr>
            <w:r w:rsidRPr="006518C9">
              <w:t xml:space="preserve">        &lt;Role&gt;</w:t>
            </w:r>
          </w:p>
          <w:p w14:paraId="3A5E8F97" w14:textId="77777777" w:rsidR="00921A47" w:rsidRPr="006518C9" w:rsidRDefault="00921A47">
            <w:pPr>
              <w:pStyle w:val="HTMLPreformatted"/>
            </w:pPr>
            <w:r w:rsidRPr="006518C9">
              <w:t xml:space="preserve">            &lt;cvParam accession="MS:1001271" cvRef="PSI-MS" name="researcher"/&gt;</w:t>
            </w:r>
          </w:p>
          <w:p w14:paraId="58B772A3" w14:textId="77777777" w:rsidR="00921A47" w:rsidRPr="006518C9" w:rsidRDefault="00921A47">
            <w:pPr>
              <w:pStyle w:val="HTMLPreformatted"/>
            </w:pPr>
            <w:r w:rsidRPr="006518C9">
              <w:t xml:space="preserve">        &lt;/Role&gt;</w:t>
            </w:r>
          </w:p>
          <w:p w14:paraId="10B5CECE" w14:textId="77777777" w:rsidR="00921A47" w:rsidRPr="006518C9" w:rsidRDefault="00921A47">
            <w:pPr>
              <w:pStyle w:val="HTMLPreformatted"/>
            </w:pPr>
            <w:r w:rsidRPr="006518C9">
              <w:t xml:space="preserve">    &lt;/ContactRole&gt;</w:t>
            </w:r>
          </w:p>
          <w:p w14:paraId="29CB646B" w14:textId="77777777" w:rsidR="00921A47" w:rsidRPr="006518C9" w:rsidRDefault="00921A47">
            <w:pPr>
              <w:pStyle w:val="HTMLPreformatted"/>
            </w:pPr>
            <w:r w:rsidRPr="006518C9">
              <w:t xml:space="preserve">    &lt;SoftwareName&gt;</w:t>
            </w:r>
          </w:p>
          <w:p w14:paraId="7AD81D75" w14:textId="77777777" w:rsidR="00921A47" w:rsidRPr="006518C9" w:rsidRDefault="00921A47">
            <w:pPr>
              <w:pStyle w:val="HTMLPreformatted"/>
            </w:pPr>
            <w:r w:rsidRPr="006518C9">
              <w:t xml:space="preserve">  ...</w:t>
            </w:r>
          </w:p>
          <w:p w14:paraId="4FEF015F" w14:textId="77777777" w:rsidR="00921A47" w:rsidRPr="006518C9" w:rsidRDefault="00921A47">
            <w:pPr>
              <w:pStyle w:val="HTMLPreformatted"/>
            </w:pPr>
            <w:r w:rsidRPr="006518C9">
              <w:t>&lt;/AnalysisSoftware&gt;</w:t>
            </w:r>
          </w:p>
        </w:tc>
      </w:tr>
    </w:tbl>
    <w:p w14:paraId="6FB3C8B1" w14:textId="77777777" w:rsidR="00921A47" w:rsidRPr="006518C9" w:rsidRDefault="00921A47" w:rsidP="00921A47">
      <w:pPr>
        <w:rPr>
          <w:lang w:val="en-US"/>
        </w:rPr>
      </w:pPr>
    </w:p>
    <w:p w14:paraId="5F2719D2" w14:textId="77777777" w:rsidR="00921A47" w:rsidRPr="006518C9" w:rsidRDefault="00921A47" w:rsidP="00921A47">
      <w:pPr>
        <w:pStyle w:val="Heading2"/>
      </w:pPr>
      <w:bookmarkStart w:id="158" w:name="_Toc457214066"/>
      <w:r w:rsidRPr="006518C9">
        <w:t>Element &lt;</w:t>
      </w:r>
      <w:bookmarkStart w:id="159" w:name="AnalysisSoftwareList"/>
      <w:r w:rsidRPr="006518C9">
        <w:t>AnalysisSoftwareList</w:t>
      </w:r>
      <w:bookmarkEnd w:id="159"/>
      <w:r w:rsidRPr="006518C9">
        <w:t>&gt;</w:t>
      </w:r>
      <w:bookmarkEnd w:id="15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gridCol w:w="8391"/>
      </w:tblGrid>
      <w:tr w:rsidR="00921A47" w:rsidRPr="006518C9" w14:paraId="0E98DE33" w14:textId="77777777" w:rsidTr="00921A47">
        <w:trPr>
          <w:tblCellSpacing w:w="15" w:type="dxa"/>
        </w:trPr>
        <w:tc>
          <w:tcPr>
            <w:tcW w:w="0" w:type="auto"/>
            <w:vAlign w:val="center"/>
            <w:hideMark/>
          </w:tcPr>
          <w:p w14:paraId="7A16804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C450335"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5E141B86" w14:textId="77777777" w:rsidTr="00921A47">
        <w:trPr>
          <w:tblCellSpacing w:w="15" w:type="dxa"/>
        </w:trPr>
        <w:tc>
          <w:tcPr>
            <w:tcW w:w="0" w:type="auto"/>
            <w:vAlign w:val="center"/>
            <w:hideMark/>
          </w:tcPr>
          <w:p w14:paraId="19910B1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C644767" w14:textId="77777777" w:rsidR="00921A47" w:rsidRPr="006518C9" w:rsidRDefault="00921A47">
            <w:pPr>
              <w:rPr>
                <w:sz w:val="24"/>
                <w:szCs w:val="24"/>
                <w:lang w:val="en-US"/>
              </w:rPr>
            </w:pPr>
            <w:r w:rsidRPr="006518C9">
              <w:rPr>
                <w:lang w:val="en-US"/>
              </w:rPr>
              <w:t xml:space="preserve">AnalysisSoftwareListType </w:t>
            </w:r>
          </w:p>
        </w:tc>
      </w:tr>
      <w:tr w:rsidR="00921A47" w:rsidRPr="006518C9" w14:paraId="66B5948E" w14:textId="77777777" w:rsidTr="00921A47">
        <w:trPr>
          <w:tblCellSpacing w:w="15" w:type="dxa"/>
        </w:trPr>
        <w:tc>
          <w:tcPr>
            <w:tcW w:w="0" w:type="auto"/>
            <w:vAlign w:val="center"/>
            <w:hideMark/>
          </w:tcPr>
          <w:p w14:paraId="4470CD1B"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6794E17" w14:textId="77777777" w:rsidR="00921A47" w:rsidRPr="006518C9" w:rsidRDefault="00921A47">
            <w:pPr>
              <w:rPr>
                <w:sz w:val="24"/>
                <w:szCs w:val="24"/>
                <w:lang w:val="en-US"/>
              </w:rPr>
            </w:pPr>
            <w:r w:rsidRPr="006518C9">
              <w:rPr>
                <w:lang w:val="en-US"/>
              </w:rPr>
              <w:t>none</w:t>
            </w:r>
          </w:p>
        </w:tc>
      </w:tr>
      <w:tr w:rsidR="00921A47" w:rsidRPr="006518C9" w14:paraId="05097E21" w14:textId="77777777" w:rsidTr="00921A47">
        <w:trPr>
          <w:tblCellSpacing w:w="15" w:type="dxa"/>
        </w:trPr>
        <w:tc>
          <w:tcPr>
            <w:tcW w:w="0" w:type="auto"/>
            <w:vAlign w:val="center"/>
            <w:hideMark/>
          </w:tcPr>
          <w:p w14:paraId="5F11015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1"/>
              <w:gridCol w:w="1135"/>
              <w:gridCol w:w="1180"/>
              <w:gridCol w:w="4154"/>
            </w:tblGrid>
            <w:tr w:rsidR="00921A47" w:rsidRPr="006518C9" w14:paraId="6294C2E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6E880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571A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6BA5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8446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09132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056366" w14:textId="77777777" w:rsidR="00921A47" w:rsidRPr="006518C9" w:rsidRDefault="00A6726E">
                  <w:pPr>
                    <w:rPr>
                      <w:sz w:val="24"/>
                      <w:szCs w:val="24"/>
                      <w:lang w:val="en-US"/>
                    </w:rPr>
                  </w:pPr>
                  <w:hyperlink w:anchor="AnalysisSoftware" w:history="1">
                    <w:r w:rsidR="00921A47" w:rsidRPr="006518C9">
                      <w:rPr>
                        <w:rStyle w:val="Hyperlink"/>
                        <w:lang w:val="en-US"/>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C2E6D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FAFE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D50FE" w14:textId="77777777" w:rsidR="00921A47" w:rsidRPr="006518C9" w:rsidRDefault="00921A47">
                  <w:pPr>
                    <w:rPr>
                      <w:sz w:val="24"/>
                      <w:szCs w:val="24"/>
                      <w:lang w:val="en-US"/>
                    </w:rPr>
                  </w:pPr>
                  <w:r w:rsidRPr="006518C9">
                    <w:rPr>
                      <w:lang w:val="en-US"/>
                    </w:rPr>
                    <w:t>The software used for performing the analyses.</w:t>
                  </w:r>
                </w:p>
              </w:tc>
            </w:tr>
          </w:tbl>
          <w:p w14:paraId="2E301103" w14:textId="77777777" w:rsidR="00921A47" w:rsidRPr="006518C9" w:rsidRDefault="00921A47">
            <w:pPr>
              <w:rPr>
                <w:sz w:val="24"/>
                <w:szCs w:val="24"/>
                <w:lang w:val="en-US"/>
              </w:rPr>
            </w:pPr>
          </w:p>
        </w:tc>
      </w:tr>
      <w:tr w:rsidR="00921A47" w:rsidRPr="006518C9" w14:paraId="423B0684" w14:textId="77777777" w:rsidTr="00921A47">
        <w:trPr>
          <w:tblCellSpacing w:w="15" w:type="dxa"/>
        </w:trPr>
        <w:tc>
          <w:tcPr>
            <w:tcW w:w="0" w:type="auto"/>
            <w:vAlign w:val="center"/>
            <w:hideMark/>
          </w:tcPr>
          <w:p w14:paraId="583869E4"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743289F" w14:textId="77777777" w:rsidR="00921A47" w:rsidRPr="006518C9" w:rsidRDefault="00921A47">
            <w:pPr>
              <w:pStyle w:val="HTMLPreformatted"/>
            </w:pPr>
            <w:r w:rsidRPr="006518C9">
              <w:t>&lt;AnalysisSoftwareList xmlns="http://psidev.info/psi/pi/mzIdentML/1.2"&gt;</w:t>
            </w:r>
          </w:p>
          <w:p w14:paraId="367A189B" w14:textId="77777777" w:rsidR="00921A47" w:rsidRPr="006518C9" w:rsidRDefault="00921A47">
            <w:pPr>
              <w:pStyle w:val="HTMLPreformatted"/>
            </w:pPr>
            <w:r w:rsidRPr="006518C9">
              <w:t xml:space="preserve">    &lt;AnalysisSoftware version="Beta (v9979)" name="MS-GF+" id="ID_software"&gt;</w:t>
            </w:r>
          </w:p>
          <w:p w14:paraId="050EB8AC" w14:textId="77777777" w:rsidR="00921A47" w:rsidRPr="006518C9" w:rsidRDefault="00921A47">
            <w:pPr>
              <w:pStyle w:val="HTMLPreformatted"/>
            </w:pPr>
            <w:r w:rsidRPr="006518C9">
              <w:t xml:space="preserve">        &lt;SoftwareName&gt;</w:t>
            </w:r>
          </w:p>
          <w:p w14:paraId="20CF411A" w14:textId="77777777" w:rsidR="00921A47" w:rsidRPr="006518C9" w:rsidRDefault="00921A47">
            <w:pPr>
              <w:pStyle w:val="HTMLPreformatted"/>
            </w:pPr>
            <w:r w:rsidRPr="006518C9">
              <w:t xml:space="preserve">            &lt;cvParam accession="MS:1002048" cvRef="PSI-MS" name="MS-GF+"/&gt;</w:t>
            </w:r>
          </w:p>
          <w:p w14:paraId="4A015923" w14:textId="77777777" w:rsidR="00921A47" w:rsidRPr="006518C9" w:rsidRDefault="00921A47">
            <w:pPr>
              <w:pStyle w:val="HTMLPreformatted"/>
            </w:pPr>
            <w:r w:rsidRPr="006518C9">
              <w:t xml:space="preserve">        &lt;/SoftwareName&gt;</w:t>
            </w:r>
          </w:p>
          <w:p w14:paraId="30C573A0" w14:textId="77777777" w:rsidR="00921A47" w:rsidRPr="006518C9" w:rsidRDefault="00921A47">
            <w:pPr>
              <w:pStyle w:val="HTMLPreformatted"/>
            </w:pPr>
            <w:r w:rsidRPr="006518C9">
              <w:t xml:space="preserve">    &lt;/AnalysisSoftware&gt;</w:t>
            </w:r>
          </w:p>
          <w:p w14:paraId="21F187C9" w14:textId="77777777" w:rsidR="00921A47" w:rsidRPr="006518C9" w:rsidRDefault="00921A47">
            <w:pPr>
              <w:pStyle w:val="HTMLPreformatted"/>
            </w:pPr>
            <w:r w:rsidRPr="006518C9">
              <w:t xml:space="preserve">    &lt;AnalysisSoftware name="FalseDiscoveryRate_2014-07-02 12-04-18" id="FalseDiscoveryRate_2014-07-02 12-04-18"&gt;</w:t>
            </w:r>
          </w:p>
          <w:p w14:paraId="49F2E882" w14:textId="77777777" w:rsidR="00921A47" w:rsidRPr="006518C9" w:rsidRDefault="00921A47">
            <w:pPr>
              <w:pStyle w:val="HTMLPreformatted"/>
            </w:pPr>
            <w:r w:rsidRPr="006518C9">
              <w:t xml:space="preserve">  ...</w:t>
            </w:r>
          </w:p>
          <w:p w14:paraId="06CEAFCD" w14:textId="77777777" w:rsidR="00921A47" w:rsidRPr="006518C9" w:rsidRDefault="00921A47">
            <w:pPr>
              <w:pStyle w:val="HTMLPreformatted"/>
            </w:pPr>
            <w:r w:rsidRPr="006518C9">
              <w:t>&lt;/AnalysisSoftwareList&gt;</w:t>
            </w:r>
          </w:p>
        </w:tc>
      </w:tr>
    </w:tbl>
    <w:p w14:paraId="6D75D4E3" w14:textId="77777777" w:rsidR="00921A47" w:rsidRPr="006518C9" w:rsidRDefault="00921A47" w:rsidP="00921A47">
      <w:pPr>
        <w:rPr>
          <w:lang w:val="en-US"/>
        </w:rPr>
      </w:pPr>
    </w:p>
    <w:p w14:paraId="5C74E79F" w14:textId="77777777" w:rsidR="00921A47" w:rsidRPr="006518C9" w:rsidRDefault="00921A47" w:rsidP="00921A47">
      <w:pPr>
        <w:pStyle w:val="Heading2"/>
      </w:pPr>
      <w:bookmarkStart w:id="160" w:name="_Toc457214067"/>
      <w:r w:rsidRPr="006518C9">
        <w:t>Element &lt;</w:t>
      </w:r>
      <w:bookmarkStart w:id="161" w:name="AuditCollection"/>
      <w:r w:rsidRPr="006518C9">
        <w:t>AuditCollection</w:t>
      </w:r>
      <w:bookmarkEnd w:id="161"/>
      <w:r w:rsidRPr="006518C9">
        <w:t>&gt;</w:t>
      </w:r>
      <w:bookmarkEnd w:id="1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921A47" w:rsidRPr="006518C9" w14:paraId="6A43A94D" w14:textId="77777777" w:rsidTr="00921A47">
        <w:trPr>
          <w:tblCellSpacing w:w="15" w:type="dxa"/>
        </w:trPr>
        <w:tc>
          <w:tcPr>
            <w:tcW w:w="0" w:type="auto"/>
            <w:vAlign w:val="center"/>
            <w:hideMark/>
          </w:tcPr>
          <w:p w14:paraId="0BE6B2F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C6CF019" w14:textId="77777777" w:rsidR="00921A47" w:rsidRPr="006518C9" w:rsidRDefault="00921A47">
            <w:pPr>
              <w:rPr>
                <w:sz w:val="24"/>
                <w:szCs w:val="24"/>
                <w:lang w:val="en-US"/>
              </w:rPr>
            </w:pPr>
            <w:r w:rsidRPr="006518C9">
              <w:rPr>
                <w:lang w:val="en-US"/>
              </w:rPr>
              <w:t xml:space="preserve">The complete set of Contacts (people and organisations) for this file. </w:t>
            </w:r>
          </w:p>
        </w:tc>
      </w:tr>
      <w:tr w:rsidR="00921A47" w:rsidRPr="006518C9" w14:paraId="193052A5" w14:textId="77777777" w:rsidTr="00921A47">
        <w:trPr>
          <w:tblCellSpacing w:w="15" w:type="dxa"/>
        </w:trPr>
        <w:tc>
          <w:tcPr>
            <w:tcW w:w="0" w:type="auto"/>
            <w:vAlign w:val="center"/>
            <w:hideMark/>
          </w:tcPr>
          <w:p w14:paraId="40C2CD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C64FC50" w14:textId="77777777" w:rsidR="00921A47" w:rsidRPr="006518C9" w:rsidRDefault="00921A47">
            <w:pPr>
              <w:rPr>
                <w:sz w:val="24"/>
                <w:szCs w:val="24"/>
                <w:lang w:val="en-US"/>
              </w:rPr>
            </w:pPr>
            <w:r w:rsidRPr="006518C9">
              <w:rPr>
                <w:lang w:val="en-US"/>
              </w:rPr>
              <w:t xml:space="preserve">AuditCollectionType </w:t>
            </w:r>
          </w:p>
        </w:tc>
      </w:tr>
      <w:tr w:rsidR="00921A47" w:rsidRPr="006518C9" w14:paraId="2E18A61D" w14:textId="77777777" w:rsidTr="00921A47">
        <w:trPr>
          <w:tblCellSpacing w:w="15" w:type="dxa"/>
        </w:trPr>
        <w:tc>
          <w:tcPr>
            <w:tcW w:w="0" w:type="auto"/>
            <w:vAlign w:val="center"/>
            <w:hideMark/>
          </w:tcPr>
          <w:p w14:paraId="6DDF45A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97FFCF9" w14:textId="77777777" w:rsidR="00921A47" w:rsidRPr="006518C9" w:rsidRDefault="00921A47">
            <w:pPr>
              <w:rPr>
                <w:sz w:val="24"/>
                <w:szCs w:val="24"/>
                <w:lang w:val="en-US"/>
              </w:rPr>
            </w:pPr>
            <w:r w:rsidRPr="006518C9">
              <w:rPr>
                <w:lang w:val="en-US"/>
              </w:rPr>
              <w:t>none</w:t>
            </w:r>
          </w:p>
        </w:tc>
      </w:tr>
      <w:tr w:rsidR="00921A47" w:rsidRPr="006518C9" w14:paraId="722D8B01" w14:textId="77777777" w:rsidTr="00921A47">
        <w:trPr>
          <w:tblCellSpacing w:w="15" w:type="dxa"/>
        </w:trPr>
        <w:tc>
          <w:tcPr>
            <w:tcW w:w="0" w:type="auto"/>
            <w:vAlign w:val="center"/>
            <w:hideMark/>
          </w:tcPr>
          <w:p w14:paraId="02A96F38"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921A47" w:rsidRPr="006518C9" w14:paraId="6AC570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1C722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47F4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4160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E8DD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2E236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2DC80" w14:textId="77777777" w:rsidR="00921A47" w:rsidRPr="006518C9" w:rsidRDefault="00A6726E">
                  <w:pPr>
                    <w:rPr>
                      <w:sz w:val="24"/>
                      <w:szCs w:val="24"/>
                      <w:lang w:val="en-US"/>
                    </w:rPr>
                  </w:pPr>
                  <w:hyperlink w:anchor="Person" w:history="1">
                    <w:r w:rsidR="00921A47" w:rsidRPr="006518C9">
                      <w:rPr>
                        <w:rStyle w:val="Hyperlink"/>
                        <w:lang w:val="en-US"/>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E51EC3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10D3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5F3FE" w14:textId="77777777" w:rsidR="00921A47" w:rsidRPr="006518C9" w:rsidRDefault="00921A47">
                  <w:pPr>
                    <w:rPr>
                      <w:sz w:val="24"/>
                      <w:szCs w:val="24"/>
                      <w:lang w:val="en-US"/>
                    </w:rPr>
                  </w:pPr>
                  <w:r w:rsidRPr="006518C9">
                    <w:rPr>
                      <w:lang w:val="en-US"/>
                    </w:rPr>
                    <w:t>A person's name and contact details. Any additional information such as the address, contact email etc. should be supplied using CV parameters or user parameters.</w:t>
                  </w:r>
                </w:p>
              </w:tc>
            </w:tr>
            <w:tr w:rsidR="00921A47" w:rsidRPr="006518C9" w14:paraId="79CCE4F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10EEE1" w14:textId="77777777" w:rsidR="00921A47" w:rsidRPr="006518C9" w:rsidRDefault="00A6726E">
                  <w:pPr>
                    <w:rPr>
                      <w:sz w:val="24"/>
                      <w:szCs w:val="24"/>
                      <w:lang w:val="en-US"/>
                    </w:rPr>
                  </w:pPr>
                  <w:hyperlink w:anchor="Organization" w:history="1">
                    <w:r w:rsidR="00921A47" w:rsidRPr="006518C9">
                      <w:rPr>
                        <w:rStyle w:val="Hyperlink"/>
                        <w:lang w:val="en-US"/>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A8D3A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C841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31DD9"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bl>
          <w:p w14:paraId="447907D0" w14:textId="77777777" w:rsidR="00921A47" w:rsidRPr="006518C9" w:rsidRDefault="00921A47">
            <w:pPr>
              <w:rPr>
                <w:sz w:val="24"/>
                <w:szCs w:val="24"/>
                <w:lang w:val="en-US"/>
              </w:rPr>
            </w:pPr>
          </w:p>
        </w:tc>
      </w:tr>
      <w:tr w:rsidR="00921A47" w:rsidRPr="006518C9" w14:paraId="06F72C5F" w14:textId="77777777" w:rsidTr="00921A47">
        <w:trPr>
          <w:tblCellSpacing w:w="15" w:type="dxa"/>
        </w:trPr>
        <w:tc>
          <w:tcPr>
            <w:tcW w:w="0" w:type="auto"/>
            <w:vAlign w:val="center"/>
            <w:hideMark/>
          </w:tcPr>
          <w:p w14:paraId="583A9A6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B4230C4" w14:textId="77777777" w:rsidR="00921A47" w:rsidRPr="006518C9" w:rsidRDefault="00921A47">
            <w:pPr>
              <w:pStyle w:val="HTMLPreformatted"/>
            </w:pPr>
            <w:r w:rsidRPr="006518C9">
              <w:t>&lt;AuditCollection xmlns="http://psidev.info/psi/pi/mzIdentML/1.2"&gt;</w:t>
            </w:r>
          </w:p>
          <w:p w14:paraId="1555B6C2" w14:textId="77777777" w:rsidR="00921A47" w:rsidRPr="006518C9" w:rsidRDefault="00921A47">
            <w:pPr>
              <w:pStyle w:val="HTMLPreformatted"/>
            </w:pPr>
            <w:r w:rsidRPr="006518C9">
              <w:t xml:space="preserve">  &lt;Person lastName="secondName" firstName="firstname" id="PERSON_DOC_OWNER"&gt;</w:t>
            </w:r>
          </w:p>
          <w:p w14:paraId="1450E501" w14:textId="77777777" w:rsidR="00921A47" w:rsidRPr="006518C9" w:rsidRDefault="00921A47">
            <w:pPr>
              <w:pStyle w:val="HTMLPreformatted"/>
            </w:pPr>
            <w:r w:rsidRPr="006518C9">
              <w:t xml:space="preserve">    &lt;cvParam cvRef="PSI-MS" accession="MS:1000587" name="contact address" value="address"&gt;&lt;/cvParam&gt;</w:t>
            </w:r>
          </w:p>
          <w:p w14:paraId="7E6E1780" w14:textId="77777777" w:rsidR="00921A47" w:rsidRPr="006518C9" w:rsidRDefault="00921A47">
            <w:pPr>
              <w:pStyle w:val="HTMLPreformatted"/>
            </w:pPr>
            <w:r w:rsidRPr="006518C9">
              <w:t xml:space="preserve">    &lt;Affiliation organization_ref="ORG_DOC_OWNER"&gt;&lt;/Affiliation&gt;</w:t>
            </w:r>
          </w:p>
          <w:p w14:paraId="608875EB" w14:textId="77777777" w:rsidR="00921A47" w:rsidRPr="006518C9" w:rsidRDefault="00921A47">
            <w:pPr>
              <w:pStyle w:val="HTMLPreformatted"/>
            </w:pPr>
            <w:r w:rsidRPr="006518C9">
              <w:t xml:space="preserve">  &lt;/Person&gt;</w:t>
            </w:r>
          </w:p>
          <w:p w14:paraId="6E20B247" w14:textId="77777777" w:rsidR="00921A47" w:rsidRPr="006518C9" w:rsidRDefault="00921A47">
            <w:pPr>
              <w:pStyle w:val="HTMLPreformatted"/>
            </w:pPr>
            <w:r w:rsidRPr="006518C9">
              <w:t xml:space="preserve">  &lt;Organization id="ORG_DOC_OWNER" name="myworkplace"&gt;</w:t>
            </w:r>
          </w:p>
          <w:p w14:paraId="77643BEF" w14:textId="77777777" w:rsidR="00921A47" w:rsidRPr="006518C9" w:rsidRDefault="00921A47">
            <w:pPr>
              <w:pStyle w:val="HTMLPreformatted"/>
            </w:pPr>
            <w:r w:rsidRPr="006518C9">
              <w:t xml:space="preserve">    &lt;cvParam cvRef="PSI-MS" accession="MS:1000586" name="contact name" value="address"&gt;&lt;/cvParam&gt;</w:t>
            </w:r>
          </w:p>
          <w:p w14:paraId="5B5C40A0" w14:textId="77777777" w:rsidR="00921A47" w:rsidRPr="006518C9" w:rsidRDefault="00921A47">
            <w:pPr>
              <w:pStyle w:val="HTMLPreformatted"/>
            </w:pPr>
            <w:r w:rsidRPr="006518C9">
              <w:t xml:space="preserve">  ...</w:t>
            </w:r>
          </w:p>
          <w:p w14:paraId="7D281D40" w14:textId="77777777" w:rsidR="00921A47" w:rsidRPr="006518C9" w:rsidRDefault="00921A47">
            <w:pPr>
              <w:pStyle w:val="HTMLPreformatted"/>
            </w:pPr>
            <w:r w:rsidRPr="006518C9">
              <w:t>&lt;/AuditCollection&gt;</w:t>
            </w:r>
          </w:p>
        </w:tc>
      </w:tr>
    </w:tbl>
    <w:p w14:paraId="536DDF66" w14:textId="77777777" w:rsidR="00921A47" w:rsidRPr="006518C9" w:rsidRDefault="00921A47" w:rsidP="00921A47">
      <w:pPr>
        <w:rPr>
          <w:lang w:val="en-US"/>
        </w:rPr>
      </w:pPr>
    </w:p>
    <w:p w14:paraId="3920304F" w14:textId="77777777" w:rsidR="00921A47" w:rsidRPr="006518C9" w:rsidRDefault="00921A47" w:rsidP="00921A47">
      <w:pPr>
        <w:pStyle w:val="Heading2"/>
      </w:pPr>
      <w:bookmarkStart w:id="162" w:name="_Toc457214068"/>
      <w:r w:rsidRPr="006518C9">
        <w:t>Element &lt;</w:t>
      </w:r>
      <w:bookmarkStart w:id="163" w:name="BibliographicReference"/>
      <w:r w:rsidRPr="006518C9">
        <w:t>BibliographicReference</w:t>
      </w:r>
      <w:bookmarkEnd w:id="163"/>
      <w:r w:rsidRPr="006518C9">
        <w:t>&gt;</w:t>
      </w:r>
      <w:bookmarkEnd w:id="1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626"/>
      </w:tblGrid>
      <w:tr w:rsidR="00921A47" w:rsidRPr="006518C9" w14:paraId="53976D42" w14:textId="77777777" w:rsidTr="00921A47">
        <w:trPr>
          <w:tblCellSpacing w:w="15" w:type="dxa"/>
        </w:trPr>
        <w:tc>
          <w:tcPr>
            <w:tcW w:w="0" w:type="auto"/>
            <w:vAlign w:val="center"/>
            <w:hideMark/>
          </w:tcPr>
          <w:p w14:paraId="22EA21E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B22DD7B" w14:textId="77777777" w:rsidR="00921A47" w:rsidRPr="006518C9" w:rsidRDefault="00921A47">
            <w:pPr>
              <w:rPr>
                <w:sz w:val="24"/>
                <w:szCs w:val="24"/>
                <w:lang w:val="en-US"/>
              </w:rPr>
            </w:pPr>
            <w:r w:rsidRPr="006518C9">
              <w:rPr>
                <w:lang w:val="en-US"/>
              </w:rPr>
              <w:t xml:space="preserve">Any bibliographic references associated with the file </w:t>
            </w:r>
          </w:p>
        </w:tc>
      </w:tr>
      <w:tr w:rsidR="00921A47" w:rsidRPr="006518C9" w14:paraId="5EFE2127" w14:textId="77777777" w:rsidTr="00921A47">
        <w:trPr>
          <w:tblCellSpacing w:w="15" w:type="dxa"/>
        </w:trPr>
        <w:tc>
          <w:tcPr>
            <w:tcW w:w="0" w:type="auto"/>
            <w:vAlign w:val="center"/>
            <w:hideMark/>
          </w:tcPr>
          <w:p w14:paraId="734751F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21F8A02" w14:textId="77777777" w:rsidR="00921A47" w:rsidRPr="006518C9" w:rsidRDefault="00921A47">
            <w:pPr>
              <w:rPr>
                <w:sz w:val="24"/>
                <w:szCs w:val="24"/>
                <w:lang w:val="en-US"/>
              </w:rPr>
            </w:pPr>
            <w:r w:rsidRPr="006518C9">
              <w:rPr>
                <w:lang w:val="en-US"/>
              </w:rPr>
              <w:t xml:space="preserve">BibliographicReferenceType </w:t>
            </w:r>
          </w:p>
        </w:tc>
      </w:tr>
      <w:tr w:rsidR="00921A47" w:rsidRPr="006518C9" w14:paraId="56DBF3A8" w14:textId="77777777" w:rsidTr="00921A47">
        <w:trPr>
          <w:tblCellSpacing w:w="15" w:type="dxa"/>
        </w:trPr>
        <w:tc>
          <w:tcPr>
            <w:tcW w:w="0" w:type="auto"/>
            <w:vAlign w:val="center"/>
            <w:hideMark/>
          </w:tcPr>
          <w:p w14:paraId="564AB85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5"/>
              <w:gridCol w:w="978"/>
              <w:gridCol w:w="824"/>
              <w:gridCol w:w="5518"/>
            </w:tblGrid>
            <w:tr w:rsidR="00921A47" w:rsidRPr="006518C9" w14:paraId="68501D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90013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C23C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55FF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0267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74A25A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B92D2" w14:textId="77777777" w:rsidR="00921A47" w:rsidRPr="006518C9" w:rsidRDefault="00921A47">
                  <w:pPr>
                    <w:rPr>
                      <w:sz w:val="24"/>
                      <w:szCs w:val="24"/>
                      <w:lang w:val="en-US"/>
                    </w:rPr>
                  </w:pPr>
                  <w:r w:rsidRPr="006518C9">
                    <w:rPr>
                      <w:lang w:val="en-US"/>
                    </w:rP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C75D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1234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4205B" w14:textId="77777777" w:rsidR="00921A47" w:rsidRPr="006518C9" w:rsidRDefault="00921A47">
                  <w:pPr>
                    <w:rPr>
                      <w:sz w:val="24"/>
                      <w:szCs w:val="24"/>
                      <w:lang w:val="en-US"/>
                    </w:rPr>
                  </w:pPr>
                  <w:r w:rsidRPr="006518C9">
                    <w:rPr>
                      <w:lang w:val="en-US"/>
                    </w:rPr>
                    <w:t>The names of the authors of the reference.</w:t>
                  </w:r>
                </w:p>
              </w:tc>
            </w:tr>
            <w:tr w:rsidR="00921A47" w:rsidRPr="006518C9" w14:paraId="4B4231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3C618" w14:textId="77777777" w:rsidR="00921A47" w:rsidRPr="006518C9" w:rsidRDefault="00921A47">
                  <w:pPr>
                    <w:rPr>
                      <w:sz w:val="24"/>
                      <w:szCs w:val="24"/>
                      <w:lang w:val="en-US"/>
                    </w:rPr>
                  </w:pPr>
                  <w:r w:rsidRPr="006518C9">
                    <w:rPr>
                      <w:lang w:val="en-US"/>
                    </w:rPr>
                    <w:t>doi</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370A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623D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8DEA5" w14:textId="77777777" w:rsidR="00921A47" w:rsidRPr="006518C9" w:rsidRDefault="00921A47">
                  <w:pPr>
                    <w:rPr>
                      <w:sz w:val="24"/>
                      <w:szCs w:val="24"/>
                      <w:lang w:val="en-US"/>
                    </w:rPr>
                  </w:pPr>
                  <w:r w:rsidRPr="006518C9">
                    <w:rPr>
                      <w:lang w:val="en-US"/>
                    </w:rPr>
                    <w:t>The DOI of the referenced publication.</w:t>
                  </w:r>
                </w:p>
              </w:tc>
            </w:tr>
            <w:tr w:rsidR="00921A47" w:rsidRPr="006518C9" w14:paraId="507F24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848CC7" w14:textId="77777777" w:rsidR="00921A47" w:rsidRPr="006518C9" w:rsidRDefault="00921A47">
                  <w:pPr>
                    <w:rPr>
                      <w:sz w:val="24"/>
                      <w:szCs w:val="24"/>
                      <w:lang w:val="en-US"/>
                    </w:rPr>
                  </w:pPr>
                  <w:r w:rsidRPr="006518C9">
                    <w:rPr>
                      <w:lang w:val="en-US"/>
                    </w:rPr>
                    <w:t>editor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98E4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4076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D749A" w14:textId="77777777" w:rsidR="00921A47" w:rsidRPr="006518C9" w:rsidRDefault="00921A47">
                  <w:pPr>
                    <w:rPr>
                      <w:sz w:val="24"/>
                      <w:szCs w:val="24"/>
                      <w:lang w:val="en-US"/>
                    </w:rPr>
                  </w:pPr>
                  <w:r w:rsidRPr="006518C9">
                    <w:rPr>
                      <w:lang w:val="en-US"/>
                    </w:rPr>
                    <w:t>The editor(s) of the reference.</w:t>
                  </w:r>
                </w:p>
              </w:tc>
            </w:tr>
            <w:tr w:rsidR="00921A47" w:rsidRPr="006518C9" w14:paraId="7189AD3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B71CB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562C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C803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039E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92109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C77C43" w14:textId="77777777" w:rsidR="00921A47" w:rsidRPr="006518C9" w:rsidRDefault="00921A47">
                  <w:pPr>
                    <w:rPr>
                      <w:sz w:val="24"/>
                      <w:szCs w:val="24"/>
                      <w:lang w:val="en-US"/>
                    </w:rPr>
                  </w:pPr>
                  <w:r w:rsidRPr="006518C9">
                    <w:rPr>
                      <w:lang w:val="en-US"/>
                    </w:rPr>
                    <w:t>issue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6E94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072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D090E" w14:textId="77777777" w:rsidR="00921A47" w:rsidRPr="006518C9" w:rsidRDefault="00921A47">
                  <w:pPr>
                    <w:rPr>
                      <w:sz w:val="24"/>
                      <w:szCs w:val="24"/>
                      <w:lang w:val="en-US"/>
                    </w:rPr>
                  </w:pPr>
                  <w:r w:rsidRPr="006518C9">
                    <w:rPr>
                      <w:lang w:val="en-US"/>
                    </w:rPr>
                    <w:t>The issue name or number.</w:t>
                  </w:r>
                </w:p>
              </w:tc>
            </w:tr>
            <w:tr w:rsidR="00921A47" w:rsidRPr="006518C9" w14:paraId="2D1E3A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83804F"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E233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946D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EEAB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F46A3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ABCCAE" w14:textId="77777777" w:rsidR="00921A47" w:rsidRPr="006518C9" w:rsidRDefault="00921A47">
                  <w:pPr>
                    <w:rPr>
                      <w:sz w:val="24"/>
                      <w:szCs w:val="24"/>
                      <w:lang w:val="en-US"/>
                    </w:rPr>
                  </w:pPr>
                  <w:r w:rsidRPr="006518C9">
                    <w:rPr>
                      <w:lang w:val="en-US"/>
                    </w:rPr>
                    <w:t>pages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82FB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B46B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59089" w14:textId="77777777" w:rsidR="00921A47" w:rsidRPr="006518C9" w:rsidRDefault="00921A47">
                  <w:pPr>
                    <w:rPr>
                      <w:sz w:val="24"/>
                      <w:szCs w:val="24"/>
                      <w:lang w:val="en-US"/>
                    </w:rPr>
                  </w:pPr>
                  <w:r w:rsidRPr="006518C9">
                    <w:rPr>
                      <w:lang w:val="en-US"/>
                    </w:rPr>
                    <w:t>The page numbers.</w:t>
                  </w:r>
                </w:p>
              </w:tc>
            </w:tr>
            <w:tr w:rsidR="00921A47" w:rsidRPr="006518C9" w14:paraId="645F4A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657EB" w14:textId="77777777" w:rsidR="00921A47" w:rsidRPr="006518C9" w:rsidRDefault="00921A47">
                  <w:pPr>
                    <w:rPr>
                      <w:sz w:val="24"/>
                      <w:szCs w:val="24"/>
                      <w:lang w:val="en-US"/>
                    </w:rPr>
                  </w:pPr>
                  <w:r w:rsidRPr="006518C9">
                    <w:rPr>
                      <w:lang w:val="en-US"/>
                    </w:rP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7952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10D1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13AF3" w14:textId="77777777" w:rsidR="00921A47" w:rsidRPr="006518C9" w:rsidRDefault="00921A47">
                  <w:pPr>
                    <w:rPr>
                      <w:sz w:val="24"/>
                      <w:szCs w:val="24"/>
                      <w:lang w:val="en-US"/>
                    </w:rPr>
                  </w:pPr>
                  <w:r w:rsidRPr="006518C9">
                    <w:rPr>
                      <w:lang w:val="en-US"/>
                    </w:rPr>
                    <w:t>The name of the journal, book etc.</w:t>
                  </w:r>
                </w:p>
              </w:tc>
            </w:tr>
            <w:tr w:rsidR="00921A47" w:rsidRPr="006518C9" w14:paraId="44236B8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16301" w14:textId="77777777" w:rsidR="00921A47" w:rsidRPr="006518C9" w:rsidRDefault="00921A47">
                  <w:pPr>
                    <w:rPr>
                      <w:sz w:val="24"/>
                      <w:szCs w:val="24"/>
                      <w:lang w:val="en-US"/>
                    </w:rPr>
                  </w:pPr>
                  <w:r w:rsidRPr="006518C9">
                    <w:rPr>
                      <w:lang w:val="en-US"/>
                    </w:rP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FF5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1DA2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AC2E3" w14:textId="77777777" w:rsidR="00921A47" w:rsidRPr="006518C9" w:rsidRDefault="00921A47">
                  <w:pPr>
                    <w:rPr>
                      <w:sz w:val="24"/>
                      <w:szCs w:val="24"/>
                      <w:lang w:val="en-US"/>
                    </w:rPr>
                  </w:pPr>
                  <w:r w:rsidRPr="006518C9">
                    <w:rPr>
                      <w:lang w:val="en-US"/>
                    </w:rPr>
                    <w:t>The publisher of the publication.</w:t>
                  </w:r>
                </w:p>
              </w:tc>
            </w:tr>
            <w:tr w:rsidR="00921A47" w:rsidRPr="006518C9" w14:paraId="689B28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238C6" w14:textId="77777777" w:rsidR="00921A47" w:rsidRPr="006518C9" w:rsidRDefault="00921A47">
                  <w:pPr>
                    <w:rPr>
                      <w:sz w:val="24"/>
                      <w:szCs w:val="24"/>
                      <w:lang w:val="en-US"/>
                    </w:rPr>
                  </w:pPr>
                  <w:r w:rsidRPr="006518C9">
                    <w:rPr>
                      <w:lang w:val="en-US"/>
                    </w:rPr>
                    <w:lastRenderedPageBreak/>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8C60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1693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EFE36" w14:textId="77777777" w:rsidR="00921A47" w:rsidRPr="006518C9" w:rsidRDefault="00921A47">
                  <w:pPr>
                    <w:rPr>
                      <w:sz w:val="24"/>
                      <w:szCs w:val="24"/>
                      <w:lang w:val="en-US"/>
                    </w:rPr>
                  </w:pPr>
                  <w:r w:rsidRPr="006518C9">
                    <w:rPr>
                      <w:lang w:val="en-US"/>
                    </w:rPr>
                    <w:t>The title of the BibliographicReference.</w:t>
                  </w:r>
                </w:p>
              </w:tc>
            </w:tr>
            <w:tr w:rsidR="00921A47" w:rsidRPr="006518C9" w14:paraId="66D0E7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0EF8F" w14:textId="77777777" w:rsidR="00921A47" w:rsidRPr="006518C9" w:rsidRDefault="00921A47">
                  <w:pPr>
                    <w:rPr>
                      <w:sz w:val="24"/>
                      <w:szCs w:val="24"/>
                      <w:lang w:val="en-US"/>
                    </w:rPr>
                  </w:pPr>
                  <w:r w:rsidRPr="006518C9">
                    <w:rPr>
                      <w:lang w:val="en-US"/>
                    </w:rPr>
                    <w:t>volume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3170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7CF8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108F1" w14:textId="77777777" w:rsidR="00921A47" w:rsidRPr="006518C9" w:rsidRDefault="00921A47">
                  <w:pPr>
                    <w:rPr>
                      <w:sz w:val="24"/>
                      <w:szCs w:val="24"/>
                      <w:lang w:val="en-US"/>
                    </w:rPr>
                  </w:pPr>
                  <w:r w:rsidRPr="006518C9">
                    <w:rPr>
                      <w:lang w:val="en-US"/>
                    </w:rPr>
                    <w:t>The volume name or number.</w:t>
                  </w:r>
                </w:p>
              </w:tc>
            </w:tr>
            <w:tr w:rsidR="00921A47" w:rsidRPr="006518C9" w14:paraId="6D810B7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4A6329" w14:textId="77777777" w:rsidR="00921A47" w:rsidRPr="006518C9" w:rsidRDefault="00921A47">
                  <w:pPr>
                    <w:rPr>
                      <w:sz w:val="24"/>
                      <w:szCs w:val="24"/>
                      <w:lang w:val="en-US"/>
                    </w:rPr>
                  </w:pPr>
                  <w:r w:rsidRPr="006518C9">
                    <w:rPr>
                      <w:lang w:val="en-US"/>
                    </w:rP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B08B0"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93E4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E75EFE5" w14:textId="77777777" w:rsidR="00921A47" w:rsidRPr="006518C9" w:rsidRDefault="00921A47">
                  <w:pPr>
                    <w:rPr>
                      <w:sz w:val="24"/>
                      <w:szCs w:val="24"/>
                      <w:lang w:val="en-US"/>
                    </w:rPr>
                  </w:pPr>
                  <w:r w:rsidRPr="006518C9">
                    <w:rPr>
                      <w:lang w:val="en-US"/>
                    </w:rPr>
                    <w:t>The year of publication.</w:t>
                  </w:r>
                </w:p>
              </w:tc>
            </w:tr>
          </w:tbl>
          <w:p w14:paraId="0AA0D36F" w14:textId="77777777" w:rsidR="00921A47" w:rsidRPr="006518C9" w:rsidRDefault="00921A47">
            <w:pPr>
              <w:rPr>
                <w:sz w:val="24"/>
                <w:szCs w:val="24"/>
                <w:lang w:val="en-US"/>
              </w:rPr>
            </w:pPr>
          </w:p>
        </w:tc>
      </w:tr>
      <w:tr w:rsidR="00921A47" w:rsidRPr="006518C9" w14:paraId="4C921ADE" w14:textId="77777777" w:rsidTr="00921A47">
        <w:trPr>
          <w:tblCellSpacing w:w="15" w:type="dxa"/>
        </w:trPr>
        <w:tc>
          <w:tcPr>
            <w:tcW w:w="0" w:type="auto"/>
            <w:vAlign w:val="center"/>
            <w:hideMark/>
          </w:tcPr>
          <w:p w14:paraId="4F1F65EC"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0295EC2D" w14:textId="77777777" w:rsidR="00921A47" w:rsidRPr="006518C9" w:rsidRDefault="00921A47">
            <w:pPr>
              <w:rPr>
                <w:sz w:val="24"/>
                <w:szCs w:val="24"/>
                <w:lang w:val="en-US"/>
              </w:rPr>
            </w:pPr>
            <w:r w:rsidRPr="006518C9">
              <w:rPr>
                <w:lang w:val="en-US"/>
              </w:rPr>
              <w:t>none</w:t>
            </w:r>
          </w:p>
        </w:tc>
      </w:tr>
      <w:tr w:rsidR="00921A47" w:rsidRPr="006518C9" w14:paraId="72C52DB7" w14:textId="77777777" w:rsidTr="00921A47">
        <w:trPr>
          <w:tblCellSpacing w:w="15" w:type="dxa"/>
        </w:trPr>
        <w:tc>
          <w:tcPr>
            <w:tcW w:w="0" w:type="auto"/>
            <w:vAlign w:val="center"/>
            <w:hideMark/>
          </w:tcPr>
          <w:p w14:paraId="1C1D8A0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445BF35" w14:textId="77777777" w:rsidR="00921A47" w:rsidRPr="006518C9" w:rsidRDefault="00921A47">
            <w:pPr>
              <w:pStyle w:val="HTMLPreformatted"/>
            </w:pPr>
            <w:r w:rsidRPr="006518C9">
              <w:t>&lt;BibliographicReference id="10.1002/(SICI)1522-2683(19991201)20:18&lt;3551::AID-ELPS3551&gt;3.0.CO;2-2" name="Probability-based protein identification by searching sequence databases using mass spectrometry data" authors="David N. Perkins, Darryl J. C. Pappin, David M. Creasy, John S. Cottrell" publication="Electrophoresis" publisher="Wiley VCH" editor="" year="1999" volume="20" issue="18" pages="3551-3567" title="Probability-based protein identification by searching sequence databases using mass spectrometry data" /&gt;</w:t>
            </w:r>
          </w:p>
        </w:tc>
      </w:tr>
    </w:tbl>
    <w:p w14:paraId="1177C10A" w14:textId="77777777" w:rsidR="00921A47" w:rsidRPr="006518C9" w:rsidRDefault="00921A47" w:rsidP="00921A47">
      <w:pPr>
        <w:rPr>
          <w:lang w:val="en-US"/>
        </w:rPr>
      </w:pPr>
    </w:p>
    <w:p w14:paraId="3A356457" w14:textId="77777777" w:rsidR="00921A47" w:rsidRPr="006518C9" w:rsidRDefault="00921A47" w:rsidP="00921A47">
      <w:pPr>
        <w:pStyle w:val="Heading2"/>
      </w:pPr>
      <w:bookmarkStart w:id="164" w:name="_Toc457214069"/>
      <w:r w:rsidRPr="006518C9">
        <w:t>Element &lt;</w:t>
      </w:r>
      <w:bookmarkStart w:id="165" w:name="ContactRole"/>
      <w:r w:rsidRPr="006518C9">
        <w:t>ContactRole</w:t>
      </w:r>
      <w:bookmarkEnd w:id="165"/>
      <w:r w:rsidRPr="006518C9">
        <w:t>&gt;</w:t>
      </w:r>
      <w:bookmarkEnd w:id="1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8472"/>
      </w:tblGrid>
      <w:tr w:rsidR="00921A47" w:rsidRPr="006518C9" w14:paraId="715E42E4" w14:textId="77777777" w:rsidTr="00921A47">
        <w:trPr>
          <w:tblCellSpacing w:w="15" w:type="dxa"/>
        </w:trPr>
        <w:tc>
          <w:tcPr>
            <w:tcW w:w="0" w:type="auto"/>
            <w:vAlign w:val="center"/>
            <w:hideMark/>
          </w:tcPr>
          <w:p w14:paraId="2D5730E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4FCCD57" w14:textId="77777777" w:rsidR="00921A47" w:rsidRPr="006518C9" w:rsidRDefault="00921A47">
            <w:pPr>
              <w:rPr>
                <w:sz w:val="24"/>
                <w:szCs w:val="24"/>
                <w:lang w:val="en-US"/>
              </w:rPr>
            </w:pPr>
            <w:r w:rsidRPr="006518C9">
              <w:rPr>
                <w:b/>
                <w:bCs/>
                <w:lang w:val="en-US"/>
              </w:rPr>
              <w:t>Depending on context:</w:t>
            </w:r>
            <w:r w:rsidRPr="006518C9">
              <w:rPr>
                <w:lang w:val="en-US"/>
              </w:rPr>
              <w:br/>
            </w:r>
            <w:r w:rsidRPr="006518C9">
              <w:rPr>
                <w:b/>
                <w:bCs/>
                <w:lang w:val="en-US"/>
              </w:rPr>
              <w:t>1</w:t>
            </w:r>
            <w:r w:rsidRPr="006518C9">
              <w:rPr>
                <w:lang w:val="en-US"/>
              </w:rPr>
              <w:t>: The contact details of the organisation or person that produced the software</w:t>
            </w:r>
            <w:r w:rsidRPr="006518C9">
              <w:rPr>
                <w:lang w:val="en-US"/>
              </w:rPr>
              <w:br/>
            </w:r>
            <w:r w:rsidRPr="006518C9">
              <w:rPr>
                <w:b/>
                <w:bCs/>
                <w:lang w:val="en-US"/>
              </w:rPr>
              <w:t>2</w:t>
            </w:r>
            <w:r w:rsidRPr="006518C9">
              <w:rPr>
                <w:lang w:val="en-US"/>
              </w:rPr>
              <w:t xml:space="preserve">: Contact details for the Material. The association to ContactRole could specify, for example, the creator or provider of the Material. </w:t>
            </w:r>
            <w:r w:rsidRPr="006518C9">
              <w:rPr>
                <w:lang w:val="en-US"/>
              </w:rPr>
              <w:br/>
            </w:r>
            <w:r w:rsidRPr="006518C9">
              <w:rPr>
                <w:b/>
                <w:bCs/>
                <w:lang w:val="en-US"/>
              </w:rPr>
              <w:t>3</w:t>
            </w:r>
            <w:r w:rsidRPr="006518C9">
              <w:rPr>
                <w:lang w:val="en-US"/>
              </w:rPr>
              <w:t>: The Contact that provided the document instance.</w:t>
            </w:r>
          </w:p>
        </w:tc>
      </w:tr>
      <w:tr w:rsidR="00921A47" w:rsidRPr="006518C9" w14:paraId="6A90248D" w14:textId="77777777" w:rsidTr="00921A47">
        <w:trPr>
          <w:tblCellSpacing w:w="15" w:type="dxa"/>
        </w:trPr>
        <w:tc>
          <w:tcPr>
            <w:tcW w:w="0" w:type="auto"/>
            <w:vAlign w:val="center"/>
            <w:hideMark/>
          </w:tcPr>
          <w:p w14:paraId="48391F3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26E3FBD" w14:textId="77777777" w:rsidR="00921A47" w:rsidRPr="006518C9" w:rsidRDefault="00921A47">
            <w:pPr>
              <w:rPr>
                <w:sz w:val="24"/>
                <w:szCs w:val="24"/>
                <w:lang w:val="en-US"/>
              </w:rPr>
            </w:pPr>
            <w:r w:rsidRPr="006518C9">
              <w:rPr>
                <w:lang w:val="en-US"/>
              </w:rPr>
              <w:t xml:space="preserve">ContactRoleType </w:t>
            </w:r>
          </w:p>
        </w:tc>
      </w:tr>
      <w:tr w:rsidR="00921A47" w:rsidRPr="006518C9" w14:paraId="60BBC1E0" w14:textId="77777777" w:rsidTr="00921A47">
        <w:trPr>
          <w:tblCellSpacing w:w="15" w:type="dxa"/>
        </w:trPr>
        <w:tc>
          <w:tcPr>
            <w:tcW w:w="0" w:type="auto"/>
            <w:vAlign w:val="center"/>
            <w:hideMark/>
          </w:tcPr>
          <w:p w14:paraId="36D72ED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0"/>
              <w:gridCol w:w="824"/>
              <w:gridCol w:w="5168"/>
            </w:tblGrid>
            <w:tr w:rsidR="00921A47" w:rsidRPr="006518C9" w14:paraId="3609E1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2C73A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D921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9DCF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E9F1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FBF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0B1280" w14:textId="77777777" w:rsidR="00921A47" w:rsidRPr="006518C9" w:rsidRDefault="00921A47">
                  <w:pPr>
                    <w:rPr>
                      <w:sz w:val="24"/>
                      <w:szCs w:val="24"/>
                      <w:lang w:val="en-US"/>
                    </w:rPr>
                  </w:pPr>
                  <w:r w:rsidRPr="006518C9">
                    <w:rPr>
                      <w:lang w:val="en-US"/>
                    </w:rP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1987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39AAD"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19938" w14:textId="77777777" w:rsidR="00921A47" w:rsidRPr="006518C9" w:rsidRDefault="00921A47">
                  <w:pPr>
                    <w:rPr>
                      <w:sz w:val="24"/>
                      <w:szCs w:val="24"/>
                      <w:lang w:val="en-US"/>
                    </w:rPr>
                  </w:pPr>
                  <w:r w:rsidRPr="006518C9">
                    <w:rPr>
                      <w:lang w:val="en-US"/>
                    </w:rPr>
                    <w:t xml:space="preserve">When a ContactRole is used, it specifies which Contact the role is associated with. </w:t>
                  </w:r>
                </w:p>
              </w:tc>
            </w:tr>
          </w:tbl>
          <w:p w14:paraId="3232C4FC" w14:textId="77777777" w:rsidR="00921A47" w:rsidRPr="006518C9" w:rsidRDefault="00921A47">
            <w:pPr>
              <w:rPr>
                <w:sz w:val="24"/>
                <w:szCs w:val="24"/>
                <w:lang w:val="en-US"/>
              </w:rPr>
            </w:pPr>
          </w:p>
        </w:tc>
      </w:tr>
      <w:tr w:rsidR="00921A47" w:rsidRPr="006518C9" w14:paraId="2D6A119C" w14:textId="77777777" w:rsidTr="00921A47">
        <w:trPr>
          <w:tblCellSpacing w:w="15" w:type="dxa"/>
        </w:trPr>
        <w:tc>
          <w:tcPr>
            <w:tcW w:w="0" w:type="auto"/>
            <w:vAlign w:val="center"/>
            <w:hideMark/>
          </w:tcPr>
          <w:p w14:paraId="1E098F6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1"/>
              <w:gridCol w:w="1135"/>
              <w:gridCol w:w="1180"/>
              <w:gridCol w:w="4405"/>
            </w:tblGrid>
            <w:tr w:rsidR="00921A47" w:rsidRPr="006518C9" w14:paraId="4D390B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CF6B3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1D09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AF03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E47E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5D9EB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ABCD1" w14:textId="77777777" w:rsidR="00921A47" w:rsidRPr="006518C9" w:rsidRDefault="00A6726E">
                  <w:pPr>
                    <w:rPr>
                      <w:sz w:val="24"/>
                      <w:szCs w:val="24"/>
                      <w:lang w:val="en-US"/>
                    </w:rPr>
                  </w:pPr>
                  <w:hyperlink w:anchor="Role" w:history="1">
                    <w:r w:rsidR="00921A47" w:rsidRPr="006518C9">
                      <w:rPr>
                        <w:rStyle w:val="Hyperlink"/>
                        <w:lang w:val="en-US"/>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57A693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3C4F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80AFA" w14:textId="77777777" w:rsidR="00921A47" w:rsidRPr="006518C9" w:rsidRDefault="00921A47">
                  <w:pPr>
                    <w:rPr>
                      <w:sz w:val="24"/>
                      <w:szCs w:val="24"/>
                      <w:lang w:val="en-US"/>
                    </w:rPr>
                  </w:pPr>
                  <w:r w:rsidRPr="006518C9">
                    <w:rPr>
                      <w:lang w:val="en-US"/>
                    </w:rPr>
                    <w:t xml:space="preserve">The roles (lab equipment sales, contractor, etc.) the Contact fills. </w:t>
                  </w:r>
                </w:p>
              </w:tc>
            </w:tr>
          </w:tbl>
          <w:p w14:paraId="141CBC22" w14:textId="77777777" w:rsidR="00921A47" w:rsidRPr="006518C9" w:rsidRDefault="00921A47">
            <w:pPr>
              <w:rPr>
                <w:sz w:val="24"/>
                <w:szCs w:val="24"/>
                <w:lang w:val="en-US"/>
              </w:rPr>
            </w:pPr>
          </w:p>
        </w:tc>
      </w:tr>
      <w:tr w:rsidR="00921A47" w:rsidRPr="006518C9" w14:paraId="5C35E462" w14:textId="77777777" w:rsidTr="00921A47">
        <w:trPr>
          <w:tblCellSpacing w:w="15" w:type="dxa"/>
        </w:trPr>
        <w:tc>
          <w:tcPr>
            <w:tcW w:w="0" w:type="auto"/>
            <w:vAlign w:val="center"/>
            <w:hideMark/>
          </w:tcPr>
          <w:p w14:paraId="59325C6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C107166" w14:textId="77777777" w:rsidR="00921A47" w:rsidRPr="006518C9" w:rsidRDefault="00921A47">
            <w:pPr>
              <w:pStyle w:val="HTMLPreformatted"/>
            </w:pPr>
            <w:r w:rsidRPr="006518C9">
              <w:t>&lt;ContactRole contact_ref="PERSON_DOC_OWNER"&gt;</w:t>
            </w:r>
          </w:p>
          <w:p w14:paraId="1DDB51EA" w14:textId="77777777" w:rsidR="00921A47" w:rsidRPr="006518C9" w:rsidRDefault="00921A47">
            <w:pPr>
              <w:pStyle w:val="HTMLPreformatted"/>
            </w:pPr>
            <w:r w:rsidRPr="006518C9">
              <w:t xml:space="preserve">  &lt;Role&gt;</w:t>
            </w:r>
          </w:p>
          <w:p w14:paraId="01E23B3A" w14:textId="77777777" w:rsidR="00921A47" w:rsidRPr="006518C9" w:rsidRDefault="00921A47">
            <w:pPr>
              <w:pStyle w:val="HTMLPreformatted"/>
            </w:pPr>
            <w:r w:rsidRPr="006518C9">
              <w:t xml:space="preserve">    &lt;cvParam cvRef="PSI-MS" accession="MS:1001271" name="researcher"&gt;&lt;/cvParam&gt;</w:t>
            </w:r>
          </w:p>
          <w:p w14:paraId="5F06E2E8" w14:textId="77777777" w:rsidR="00921A47" w:rsidRPr="006518C9" w:rsidRDefault="00921A47">
            <w:pPr>
              <w:pStyle w:val="HTMLPreformatted"/>
            </w:pPr>
            <w:r w:rsidRPr="006518C9">
              <w:t xml:space="preserve">  &lt;/Role&gt;</w:t>
            </w:r>
          </w:p>
          <w:p w14:paraId="263BB906" w14:textId="77777777" w:rsidR="00921A47" w:rsidRPr="006518C9" w:rsidRDefault="00921A47">
            <w:pPr>
              <w:pStyle w:val="HTMLPreformatted"/>
            </w:pPr>
            <w:r w:rsidRPr="006518C9">
              <w:t>&lt;/ContactRole&gt;</w:t>
            </w:r>
          </w:p>
        </w:tc>
      </w:tr>
    </w:tbl>
    <w:p w14:paraId="1A876F34" w14:textId="77777777" w:rsidR="00921A47" w:rsidRPr="006518C9" w:rsidRDefault="00921A47" w:rsidP="00921A47">
      <w:pPr>
        <w:rPr>
          <w:lang w:val="en-US"/>
        </w:rPr>
      </w:pPr>
    </w:p>
    <w:p w14:paraId="58C1CB12" w14:textId="77777777" w:rsidR="00921A47" w:rsidRPr="006518C9" w:rsidRDefault="00921A47" w:rsidP="00921A47">
      <w:pPr>
        <w:pStyle w:val="Heading2"/>
      </w:pPr>
      <w:bookmarkStart w:id="166" w:name="_Toc457214070"/>
      <w:r w:rsidRPr="006518C9">
        <w:t>Element &lt;</w:t>
      </w:r>
      <w:bookmarkStart w:id="167" w:name="Customizations"/>
      <w:r w:rsidRPr="006518C9">
        <w:t>Customizations</w:t>
      </w:r>
      <w:bookmarkEnd w:id="167"/>
      <w:r w:rsidRPr="006518C9">
        <w:t>&gt;</w:t>
      </w:r>
      <w:bookmarkEnd w:id="1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921A47" w:rsidRPr="006518C9" w14:paraId="60F77167" w14:textId="77777777" w:rsidTr="00921A47">
        <w:trPr>
          <w:tblCellSpacing w:w="15" w:type="dxa"/>
        </w:trPr>
        <w:tc>
          <w:tcPr>
            <w:tcW w:w="0" w:type="auto"/>
            <w:vAlign w:val="center"/>
            <w:hideMark/>
          </w:tcPr>
          <w:p w14:paraId="1D985FB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99B96DC"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r w:rsidR="00921A47" w:rsidRPr="006518C9" w14:paraId="1BE3CD74" w14:textId="77777777" w:rsidTr="00921A47">
        <w:trPr>
          <w:tblCellSpacing w:w="15" w:type="dxa"/>
        </w:trPr>
        <w:tc>
          <w:tcPr>
            <w:tcW w:w="0" w:type="auto"/>
            <w:vAlign w:val="center"/>
            <w:hideMark/>
          </w:tcPr>
          <w:p w14:paraId="0FC6637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8E1DCE3" w14:textId="77777777" w:rsidR="00921A47" w:rsidRPr="006518C9" w:rsidRDefault="00921A47">
            <w:pPr>
              <w:rPr>
                <w:sz w:val="24"/>
                <w:szCs w:val="24"/>
                <w:lang w:val="en-US"/>
              </w:rPr>
            </w:pPr>
            <w:r w:rsidRPr="006518C9">
              <w:rPr>
                <w:lang w:val="en-US"/>
              </w:rPr>
              <w:t xml:space="preserve">xsd:string </w:t>
            </w:r>
          </w:p>
        </w:tc>
      </w:tr>
      <w:tr w:rsidR="00921A47" w:rsidRPr="006518C9" w14:paraId="487C47A4" w14:textId="77777777" w:rsidTr="00921A47">
        <w:trPr>
          <w:tblCellSpacing w:w="15" w:type="dxa"/>
        </w:trPr>
        <w:tc>
          <w:tcPr>
            <w:tcW w:w="0" w:type="auto"/>
            <w:vAlign w:val="center"/>
            <w:hideMark/>
          </w:tcPr>
          <w:p w14:paraId="0D4D9E9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5C95985" w14:textId="77777777" w:rsidR="00921A47" w:rsidRPr="006518C9" w:rsidRDefault="00921A47">
            <w:pPr>
              <w:rPr>
                <w:sz w:val="24"/>
                <w:szCs w:val="24"/>
                <w:lang w:val="en-US"/>
              </w:rPr>
            </w:pPr>
            <w:r w:rsidRPr="006518C9">
              <w:rPr>
                <w:lang w:val="en-US"/>
              </w:rPr>
              <w:t>none</w:t>
            </w:r>
          </w:p>
        </w:tc>
      </w:tr>
      <w:tr w:rsidR="00921A47" w:rsidRPr="006518C9" w14:paraId="49EB8422" w14:textId="77777777" w:rsidTr="00921A47">
        <w:trPr>
          <w:tblCellSpacing w:w="15" w:type="dxa"/>
        </w:trPr>
        <w:tc>
          <w:tcPr>
            <w:tcW w:w="0" w:type="auto"/>
            <w:vAlign w:val="center"/>
            <w:hideMark/>
          </w:tcPr>
          <w:p w14:paraId="62D53006"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27A04107" w14:textId="77777777" w:rsidR="00921A47" w:rsidRPr="006518C9" w:rsidRDefault="00921A47">
            <w:pPr>
              <w:rPr>
                <w:sz w:val="24"/>
                <w:szCs w:val="24"/>
                <w:lang w:val="en-US"/>
              </w:rPr>
            </w:pPr>
            <w:r w:rsidRPr="006518C9">
              <w:rPr>
                <w:lang w:val="en-US"/>
              </w:rPr>
              <w:t>none</w:t>
            </w:r>
          </w:p>
        </w:tc>
      </w:tr>
      <w:tr w:rsidR="00921A47" w:rsidRPr="006518C9" w14:paraId="31C4758F" w14:textId="77777777" w:rsidTr="00921A47">
        <w:trPr>
          <w:tblCellSpacing w:w="15" w:type="dxa"/>
        </w:trPr>
        <w:tc>
          <w:tcPr>
            <w:tcW w:w="0" w:type="auto"/>
            <w:vAlign w:val="center"/>
            <w:hideMark/>
          </w:tcPr>
          <w:p w14:paraId="6B38D6F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9C31B9" w14:textId="77777777" w:rsidR="00921A47" w:rsidRPr="006518C9" w:rsidRDefault="00921A47">
            <w:pPr>
              <w:pStyle w:val="HTMLPreformatted"/>
            </w:pPr>
            <w:r w:rsidRPr="006518C9">
              <w:t>&lt;Customizations&gt;</w:t>
            </w:r>
          </w:p>
          <w:p w14:paraId="492C7E9E" w14:textId="77777777" w:rsidR="00921A47" w:rsidRPr="006518C9" w:rsidRDefault="00921A47">
            <w:pPr>
              <w:pStyle w:val="HTMLPreformatted"/>
            </w:pPr>
            <w:r w:rsidRPr="006518C9">
              <w:t xml:space="preserve">  No customisations</w:t>
            </w:r>
          </w:p>
          <w:p w14:paraId="4B024957" w14:textId="77777777" w:rsidR="00921A47" w:rsidRPr="006518C9" w:rsidRDefault="00921A47">
            <w:pPr>
              <w:pStyle w:val="HTMLPreformatted"/>
            </w:pPr>
            <w:r w:rsidRPr="006518C9">
              <w:t>&lt;/Customizations&gt;</w:t>
            </w:r>
          </w:p>
        </w:tc>
      </w:tr>
    </w:tbl>
    <w:p w14:paraId="58DEB874" w14:textId="77777777" w:rsidR="00921A47" w:rsidRPr="006518C9" w:rsidRDefault="00921A47" w:rsidP="00921A47">
      <w:pPr>
        <w:rPr>
          <w:lang w:val="en-US"/>
        </w:rPr>
      </w:pPr>
    </w:p>
    <w:p w14:paraId="73571B3F" w14:textId="77777777" w:rsidR="00921A47" w:rsidRPr="006518C9" w:rsidRDefault="00921A47" w:rsidP="00921A47">
      <w:pPr>
        <w:pStyle w:val="Heading2"/>
      </w:pPr>
      <w:bookmarkStart w:id="168" w:name="_Toc457214071"/>
      <w:r w:rsidRPr="006518C9">
        <w:t>Element &lt;</w:t>
      </w:r>
      <w:bookmarkStart w:id="169" w:name="cv"/>
      <w:r w:rsidRPr="006518C9">
        <w:t>cv</w:t>
      </w:r>
      <w:bookmarkEnd w:id="169"/>
      <w:r w:rsidRPr="006518C9">
        <w:t>&gt;</w:t>
      </w:r>
      <w:bookmarkEnd w:id="16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2"/>
        <w:gridCol w:w="8530"/>
      </w:tblGrid>
      <w:tr w:rsidR="00921A47" w:rsidRPr="006518C9" w14:paraId="1A4AFB1E" w14:textId="77777777" w:rsidTr="00921A47">
        <w:trPr>
          <w:tblCellSpacing w:w="15" w:type="dxa"/>
        </w:trPr>
        <w:tc>
          <w:tcPr>
            <w:tcW w:w="0" w:type="auto"/>
            <w:vAlign w:val="center"/>
            <w:hideMark/>
          </w:tcPr>
          <w:p w14:paraId="6FBD294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6E6AB6B" w14:textId="77777777" w:rsidR="00921A47" w:rsidRPr="006518C9" w:rsidRDefault="00921A47">
            <w:pPr>
              <w:rPr>
                <w:sz w:val="24"/>
                <w:szCs w:val="24"/>
                <w:lang w:val="en-US"/>
              </w:rPr>
            </w:pPr>
            <w:r w:rsidRPr="006518C9">
              <w:rPr>
                <w:lang w:val="en-US"/>
              </w:rPr>
              <w:t xml:space="preserve">A source controlled vocabulary from which cvParams will be obtained. </w:t>
            </w:r>
          </w:p>
        </w:tc>
      </w:tr>
      <w:tr w:rsidR="00921A47" w:rsidRPr="006518C9" w14:paraId="41C0E250" w14:textId="77777777" w:rsidTr="00921A47">
        <w:trPr>
          <w:tblCellSpacing w:w="15" w:type="dxa"/>
        </w:trPr>
        <w:tc>
          <w:tcPr>
            <w:tcW w:w="0" w:type="auto"/>
            <w:vAlign w:val="center"/>
            <w:hideMark/>
          </w:tcPr>
          <w:p w14:paraId="4990802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791DC65" w14:textId="77777777" w:rsidR="00921A47" w:rsidRPr="006518C9" w:rsidRDefault="00921A47">
            <w:pPr>
              <w:rPr>
                <w:sz w:val="24"/>
                <w:szCs w:val="24"/>
                <w:lang w:val="en-US"/>
              </w:rPr>
            </w:pPr>
            <w:r w:rsidRPr="006518C9">
              <w:rPr>
                <w:lang w:val="en-US"/>
              </w:rPr>
              <w:t xml:space="preserve">cvType </w:t>
            </w:r>
          </w:p>
        </w:tc>
      </w:tr>
      <w:tr w:rsidR="00921A47" w:rsidRPr="006518C9" w14:paraId="529BE9B4" w14:textId="77777777" w:rsidTr="00921A47">
        <w:trPr>
          <w:tblCellSpacing w:w="15" w:type="dxa"/>
        </w:trPr>
        <w:tc>
          <w:tcPr>
            <w:tcW w:w="0" w:type="auto"/>
            <w:vAlign w:val="center"/>
            <w:hideMark/>
          </w:tcPr>
          <w:p w14:paraId="1FB6E5D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0"/>
              <w:gridCol w:w="1124"/>
              <w:gridCol w:w="824"/>
              <w:gridCol w:w="5201"/>
            </w:tblGrid>
            <w:tr w:rsidR="00921A47" w:rsidRPr="006518C9" w14:paraId="1B85F0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9B32B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6056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B0A1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F69A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89D61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7027F2" w14:textId="77777777" w:rsidR="00921A47" w:rsidRPr="006518C9" w:rsidRDefault="00921A47">
                  <w:pPr>
                    <w:rPr>
                      <w:sz w:val="24"/>
                      <w:szCs w:val="24"/>
                      <w:lang w:val="en-US"/>
                    </w:rPr>
                  </w:pPr>
                  <w:r w:rsidRPr="006518C9">
                    <w:rPr>
                      <w:lang w:val="en-US"/>
                    </w:rP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957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7CBF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9C37D" w14:textId="77777777" w:rsidR="00921A47" w:rsidRPr="006518C9" w:rsidRDefault="00921A47">
                  <w:pPr>
                    <w:rPr>
                      <w:sz w:val="24"/>
                      <w:szCs w:val="24"/>
                      <w:lang w:val="en-US"/>
                    </w:rPr>
                  </w:pPr>
                  <w:r w:rsidRPr="006518C9">
                    <w:rPr>
                      <w:lang w:val="en-US"/>
                    </w:rPr>
                    <w:t>The full name of the CV.</w:t>
                  </w:r>
                </w:p>
              </w:tc>
            </w:tr>
            <w:tr w:rsidR="00921A47" w:rsidRPr="006518C9" w14:paraId="45C832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B9572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1788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A2C4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0CFFE" w14:textId="77777777" w:rsidR="00921A47" w:rsidRPr="006518C9" w:rsidRDefault="00921A47">
                  <w:pPr>
                    <w:rPr>
                      <w:sz w:val="24"/>
                      <w:szCs w:val="24"/>
                      <w:lang w:val="en-US"/>
                    </w:rPr>
                  </w:pPr>
                  <w:r w:rsidRPr="006518C9">
                    <w:rPr>
                      <w:lang w:val="en-US"/>
                    </w:rPr>
                    <w:t xml:space="preserve">The unique identifier of this cv within the document to be referenced by cvParam elements. </w:t>
                  </w:r>
                </w:p>
              </w:tc>
            </w:tr>
            <w:tr w:rsidR="00921A47" w:rsidRPr="006518C9" w14:paraId="1CC22B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3F2E9C" w14:textId="77777777" w:rsidR="00921A47" w:rsidRPr="006518C9" w:rsidRDefault="00921A47">
                  <w:pPr>
                    <w:rPr>
                      <w:sz w:val="24"/>
                      <w:szCs w:val="24"/>
                      <w:lang w:val="en-US"/>
                    </w:rPr>
                  </w:pPr>
                  <w:r w:rsidRPr="006518C9">
                    <w:rPr>
                      <w:lang w:val="en-US"/>
                    </w:rP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BE0B4"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81E8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8D3CC" w14:textId="77777777" w:rsidR="00921A47" w:rsidRPr="006518C9" w:rsidRDefault="00921A47">
                  <w:pPr>
                    <w:rPr>
                      <w:sz w:val="24"/>
                      <w:szCs w:val="24"/>
                      <w:lang w:val="en-US"/>
                    </w:rPr>
                  </w:pPr>
                  <w:r w:rsidRPr="006518C9">
                    <w:rPr>
                      <w:lang w:val="en-US"/>
                    </w:rPr>
                    <w:t>The URI of the source CV.</w:t>
                  </w:r>
                </w:p>
              </w:tc>
            </w:tr>
            <w:tr w:rsidR="00921A47" w:rsidRPr="006518C9" w14:paraId="49553E7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06DBCA"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AAD0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C947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7CE61" w14:textId="77777777" w:rsidR="00921A47" w:rsidRPr="006518C9" w:rsidRDefault="00921A47">
                  <w:pPr>
                    <w:rPr>
                      <w:sz w:val="24"/>
                      <w:szCs w:val="24"/>
                      <w:lang w:val="en-US"/>
                    </w:rPr>
                  </w:pPr>
                  <w:r w:rsidRPr="006518C9">
                    <w:rPr>
                      <w:lang w:val="en-US"/>
                    </w:rPr>
                    <w:t>The version of the CV.</w:t>
                  </w:r>
                </w:p>
              </w:tc>
            </w:tr>
          </w:tbl>
          <w:p w14:paraId="664A7CA0" w14:textId="77777777" w:rsidR="00921A47" w:rsidRPr="006518C9" w:rsidRDefault="00921A47">
            <w:pPr>
              <w:rPr>
                <w:sz w:val="24"/>
                <w:szCs w:val="24"/>
                <w:lang w:val="en-US"/>
              </w:rPr>
            </w:pPr>
          </w:p>
        </w:tc>
      </w:tr>
      <w:tr w:rsidR="00921A47" w:rsidRPr="006518C9" w14:paraId="13874DC9" w14:textId="77777777" w:rsidTr="00921A47">
        <w:trPr>
          <w:tblCellSpacing w:w="15" w:type="dxa"/>
        </w:trPr>
        <w:tc>
          <w:tcPr>
            <w:tcW w:w="0" w:type="auto"/>
            <w:vAlign w:val="center"/>
            <w:hideMark/>
          </w:tcPr>
          <w:p w14:paraId="42618797"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329B8698" w14:textId="77777777" w:rsidR="00921A47" w:rsidRPr="006518C9" w:rsidRDefault="00921A47">
            <w:pPr>
              <w:rPr>
                <w:sz w:val="24"/>
                <w:szCs w:val="24"/>
                <w:lang w:val="en-US"/>
              </w:rPr>
            </w:pPr>
            <w:r w:rsidRPr="006518C9">
              <w:rPr>
                <w:lang w:val="en-US"/>
              </w:rPr>
              <w:t>none</w:t>
            </w:r>
          </w:p>
        </w:tc>
      </w:tr>
      <w:tr w:rsidR="00921A47" w:rsidRPr="006518C9" w14:paraId="12E12B73" w14:textId="77777777" w:rsidTr="00921A47">
        <w:trPr>
          <w:tblCellSpacing w:w="15" w:type="dxa"/>
        </w:trPr>
        <w:tc>
          <w:tcPr>
            <w:tcW w:w="0" w:type="auto"/>
            <w:vAlign w:val="center"/>
            <w:hideMark/>
          </w:tcPr>
          <w:p w14:paraId="48BFE65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4F3AA84" w14:textId="77777777" w:rsidR="00921A47" w:rsidRPr="006518C9" w:rsidRDefault="00921A47">
            <w:pPr>
              <w:pStyle w:val="HTMLPreformatted"/>
            </w:pPr>
            <w:r w:rsidRPr="006518C9">
              <w:t>&lt;cv fullName="Proteomics Standards Initiative Mass Spectrometry Vocabularies" version="2.32.0" uri="</w:t>
            </w:r>
            <w:r w:rsidR="004B085B" w:rsidRPr="006518C9">
              <w:t xml:space="preserve"> https://raw.githubusercontent.com/HUPO-PSI/psi-ms-CV/master/psi-ms.obo</w:t>
            </w:r>
            <w:r w:rsidRPr="006518C9">
              <w:t>" id="PSI-MS" /&gt;</w:t>
            </w:r>
          </w:p>
        </w:tc>
      </w:tr>
    </w:tbl>
    <w:p w14:paraId="634C95AB" w14:textId="77777777" w:rsidR="00921A47" w:rsidRPr="006518C9" w:rsidRDefault="00921A47" w:rsidP="00921A47">
      <w:pPr>
        <w:rPr>
          <w:lang w:val="en-US"/>
        </w:rPr>
      </w:pPr>
    </w:p>
    <w:p w14:paraId="0C16B87C" w14:textId="77777777" w:rsidR="00921A47" w:rsidRPr="006518C9" w:rsidRDefault="00921A47" w:rsidP="00921A47">
      <w:pPr>
        <w:pStyle w:val="Heading2"/>
      </w:pPr>
      <w:bookmarkStart w:id="170" w:name="_Toc457214072"/>
      <w:r w:rsidRPr="006518C9">
        <w:t>Element &lt;</w:t>
      </w:r>
      <w:bookmarkStart w:id="171" w:name="cvList"/>
      <w:r w:rsidRPr="006518C9">
        <w:t>cvList</w:t>
      </w:r>
      <w:bookmarkEnd w:id="171"/>
      <w:r w:rsidRPr="006518C9">
        <w:t>&gt;</w:t>
      </w:r>
      <w:bookmarkEnd w:id="1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921A47" w:rsidRPr="006518C9" w14:paraId="0FE3E24C" w14:textId="77777777" w:rsidTr="00921A47">
        <w:trPr>
          <w:tblCellSpacing w:w="15" w:type="dxa"/>
        </w:trPr>
        <w:tc>
          <w:tcPr>
            <w:tcW w:w="0" w:type="auto"/>
            <w:vAlign w:val="center"/>
            <w:hideMark/>
          </w:tcPr>
          <w:p w14:paraId="5EB02E1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7E4CEF2" w14:textId="77777777" w:rsidR="00921A47" w:rsidRPr="006518C9" w:rsidRDefault="00921A47">
            <w:pPr>
              <w:rPr>
                <w:sz w:val="24"/>
                <w:szCs w:val="24"/>
                <w:lang w:val="en-US"/>
              </w:rPr>
            </w:pPr>
            <w:r w:rsidRPr="006518C9">
              <w:rPr>
                <w:lang w:val="en-US"/>
              </w:rPr>
              <w:t xml:space="preserve">The list of controlled vocabularies used in the file. </w:t>
            </w:r>
          </w:p>
        </w:tc>
      </w:tr>
      <w:tr w:rsidR="00921A47" w:rsidRPr="006518C9" w14:paraId="2FADC720" w14:textId="77777777" w:rsidTr="00921A47">
        <w:trPr>
          <w:tblCellSpacing w:w="15" w:type="dxa"/>
        </w:trPr>
        <w:tc>
          <w:tcPr>
            <w:tcW w:w="0" w:type="auto"/>
            <w:vAlign w:val="center"/>
            <w:hideMark/>
          </w:tcPr>
          <w:p w14:paraId="346D42E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EAD0BE2" w14:textId="77777777" w:rsidR="00921A47" w:rsidRPr="006518C9" w:rsidRDefault="00921A47">
            <w:pPr>
              <w:rPr>
                <w:sz w:val="24"/>
                <w:szCs w:val="24"/>
                <w:lang w:val="en-US"/>
              </w:rPr>
            </w:pPr>
            <w:r w:rsidRPr="006518C9">
              <w:rPr>
                <w:lang w:val="en-US"/>
              </w:rPr>
              <w:t xml:space="preserve">CVListType </w:t>
            </w:r>
          </w:p>
        </w:tc>
      </w:tr>
      <w:tr w:rsidR="00921A47" w:rsidRPr="006518C9" w14:paraId="5884C21B" w14:textId="77777777" w:rsidTr="00921A47">
        <w:trPr>
          <w:tblCellSpacing w:w="15" w:type="dxa"/>
        </w:trPr>
        <w:tc>
          <w:tcPr>
            <w:tcW w:w="0" w:type="auto"/>
            <w:vAlign w:val="center"/>
            <w:hideMark/>
          </w:tcPr>
          <w:p w14:paraId="38BCF14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381757B" w14:textId="77777777" w:rsidR="00921A47" w:rsidRPr="006518C9" w:rsidRDefault="00921A47">
            <w:pPr>
              <w:rPr>
                <w:sz w:val="24"/>
                <w:szCs w:val="24"/>
                <w:lang w:val="en-US"/>
              </w:rPr>
            </w:pPr>
            <w:r w:rsidRPr="006518C9">
              <w:rPr>
                <w:lang w:val="en-US"/>
              </w:rPr>
              <w:t>none</w:t>
            </w:r>
          </w:p>
        </w:tc>
      </w:tr>
      <w:tr w:rsidR="00921A47" w:rsidRPr="006518C9" w14:paraId="312531DD" w14:textId="77777777" w:rsidTr="00921A47">
        <w:trPr>
          <w:tblCellSpacing w:w="15" w:type="dxa"/>
        </w:trPr>
        <w:tc>
          <w:tcPr>
            <w:tcW w:w="0" w:type="auto"/>
            <w:vAlign w:val="center"/>
            <w:hideMark/>
          </w:tcPr>
          <w:p w14:paraId="7817582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4"/>
              <w:gridCol w:w="1135"/>
              <w:gridCol w:w="1180"/>
              <w:gridCol w:w="4509"/>
            </w:tblGrid>
            <w:tr w:rsidR="00921A47" w:rsidRPr="006518C9" w14:paraId="1CB7E7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9DC1E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4D74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4354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DE21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3F1E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36DEBF" w14:textId="77777777" w:rsidR="00921A47" w:rsidRPr="006518C9" w:rsidRDefault="00A6726E">
                  <w:pPr>
                    <w:rPr>
                      <w:sz w:val="24"/>
                      <w:szCs w:val="24"/>
                      <w:lang w:val="en-US"/>
                    </w:rPr>
                  </w:pPr>
                  <w:hyperlink w:anchor="cv" w:history="1">
                    <w:r w:rsidR="00921A47" w:rsidRPr="006518C9">
                      <w:rPr>
                        <w:rStyle w:val="Hyperlink"/>
                        <w:lang w:val="en-US"/>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0C398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7B85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8130A" w14:textId="77777777" w:rsidR="00921A47" w:rsidRPr="006518C9" w:rsidRDefault="00921A47">
                  <w:pPr>
                    <w:rPr>
                      <w:sz w:val="24"/>
                      <w:szCs w:val="24"/>
                      <w:lang w:val="en-US"/>
                    </w:rPr>
                  </w:pPr>
                  <w:r w:rsidRPr="006518C9">
                    <w:rPr>
                      <w:lang w:val="en-US"/>
                    </w:rPr>
                    <w:t>A source controlled vocabulary from which cvParams will be obtained.</w:t>
                  </w:r>
                </w:p>
              </w:tc>
            </w:tr>
          </w:tbl>
          <w:p w14:paraId="47916D91" w14:textId="77777777" w:rsidR="00921A47" w:rsidRPr="006518C9" w:rsidRDefault="00921A47">
            <w:pPr>
              <w:rPr>
                <w:sz w:val="24"/>
                <w:szCs w:val="24"/>
                <w:lang w:val="en-US"/>
              </w:rPr>
            </w:pPr>
          </w:p>
        </w:tc>
      </w:tr>
      <w:tr w:rsidR="00921A47" w:rsidRPr="006518C9" w14:paraId="512A179F" w14:textId="77777777" w:rsidTr="00921A47">
        <w:trPr>
          <w:tblCellSpacing w:w="15" w:type="dxa"/>
        </w:trPr>
        <w:tc>
          <w:tcPr>
            <w:tcW w:w="0" w:type="auto"/>
            <w:vAlign w:val="center"/>
            <w:hideMark/>
          </w:tcPr>
          <w:p w14:paraId="7AF6AB1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40FBB2C" w14:textId="77777777" w:rsidR="00921A47" w:rsidRPr="006518C9" w:rsidRDefault="00921A47">
            <w:pPr>
              <w:pStyle w:val="HTMLPreformatted"/>
            </w:pPr>
            <w:r w:rsidRPr="006518C9">
              <w:t xml:space="preserve">&lt;cvList&gt; </w:t>
            </w:r>
          </w:p>
          <w:p w14:paraId="4A8C6B03" w14:textId="77777777" w:rsidR="00921A47" w:rsidRPr="006518C9" w:rsidRDefault="00921A47">
            <w:pPr>
              <w:pStyle w:val="HTMLPreformatted"/>
            </w:pPr>
            <w:r w:rsidRPr="006518C9">
              <w:t xml:space="preserve">   &lt;cv id="PSI-MS" fullName="Proteomics Standards Initiative Mass Spectrometry Vocabularies" uri="https://raw.githubusercontent.com/HUPO-PSI/psi-ms-CV/master/psi-ms.obo" version="3.15.0"&gt;&lt;/cv&gt; </w:t>
            </w:r>
          </w:p>
          <w:p w14:paraId="07F23EBD" w14:textId="77777777" w:rsidR="00921A47" w:rsidRPr="006518C9" w:rsidRDefault="00921A47">
            <w:pPr>
              <w:pStyle w:val="HTMLPreformatted"/>
            </w:pPr>
            <w:r w:rsidRPr="006518C9">
              <w:t xml:space="preserve">   &lt;cv id="UNIMOD" fullName="UNIMOD" uri="http://www.unimod.org/obo/unimod.obo"&gt;&lt;/cv&gt; </w:t>
            </w:r>
          </w:p>
          <w:p w14:paraId="735D9AAB" w14:textId="77777777" w:rsidR="00921A47" w:rsidRPr="006518C9" w:rsidRDefault="00921A47">
            <w:pPr>
              <w:pStyle w:val="HTMLPreformatted"/>
            </w:pPr>
            <w:r w:rsidRPr="006518C9">
              <w:t xml:space="preserve">  &lt;cv id="UO"     fullName="UNIT-ONTOLOGY" uri="https://raw.githubusercontent.com/bio-ontology-research-group/unit-ontology/master/unit.obo"&gt;&lt;/cv&gt;</w:t>
            </w:r>
          </w:p>
          <w:p w14:paraId="6903934C" w14:textId="77777777" w:rsidR="00921A47" w:rsidRPr="006518C9" w:rsidRDefault="00921A47">
            <w:pPr>
              <w:pStyle w:val="HTMLPreformatted"/>
            </w:pPr>
            <w:r w:rsidRPr="006518C9">
              <w:t xml:space="preserve">  &lt;cv id="XLMOD" fullName="PSI cross-link modifications" uri="https://raw.githubusercontent.com/HUPO-PSI/mzIdentML/master/cv/XLMOD-1.0.0.obo"&gt;&lt;/cv&gt; </w:t>
            </w:r>
          </w:p>
          <w:p w14:paraId="4936AA25" w14:textId="77777777" w:rsidR="00921A47" w:rsidRPr="006518C9" w:rsidRDefault="00921A47">
            <w:pPr>
              <w:pStyle w:val="HTMLPreformatted"/>
            </w:pPr>
            <w:r w:rsidRPr="006518C9">
              <w:t>&lt;/cvList&gt;</w:t>
            </w:r>
          </w:p>
        </w:tc>
      </w:tr>
    </w:tbl>
    <w:p w14:paraId="56D901DB" w14:textId="77777777" w:rsidR="00921A47" w:rsidRPr="006518C9" w:rsidRDefault="00921A47" w:rsidP="00921A47">
      <w:pPr>
        <w:rPr>
          <w:lang w:val="en-US"/>
        </w:rPr>
      </w:pPr>
    </w:p>
    <w:p w14:paraId="5E291941" w14:textId="77777777" w:rsidR="00921A47" w:rsidRPr="006518C9" w:rsidRDefault="00921A47" w:rsidP="00921A47">
      <w:pPr>
        <w:pStyle w:val="Heading2"/>
      </w:pPr>
      <w:bookmarkStart w:id="172" w:name="_Toc457214073"/>
      <w:r w:rsidRPr="006518C9">
        <w:t>Element &lt;</w:t>
      </w:r>
      <w:bookmarkStart w:id="173" w:name="cvParam"/>
      <w:r w:rsidRPr="006518C9">
        <w:t>cvParam</w:t>
      </w:r>
      <w:bookmarkEnd w:id="173"/>
      <w:r w:rsidRPr="006518C9">
        <w:t>&gt;</w:t>
      </w:r>
      <w:bookmarkEnd w:id="17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55AE9337" w14:textId="77777777" w:rsidTr="00921A47">
        <w:trPr>
          <w:tblCellSpacing w:w="15" w:type="dxa"/>
        </w:trPr>
        <w:tc>
          <w:tcPr>
            <w:tcW w:w="0" w:type="auto"/>
            <w:vAlign w:val="center"/>
            <w:hideMark/>
          </w:tcPr>
          <w:p w14:paraId="69BAC5A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D3C845C" w14:textId="77777777" w:rsidR="00921A47" w:rsidRPr="006518C9" w:rsidRDefault="00921A47">
            <w:pPr>
              <w:rPr>
                <w:sz w:val="24"/>
                <w:szCs w:val="24"/>
                <w:lang w:val="en-US"/>
              </w:rPr>
            </w:pPr>
            <w:r w:rsidRPr="006518C9">
              <w:rPr>
                <w:lang w:val="en-US"/>
              </w:rPr>
              <w:t xml:space="preserve">A single entry from an ontology or a controlled vocabulary. </w:t>
            </w:r>
          </w:p>
        </w:tc>
      </w:tr>
      <w:tr w:rsidR="00921A47" w:rsidRPr="006518C9" w14:paraId="06E29CF7" w14:textId="77777777" w:rsidTr="00921A47">
        <w:trPr>
          <w:tblCellSpacing w:w="15" w:type="dxa"/>
        </w:trPr>
        <w:tc>
          <w:tcPr>
            <w:tcW w:w="0" w:type="auto"/>
            <w:vAlign w:val="center"/>
            <w:hideMark/>
          </w:tcPr>
          <w:p w14:paraId="25527DF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8B87162" w14:textId="77777777" w:rsidR="00921A47" w:rsidRPr="006518C9" w:rsidRDefault="00921A47">
            <w:pPr>
              <w:rPr>
                <w:sz w:val="24"/>
                <w:szCs w:val="24"/>
                <w:lang w:val="en-US"/>
              </w:rPr>
            </w:pPr>
            <w:r w:rsidRPr="006518C9">
              <w:rPr>
                <w:lang w:val="en-US"/>
              </w:rPr>
              <w:t xml:space="preserve">CVParamType </w:t>
            </w:r>
          </w:p>
        </w:tc>
      </w:tr>
      <w:tr w:rsidR="00921A47" w:rsidRPr="006518C9" w14:paraId="0DEB5427" w14:textId="77777777" w:rsidTr="00921A47">
        <w:trPr>
          <w:tblCellSpacing w:w="15" w:type="dxa"/>
        </w:trPr>
        <w:tc>
          <w:tcPr>
            <w:tcW w:w="0" w:type="auto"/>
            <w:vAlign w:val="center"/>
            <w:hideMark/>
          </w:tcPr>
          <w:p w14:paraId="3EAC5379"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6938409B"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0B151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4B57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1C92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02DD45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0EBF43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37831"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6A94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8A21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C0041E0" w14:textId="77777777" w:rsidR="00921A47" w:rsidRPr="006518C9" w:rsidRDefault="00921A47">
                  <w:pPr>
                    <w:rPr>
                      <w:sz w:val="24"/>
                      <w:szCs w:val="24"/>
                      <w:lang w:val="en-US"/>
                    </w:rPr>
                  </w:pPr>
                  <w:r w:rsidRPr="006518C9">
                    <w:rPr>
                      <w:lang w:val="en-US"/>
                    </w:rPr>
                    <w:t xml:space="preserve">The accession or ID number of this CV term in the source CV. </w:t>
                  </w:r>
                </w:p>
              </w:tc>
            </w:tr>
            <w:tr w:rsidR="00921A47" w:rsidRPr="006518C9" w14:paraId="31134F0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0485B0" w14:textId="77777777" w:rsidR="00921A47" w:rsidRPr="006518C9" w:rsidRDefault="00921A47">
                  <w:pPr>
                    <w:rPr>
                      <w:sz w:val="24"/>
                      <w:szCs w:val="24"/>
                      <w:lang w:val="en-US"/>
                    </w:rPr>
                  </w:pPr>
                  <w:r w:rsidRPr="006518C9">
                    <w:rPr>
                      <w:lang w:val="en-US"/>
                    </w:rPr>
                    <w: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389666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A34C0"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3369C35" w14:textId="77777777" w:rsidR="00921A47" w:rsidRPr="006518C9" w:rsidRDefault="00921A47">
                  <w:pPr>
                    <w:rPr>
                      <w:sz w:val="24"/>
                      <w:szCs w:val="24"/>
                      <w:lang w:val="en-US"/>
                    </w:rPr>
                  </w:pPr>
                  <w:r w:rsidRPr="006518C9">
                    <w:rPr>
                      <w:lang w:val="en-US"/>
                    </w:rPr>
                    <w:t xml:space="preserve">A reference to the cv element from which this term originates. </w:t>
                  </w:r>
                </w:p>
              </w:tc>
            </w:tr>
            <w:tr w:rsidR="00921A47" w:rsidRPr="006518C9" w14:paraId="5471034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ACA9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A7B3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5B29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B011AE1" w14:textId="77777777" w:rsidR="00921A47" w:rsidRPr="006518C9" w:rsidRDefault="00921A47">
                  <w:pPr>
                    <w:rPr>
                      <w:sz w:val="24"/>
                      <w:szCs w:val="24"/>
                      <w:lang w:val="en-US"/>
                    </w:rPr>
                  </w:pPr>
                  <w:r w:rsidRPr="006518C9">
                    <w:rPr>
                      <w:lang w:val="en-US"/>
                    </w:rPr>
                    <w:t>The name of the parameter.</w:t>
                  </w:r>
                </w:p>
              </w:tc>
            </w:tr>
            <w:tr w:rsidR="00921A47" w:rsidRPr="006518C9" w14:paraId="699BE96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9796F5" w14:textId="77777777" w:rsidR="00921A47" w:rsidRPr="006518C9" w:rsidRDefault="00921A47">
                  <w:pPr>
                    <w:rPr>
                      <w:sz w:val="24"/>
                      <w:szCs w:val="24"/>
                      <w:lang w:val="en-US"/>
                    </w:rPr>
                  </w:pPr>
                  <w:r w:rsidRPr="006518C9">
                    <w:rPr>
                      <w:lang w:val="en-US"/>
                    </w:rP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6F88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8ACAF"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B05690E"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1478BA6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55A115" w14:textId="77777777" w:rsidR="00921A47" w:rsidRPr="006518C9" w:rsidRDefault="00921A47">
                  <w:pPr>
                    <w:rPr>
                      <w:sz w:val="24"/>
                      <w:szCs w:val="24"/>
                      <w:lang w:val="en-US"/>
                    </w:rPr>
                  </w:pPr>
                  <w:r w:rsidRPr="006518C9">
                    <w:rPr>
                      <w:lang w:val="en-US"/>
                    </w:rP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170D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34D50"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E59C21D" w14:textId="77777777" w:rsidR="00921A47" w:rsidRPr="006518C9" w:rsidRDefault="00921A47">
                  <w:pPr>
                    <w:rPr>
                      <w:sz w:val="24"/>
                      <w:szCs w:val="24"/>
                      <w:lang w:val="en-US"/>
                    </w:rPr>
                  </w:pPr>
                  <w:r w:rsidRPr="006518C9">
                    <w:rPr>
                      <w:lang w:val="en-US"/>
                    </w:rPr>
                    <w:t xml:space="preserve">If a unit term is referenced, this attribute MUST refer to the CV 'id' attribute defined in the cvList in this file. </w:t>
                  </w:r>
                </w:p>
              </w:tc>
            </w:tr>
            <w:tr w:rsidR="00921A47" w:rsidRPr="006518C9" w14:paraId="5B9CE98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93385C" w14:textId="77777777" w:rsidR="00921A47" w:rsidRPr="006518C9" w:rsidRDefault="00921A47">
                  <w:pPr>
                    <w:rPr>
                      <w:sz w:val="24"/>
                      <w:szCs w:val="24"/>
                      <w:lang w:val="en-US"/>
                    </w:rPr>
                  </w:pPr>
                  <w:r w:rsidRPr="006518C9">
                    <w:rPr>
                      <w:lang w:val="en-US"/>
                    </w:rP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61DC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22F64"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7B0FB12" w14:textId="77777777" w:rsidR="00921A47" w:rsidRPr="006518C9" w:rsidRDefault="00921A47">
                  <w:pPr>
                    <w:rPr>
                      <w:sz w:val="24"/>
                      <w:szCs w:val="24"/>
                      <w:lang w:val="en-US"/>
                    </w:rPr>
                  </w:pPr>
                  <w:r w:rsidRPr="006518C9">
                    <w:rPr>
                      <w:lang w:val="en-US"/>
                    </w:rPr>
                    <w:t>The name of the unit.</w:t>
                  </w:r>
                </w:p>
              </w:tc>
            </w:tr>
            <w:tr w:rsidR="00921A47" w:rsidRPr="006518C9" w14:paraId="00B07F8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B7FA52"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AF58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B1349"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59FDB65" w14:textId="77777777" w:rsidR="00921A47" w:rsidRPr="006518C9" w:rsidRDefault="00921A47">
                  <w:pPr>
                    <w:rPr>
                      <w:sz w:val="24"/>
                      <w:szCs w:val="24"/>
                      <w:lang w:val="en-US"/>
                    </w:rPr>
                  </w:pPr>
                  <w:r w:rsidRPr="006518C9">
                    <w:rPr>
                      <w:lang w:val="en-US"/>
                    </w:rPr>
                    <w:t>The user-entered value of the parameter.</w:t>
                  </w:r>
                </w:p>
              </w:tc>
            </w:tr>
          </w:tbl>
          <w:p w14:paraId="0E19C6C6" w14:textId="77777777" w:rsidR="00921A47" w:rsidRPr="006518C9" w:rsidRDefault="00921A47">
            <w:pPr>
              <w:rPr>
                <w:sz w:val="24"/>
                <w:szCs w:val="24"/>
                <w:lang w:val="en-US"/>
              </w:rPr>
            </w:pPr>
          </w:p>
        </w:tc>
      </w:tr>
      <w:tr w:rsidR="00921A47" w:rsidRPr="006518C9" w14:paraId="6503AF18" w14:textId="77777777" w:rsidTr="00921A47">
        <w:trPr>
          <w:tblCellSpacing w:w="15" w:type="dxa"/>
        </w:trPr>
        <w:tc>
          <w:tcPr>
            <w:tcW w:w="0" w:type="auto"/>
            <w:vAlign w:val="center"/>
            <w:hideMark/>
          </w:tcPr>
          <w:p w14:paraId="1808205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ACC91D8" w14:textId="77777777" w:rsidR="00921A47" w:rsidRPr="006518C9" w:rsidRDefault="00921A47">
            <w:pPr>
              <w:rPr>
                <w:sz w:val="24"/>
                <w:szCs w:val="24"/>
                <w:lang w:val="en-US"/>
              </w:rPr>
            </w:pPr>
            <w:r w:rsidRPr="006518C9">
              <w:rPr>
                <w:lang w:val="en-US"/>
              </w:rPr>
              <w:t>none</w:t>
            </w:r>
          </w:p>
        </w:tc>
      </w:tr>
      <w:tr w:rsidR="00921A47" w:rsidRPr="006518C9" w14:paraId="4DB63461" w14:textId="77777777" w:rsidTr="00921A47">
        <w:trPr>
          <w:tblCellSpacing w:w="15" w:type="dxa"/>
        </w:trPr>
        <w:tc>
          <w:tcPr>
            <w:tcW w:w="0" w:type="auto"/>
            <w:vAlign w:val="center"/>
            <w:hideMark/>
          </w:tcPr>
          <w:p w14:paraId="596126F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1FA70A" w14:textId="77777777" w:rsidR="008F498D" w:rsidRPr="006518C9" w:rsidRDefault="00921A47">
            <w:pPr>
              <w:pStyle w:val="HTMLPreformatted"/>
            </w:pPr>
            <w:r w:rsidRPr="006518C9">
              <w:t>&lt;cvParam cvRef="PSI-MS" accession="MS:1002520" name="peptide group ID" value="CCPQCCSSGCSQNLCGPLCVTTPYYCTR_##Carbamidomethyl(C):1##Carbamid</w:t>
            </w:r>
            <w:r w:rsidR="008F498D" w:rsidRPr="006518C9">
              <w:t>omethyl(C):2##Carbamidomethyl(C</w:t>
            </w:r>
          </w:p>
          <w:p w14:paraId="7C583360" w14:textId="77777777" w:rsidR="008F498D" w:rsidRPr="006518C9" w:rsidRDefault="00921A47">
            <w:pPr>
              <w:pStyle w:val="HTMLPreformatted"/>
            </w:pPr>
            <w:r w:rsidRPr="006518C9">
              <w:t>:5##Carbamidomethyl(C):6##Carbamidomethyl(C):10##Carbamido</w:t>
            </w:r>
            <w:r w:rsidR="008F498D" w:rsidRPr="006518C9">
              <w:t>methyl(C):15##Carbamidomethyl(C</w:t>
            </w:r>
          </w:p>
          <w:p w14:paraId="5EB7D6BF" w14:textId="77777777" w:rsidR="00921A47" w:rsidRPr="006518C9" w:rsidRDefault="00921A47">
            <w:pPr>
              <w:pStyle w:val="HTMLPreformatted"/>
            </w:pPr>
            <w:r w:rsidRPr="006518C9">
              <w:t>:19##Carbamidomethyl(C):26"&gt;&lt;/cvParam&gt;</w:t>
            </w:r>
          </w:p>
        </w:tc>
      </w:tr>
    </w:tbl>
    <w:p w14:paraId="620442A8" w14:textId="77777777" w:rsidR="00921A47" w:rsidRPr="006518C9" w:rsidRDefault="00921A47" w:rsidP="00921A47">
      <w:pPr>
        <w:rPr>
          <w:lang w:val="en-US"/>
        </w:rPr>
      </w:pPr>
    </w:p>
    <w:p w14:paraId="587E0391" w14:textId="77777777" w:rsidR="00921A47" w:rsidRPr="006518C9" w:rsidRDefault="00921A47" w:rsidP="00921A47">
      <w:pPr>
        <w:pStyle w:val="Heading2"/>
      </w:pPr>
      <w:bookmarkStart w:id="174" w:name="_Toc457214074"/>
      <w:r w:rsidRPr="006518C9">
        <w:t>Element &lt;</w:t>
      </w:r>
      <w:bookmarkStart w:id="175" w:name="DatabaseFilters"/>
      <w:r w:rsidRPr="006518C9">
        <w:t>DatabaseFilters</w:t>
      </w:r>
      <w:bookmarkEnd w:id="175"/>
      <w:r w:rsidRPr="006518C9">
        <w:t>&gt;</w:t>
      </w:r>
      <w:bookmarkEnd w:id="17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921A47" w:rsidRPr="006518C9" w14:paraId="23D9BF55" w14:textId="77777777" w:rsidTr="00921A47">
        <w:trPr>
          <w:tblCellSpacing w:w="15" w:type="dxa"/>
        </w:trPr>
        <w:tc>
          <w:tcPr>
            <w:tcW w:w="0" w:type="auto"/>
            <w:vAlign w:val="center"/>
            <w:hideMark/>
          </w:tcPr>
          <w:p w14:paraId="755BB80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AAFC307"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2AE8A3DD" w14:textId="77777777" w:rsidTr="00921A47">
        <w:trPr>
          <w:tblCellSpacing w:w="15" w:type="dxa"/>
        </w:trPr>
        <w:tc>
          <w:tcPr>
            <w:tcW w:w="0" w:type="auto"/>
            <w:vAlign w:val="center"/>
            <w:hideMark/>
          </w:tcPr>
          <w:p w14:paraId="738DE6E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5E059FA" w14:textId="77777777" w:rsidR="00921A47" w:rsidRPr="006518C9" w:rsidRDefault="00921A47">
            <w:pPr>
              <w:rPr>
                <w:sz w:val="24"/>
                <w:szCs w:val="24"/>
                <w:lang w:val="en-US"/>
              </w:rPr>
            </w:pPr>
            <w:r w:rsidRPr="006518C9">
              <w:rPr>
                <w:lang w:val="en-US"/>
              </w:rPr>
              <w:t xml:space="preserve">DatabaseFiltersType </w:t>
            </w:r>
          </w:p>
        </w:tc>
      </w:tr>
      <w:tr w:rsidR="00921A47" w:rsidRPr="006518C9" w14:paraId="1547FB0A" w14:textId="77777777" w:rsidTr="00921A47">
        <w:trPr>
          <w:tblCellSpacing w:w="15" w:type="dxa"/>
        </w:trPr>
        <w:tc>
          <w:tcPr>
            <w:tcW w:w="0" w:type="auto"/>
            <w:vAlign w:val="center"/>
            <w:hideMark/>
          </w:tcPr>
          <w:p w14:paraId="39E3192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8497630" w14:textId="77777777" w:rsidR="00921A47" w:rsidRPr="006518C9" w:rsidRDefault="00921A47">
            <w:pPr>
              <w:rPr>
                <w:sz w:val="24"/>
                <w:szCs w:val="24"/>
                <w:lang w:val="en-US"/>
              </w:rPr>
            </w:pPr>
            <w:r w:rsidRPr="006518C9">
              <w:rPr>
                <w:lang w:val="en-US"/>
              </w:rPr>
              <w:t>none</w:t>
            </w:r>
          </w:p>
        </w:tc>
      </w:tr>
      <w:tr w:rsidR="00921A47" w:rsidRPr="006518C9" w14:paraId="66133078" w14:textId="77777777" w:rsidTr="00921A47">
        <w:trPr>
          <w:tblCellSpacing w:w="15" w:type="dxa"/>
        </w:trPr>
        <w:tc>
          <w:tcPr>
            <w:tcW w:w="0" w:type="auto"/>
            <w:vAlign w:val="center"/>
            <w:hideMark/>
          </w:tcPr>
          <w:p w14:paraId="05765BD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921A47" w:rsidRPr="006518C9" w14:paraId="657B64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AD28B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F820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CB51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D008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5A96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65028" w14:textId="77777777" w:rsidR="00921A47" w:rsidRPr="006518C9" w:rsidRDefault="00A6726E">
                  <w:pPr>
                    <w:rPr>
                      <w:sz w:val="24"/>
                      <w:szCs w:val="24"/>
                      <w:lang w:val="en-US"/>
                    </w:rPr>
                  </w:pPr>
                  <w:hyperlink w:anchor="Filter" w:history="1">
                    <w:r w:rsidR="00921A47" w:rsidRPr="006518C9">
                      <w:rPr>
                        <w:rStyle w:val="Hyperlink"/>
                        <w:lang w:val="en-US"/>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CDDFE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384C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A64D1"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is assumed that inclusion is </w:t>
                  </w:r>
                  <w:r w:rsidRPr="006518C9">
                    <w:rPr>
                      <w:lang w:val="en-US"/>
                    </w:rPr>
                    <w:lastRenderedPageBreak/>
                    <w:t xml:space="preserve">performed first. </w:t>
                  </w:r>
                </w:p>
              </w:tc>
            </w:tr>
          </w:tbl>
          <w:p w14:paraId="244E2CA3" w14:textId="77777777" w:rsidR="00921A47" w:rsidRPr="006518C9" w:rsidRDefault="00921A47">
            <w:pPr>
              <w:rPr>
                <w:sz w:val="24"/>
                <w:szCs w:val="24"/>
                <w:lang w:val="en-US"/>
              </w:rPr>
            </w:pPr>
          </w:p>
        </w:tc>
      </w:tr>
      <w:tr w:rsidR="00921A47" w:rsidRPr="006518C9" w14:paraId="3855D44A" w14:textId="77777777" w:rsidTr="00921A47">
        <w:trPr>
          <w:tblCellSpacing w:w="15" w:type="dxa"/>
        </w:trPr>
        <w:tc>
          <w:tcPr>
            <w:tcW w:w="0" w:type="auto"/>
            <w:vAlign w:val="center"/>
            <w:hideMark/>
          </w:tcPr>
          <w:p w14:paraId="093761D6"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2CB0F3FC" w14:textId="77777777" w:rsidR="00921A47" w:rsidRPr="006518C9" w:rsidRDefault="00921A47">
            <w:pPr>
              <w:pStyle w:val="HTMLPreformatted"/>
            </w:pPr>
            <w:r w:rsidRPr="006518C9">
              <w:t>&lt;DatabaseFilters&gt;</w:t>
            </w:r>
          </w:p>
          <w:p w14:paraId="1B8CC897" w14:textId="77777777" w:rsidR="00921A47" w:rsidRPr="006518C9" w:rsidRDefault="00921A47">
            <w:pPr>
              <w:pStyle w:val="HTMLPreformatted"/>
            </w:pPr>
            <w:r w:rsidRPr="006518C9">
              <w:t xml:space="preserve">    &lt;Filter&gt;</w:t>
            </w:r>
          </w:p>
          <w:p w14:paraId="02F80B9F" w14:textId="77777777" w:rsidR="00921A47" w:rsidRPr="006518C9" w:rsidRDefault="00921A47">
            <w:pPr>
              <w:pStyle w:val="HTMLPreformatted"/>
            </w:pPr>
            <w:r w:rsidRPr="006518C9">
              <w:t xml:space="preserve">        &lt;FilterType&gt;</w:t>
            </w:r>
          </w:p>
          <w:p w14:paraId="00E2802C" w14:textId="77777777" w:rsidR="00921A47" w:rsidRPr="006518C9" w:rsidRDefault="00921A47">
            <w:pPr>
              <w:pStyle w:val="HTMLPreformatted"/>
            </w:pPr>
            <w:r w:rsidRPr="006518C9">
              <w:t xml:space="preserve">            &lt;cvParam accession="MS:1001020" cvRef="PSI-MS" name="DB filter taxonomy"/&gt;</w:t>
            </w:r>
          </w:p>
          <w:p w14:paraId="0C5BCE50" w14:textId="77777777" w:rsidR="00921A47" w:rsidRPr="006518C9" w:rsidRDefault="00921A47">
            <w:pPr>
              <w:pStyle w:val="HTMLPreformatted"/>
            </w:pPr>
            <w:r w:rsidRPr="006518C9">
              <w:t xml:space="preserve">        &lt;/FilterType&gt;</w:t>
            </w:r>
          </w:p>
          <w:p w14:paraId="3906919F" w14:textId="77777777" w:rsidR="00921A47" w:rsidRPr="006518C9" w:rsidRDefault="00921A47">
            <w:pPr>
              <w:pStyle w:val="HTMLPreformatted"/>
            </w:pPr>
            <w:r w:rsidRPr="006518C9">
              <w:t xml:space="preserve">    &lt;/Filter&gt;</w:t>
            </w:r>
          </w:p>
          <w:p w14:paraId="4C0D612D" w14:textId="77777777" w:rsidR="00921A47" w:rsidRPr="006518C9" w:rsidRDefault="00921A47">
            <w:pPr>
              <w:pStyle w:val="HTMLPreformatted"/>
            </w:pPr>
            <w:r w:rsidRPr="006518C9">
              <w:t>&lt;/DatabaseFilters&gt;</w:t>
            </w:r>
          </w:p>
        </w:tc>
      </w:tr>
    </w:tbl>
    <w:p w14:paraId="4FBDE5A9" w14:textId="77777777" w:rsidR="00921A47" w:rsidRPr="006518C9" w:rsidRDefault="00921A47" w:rsidP="00921A47">
      <w:pPr>
        <w:rPr>
          <w:lang w:val="en-US"/>
        </w:rPr>
      </w:pPr>
    </w:p>
    <w:p w14:paraId="432068E0" w14:textId="77777777" w:rsidR="00921A47" w:rsidRPr="006518C9" w:rsidRDefault="00921A47" w:rsidP="00921A47">
      <w:pPr>
        <w:pStyle w:val="Heading2"/>
      </w:pPr>
      <w:bookmarkStart w:id="176" w:name="_Toc457214075"/>
      <w:r w:rsidRPr="006518C9">
        <w:t>Element &lt;</w:t>
      </w:r>
      <w:bookmarkStart w:id="177" w:name="DatabaseName"/>
      <w:r w:rsidRPr="006518C9">
        <w:t>DatabaseName</w:t>
      </w:r>
      <w:bookmarkEnd w:id="177"/>
      <w:r w:rsidRPr="006518C9">
        <w:t>&gt;</w:t>
      </w:r>
      <w:bookmarkEnd w:id="1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8394"/>
      </w:tblGrid>
      <w:tr w:rsidR="00921A47" w:rsidRPr="006518C9" w14:paraId="3F366F91" w14:textId="77777777" w:rsidTr="00921A47">
        <w:trPr>
          <w:tblCellSpacing w:w="15" w:type="dxa"/>
        </w:trPr>
        <w:tc>
          <w:tcPr>
            <w:tcW w:w="0" w:type="auto"/>
            <w:vAlign w:val="center"/>
            <w:hideMark/>
          </w:tcPr>
          <w:p w14:paraId="4D64231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A39276" w14:textId="77777777" w:rsidR="00921A47" w:rsidRPr="006518C9" w:rsidRDefault="00921A47">
            <w:pPr>
              <w:rPr>
                <w:sz w:val="24"/>
                <w:szCs w:val="24"/>
                <w:lang w:val="en-US"/>
              </w:rPr>
            </w:pPr>
            <w:r w:rsidRPr="006518C9">
              <w:rPr>
                <w:lang w:val="en-US"/>
              </w:rPr>
              <w:t xml:space="preserve">The database name may be given as a cvParam if it maps exactly to one of the release databases listed in the CV, otherwise a userParam should be used. </w:t>
            </w:r>
          </w:p>
        </w:tc>
      </w:tr>
      <w:tr w:rsidR="00921A47" w:rsidRPr="006518C9" w14:paraId="113B920B" w14:textId="77777777" w:rsidTr="00921A47">
        <w:trPr>
          <w:tblCellSpacing w:w="15" w:type="dxa"/>
        </w:trPr>
        <w:tc>
          <w:tcPr>
            <w:tcW w:w="0" w:type="auto"/>
            <w:vAlign w:val="center"/>
            <w:hideMark/>
          </w:tcPr>
          <w:p w14:paraId="2662D81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9085F44" w14:textId="77777777" w:rsidR="00921A47" w:rsidRPr="006518C9" w:rsidRDefault="00921A47">
            <w:pPr>
              <w:rPr>
                <w:sz w:val="24"/>
                <w:szCs w:val="24"/>
                <w:lang w:val="en-US"/>
              </w:rPr>
            </w:pPr>
            <w:r w:rsidRPr="006518C9">
              <w:rPr>
                <w:lang w:val="en-US"/>
              </w:rPr>
              <w:t xml:space="preserve">ParamType </w:t>
            </w:r>
          </w:p>
        </w:tc>
      </w:tr>
      <w:tr w:rsidR="00921A47" w:rsidRPr="006518C9" w14:paraId="265F637C" w14:textId="77777777" w:rsidTr="00921A47">
        <w:trPr>
          <w:tblCellSpacing w:w="15" w:type="dxa"/>
        </w:trPr>
        <w:tc>
          <w:tcPr>
            <w:tcW w:w="0" w:type="auto"/>
            <w:vAlign w:val="center"/>
            <w:hideMark/>
          </w:tcPr>
          <w:p w14:paraId="355E576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F4C1F72" w14:textId="77777777" w:rsidR="00921A47" w:rsidRPr="006518C9" w:rsidRDefault="00921A47">
            <w:pPr>
              <w:rPr>
                <w:sz w:val="24"/>
                <w:szCs w:val="24"/>
                <w:lang w:val="en-US"/>
              </w:rPr>
            </w:pPr>
            <w:r w:rsidRPr="006518C9">
              <w:rPr>
                <w:lang w:val="en-US"/>
              </w:rPr>
              <w:t>none</w:t>
            </w:r>
          </w:p>
        </w:tc>
      </w:tr>
      <w:tr w:rsidR="00921A47" w:rsidRPr="006518C9" w14:paraId="226B7680" w14:textId="77777777" w:rsidTr="00921A47">
        <w:trPr>
          <w:tblCellSpacing w:w="15" w:type="dxa"/>
        </w:trPr>
        <w:tc>
          <w:tcPr>
            <w:tcW w:w="0" w:type="auto"/>
            <w:vAlign w:val="center"/>
            <w:hideMark/>
          </w:tcPr>
          <w:p w14:paraId="3478445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8"/>
              <w:gridCol w:w="1135"/>
              <w:gridCol w:w="1180"/>
              <w:gridCol w:w="4290"/>
            </w:tblGrid>
            <w:tr w:rsidR="00921A47" w:rsidRPr="006518C9" w14:paraId="0BF9E6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E1C11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8D41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D363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04ECB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4A7CB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FC2638"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052F87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33AC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2078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A7401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2AE806"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14041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F003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8077C" w14:textId="77777777" w:rsidR="00921A47" w:rsidRPr="006518C9" w:rsidRDefault="00921A47">
                  <w:pPr>
                    <w:rPr>
                      <w:sz w:val="24"/>
                      <w:szCs w:val="24"/>
                      <w:lang w:val="en-US"/>
                    </w:rPr>
                  </w:pPr>
                  <w:r w:rsidRPr="006518C9">
                    <w:rPr>
                      <w:lang w:val="en-US"/>
                    </w:rPr>
                    <w:t>A single user-defined parameter.</w:t>
                  </w:r>
                </w:p>
              </w:tc>
            </w:tr>
          </w:tbl>
          <w:p w14:paraId="2F5D1E98" w14:textId="77777777" w:rsidR="00921A47" w:rsidRPr="006518C9" w:rsidRDefault="00921A47">
            <w:pPr>
              <w:rPr>
                <w:sz w:val="24"/>
                <w:szCs w:val="24"/>
                <w:lang w:val="en-US"/>
              </w:rPr>
            </w:pPr>
          </w:p>
        </w:tc>
      </w:tr>
      <w:tr w:rsidR="00921A47" w:rsidRPr="006518C9" w14:paraId="4D013F91" w14:textId="77777777" w:rsidTr="00921A47">
        <w:trPr>
          <w:tblCellSpacing w:w="15" w:type="dxa"/>
        </w:trPr>
        <w:tc>
          <w:tcPr>
            <w:tcW w:w="0" w:type="auto"/>
            <w:vAlign w:val="center"/>
            <w:hideMark/>
          </w:tcPr>
          <w:p w14:paraId="0FADD8B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B5F40D1" w14:textId="77777777" w:rsidR="00921A47" w:rsidRPr="006518C9" w:rsidRDefault="00921A47">
            <w:pPr>
              <w:pStyle w:val="HTMLPreformatted"/>
            </w:pPr>
            <w:r w:rsidRPr="006518C9">
              <w:t xml:space="preserve">        &lt;DatabaseName&gt;</w:t>
            </w:r>
          </w:p>
          <w:p w14:paraId="30465A15" w14:textId="77777777" w:rsidR="00921A47" w:rsidRPr="006518C9" w:rsidRDefault="00921A47">
            <w:pPr>
              <w:pStyle w:val="HTMLPreformatted"/>
            </w:pPr>
            <w:r w:rsidRPr="006518C9">
              <w:t xml:space="preserve">          &lt;userParam name="uniprot-human-reviewed-trypsin-april-2016_concatenated_target_decoy.fasta"/&gt;</w:t>
            </w:r>
          </w:p>
          <w:p w14:paraId="15FAAE66" w14:textId="77777777" w:rsidR="00921A47" w:rsidRPr="006518C9" w:rsidRDefault="00921A47">
            <w:pPr>
              <w:pStyle w:val="HTMLPreformatted"/>
            </w:pPr>
            <w:r w:rsidRPr="006518C9">
              <w:t xml:space="preserve">        &lt;/DatabaseName&gt;</w:t>
            </w:r>
          </w:p>
        </w:tc>
      </w:tr>
      <w:tr w:rsidR="00921A47" w:rsidRPr="006518C9" w14:paraId="3171E50F" w14:textId="77777777" w:rsidTr="00921A47">
        <w:trPr>
          <w:tblCellSpacing w:w="15" w:type="dxa"/>
        </w:trPr>
        <w:tc>
          <w:tcPr>
            <w:tcW w:w="0" w:type="auto"/>
            <w:vAlign w:val="center"/>
            <w:hideMark/>
          </w:tcPr>
          <w:p w14:paraId="43F0869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D679AA1" w14:textId="77777777" w:rsidR="00921A47" w:rsidRPr="006518C9" w:rsidRDefault="00921A47">
            <w:pPr>
              <w:pStyle w:val="HTMLPreformatted"/>
            </w:pPr>
            <w:r w:rsidRPr="006518C9">
              <w:t>Path /MzIdentML/DataCollection/Inputs/SearchDatabase/DatabaseName</w:t>
            </w:r>
          </w:p>
          <w:p w14:paraId="0AA3FB8B" w14:textId="77777777" w:rsidR="00921A47" w:rsidRPr="006518C9" w:rsidRDefault="00921A47">
            <w:pPr>
              <w:pStyle w:val="HTMLPreformatted"/>
            </w:pPr>
            <w:r w:rsidRPr="006518C9">
              <w:t xml:space="preserve">MAY supply a *child* term of </w:t>
            </w:r>
            <w:hyperlink r:id="rId68" w:tgtFrame="new" w:history="1">
              <w:r w:rsidRPr="006518C9">
                <w:rPr>
                  <w:rStyle w:val="Hyperlink"/>
                </w:rPr>
                <w:t>MS:1001013</w:t>
              </w:r>
            </w:hyperlink>
            <w:r w:rsidRPr="006518C9">
              <w:t xml:space="preserve"> (</w:t>
            </w:r>
            <w:r w:rsidRPr="006518C9">
              <w:rPr>
                <w:rStyle w:val="popup"/>
              </w:rPr>
              <w:t>database name</w:t>
            </w:r>
            <w:r w:rsidRPr="006518C9">
              <w:t>) one or more times</w:t>
            </w:r>
          </w:p>
          <w:p w14:paraId="4FF5AA15" w14:textId="77777777" w:rsidR="00921A47" w:rsidRPr="006518C9" w:rsidRDefault="00921A47">
            <w:pPr>
              <w:pStyle w:val="HTMLPreformatted"/>
            </w:pPr>
            <w:r w:rsidRPr="006518C9">
              <w:t xml:space="preserve">  e.g.: </w:t>
            </w:r>
            <w:hyperlink r:id="rId69" w:tgtFrame="new" w:history="1">
              <w:r w:rsidRPr="006518C9">
                <w:rPr>
                  <w:rStyle w:val="Hyperlink"/>
                </w:rPr>
                <w:t>MS:1001084</w:t>
              </w:r>
            </w:hyperlink>
            <w:r w:rsidRPr="006518C9">
              <w:t xml:space="preserve"> (</w:t>
            </w:r>
            <w:r w:rsidRPr="006518C9">
              <w:rPr>
                <w:rStyle w:val="popup"/>
              </w:rPr>
              <w:t>database nr</w:t>
            </w:r>
            <w:r w:rsidRPr="006518C9">
              <w:t xml:space="preserve">) </w:t>
            </w:r>
          </w:p>
          <w:p w14:paraId="1E8AD660" w14:textId="77777777" w:rsidR="00921A47" w:rsidRPr="006518C9" w:rsidRDefault="00921A47">
            <w:pPr>
              <w:pStyle w:val="HTMLPreformatted"/>
            </w:pPr>
            <w:r w:rsidRPr="006518C9">
              <w:t xml:space="preserve">  e.g.: </w:t>
            </w:r>
            <w:hyperlink r:id="rId70" w:tgtFrame="new" w:history="1">
              <w:r w:rsidRPr="006518C9">
                <w:rPr>
                  <w:rStyle w:val="Hyperlink"/>
                </w:rPr>
                <w:t>MS:1001104</w:t>
              </w:r>
            </w:hyperlink>
            <w:r w:rsidRPr="006518C9">
              <w:t xml:space="preserve"> (</w:t>
            </w:r>
            <w:r w:rsidRPr="006518C9">
              <w:rPr>
                <w:rStyle w:val="popup"/>
              </w:rPr>
              <w:t>database UniProtKB/Swiss-Prot</w:t>
            </w:r>
            <w:r w:rsidRPr="006518C9">
              <w:t xml:space="preserve">) </w:t>
            </w:r>
          </w:p>
          <w:p w14:paraId="4F4EE62F" w14:textId="77777777" w:rsidR="00921A47" w:rsidRPr="006518C9" w:rsidRDefault="00921A47">
            <w:pPr>
              <w:pStyle w:val="HTMLPreformatted"/>
            </w:pPr>
            <w:r w:rsidRPr="006518C9">
              <w:t xml:space="preserve">  e.g.: </w:t>
            </w:r>
            <w:hyperlink r:id="rId71" w:tgtFrame="new" w:history="1">
              <w:r w:rsidRPr="006518C9">
                <w:rPr>
                  <w:rStyle w:val="Hyperlink"/>
                </w:rPr>
                <w:t>MS:1001142</w:t>
              </w:r>
            </w:hyperlink>
            <w:r w:rsidRPr="006518C9">
              <w:t xml:space="preserve"> (</w:t>
            </w:r>
            <w:r w:rsidRPr="006518C9">
              <w:rPr>
                <w:rStyle w:val="popup"/>
              </w:rPr>
              <w:t>database IPI_human</w:t>
            </w:r>
            <w:r w:rsidRPr="006518C9">
              <w:t xml:space="preserve">) </w:t>
            </w:r>
          </w:p>
          <w:p w14:paraId="20E17397" w14:textId="77777777" w:rsidR="00921A47" w:rsidRPr="006518C9" w:rsidRDefault="00921A47">
            <w:pPr>
              <w:pStyle w:val="HTMLPreformatted"/>
            </w:pPr>
            <w:r w:rsidRPr="006518C9">
              <w:t xml:space="preserve">  e.g.: </w:t>
            </w:r>
            <w:hyperlink r:id="rId72" w:tgtFrame="new" w:history="1">
              <w:r w:rsidRPr="006518C9">
                <w:rPr>
                  <w:rStyle w:val="Hyperlink"/>
                </w:rPr>
                <w:t>MS:1001285</w:t>
              </w:r>
            </w:hyperlink>
            <w:r w:rsidRPr="006518C9">
              <w:t xml:space="preserve"> (</w:t>
            </w:r>
            <w:r w:rsidRPr="006518C9">
              <w:rPr>
                <w:rStyle w:val="popup"/>
              </w:rPr>
              <w:t>database IPI_mouse</w:t>
            </w:r>
            <w:r w:rsidRPr="006518C9">
              <w:t xml:space="preserve">) </w:t>
            </w:r>
          </w:p>
          <w:p w14:paraId="041C2B85" w14:textId="77777777" w:rsidR="00921A47" w:rsidRPr="006518C9" w:rsidRDefault="00921A47">
            <w:pPr>
              <w:pStyle w:val="HTMLPreformatted"/>
            </w:pPr>
            <w:r w:rsidRPr="006518C9">
              <w:t xml:space="preserve">  e.g.: </w:t>
            </w:r>
            <w:hyperlink r:id="rId73" w:tgtFrame="new" w:history="1">
              <w:r w:rsidRPr="006518C9">
                <w:rPr>
                  <w:rStyle w:val="Hyperlink"/>
                </w:rPr>
                <w:t>MS:1001286</w:t>
              </w:r>
            </w:hyperlink>
            <w:r w:rsidRPr="006518C9">
              <w:t xml:space="preserve"> (</w:t>
            </w:r>
            <w:r w:rsidRPr="006518C9">
              <w:rPr>
                <w:rStyle w:val="popup"/>
              </w:rPr>
              <w:t>database IPI_rat</w:t>
            </w:r>
            <w:r w:rsidRPr="006518C9">
              <w:t xml:space="preserve">) </w:t>
            </w:r>
          </w:p>
          <w:p w14:paraId="47BE419E" w14:textId="77777777" w:rsidR="00921A47" w:rsidRPr="006518C9" w:rsidRDefault="00921A47">
            <w:pPr>
              <w:pStyle w:val="HTMLPreformatted"/>
            </w:pPr>
            <w:r w:rsidRPr="006518C9">
              <w:t xml:space="preserve">  e.g.: </w:t>
            </w:r>
            <w:hyperlink r:id="rId74" w:tgtFrame="new" w:history="1">
              <w:r w:rsidRPr="006518C9">
                <w:rPr>
                  <w:rStyle w:val="Hyperlink"/>
                </w:rPr>
                <w:t>MS:1001287</w:t>
              </w:r>
            </w:hyperlink>
            <w:r w:rsidRPr="006518C9">
              <w:t xml:space="preserve"> (</w:t>
            </w:r>
            <w:r w:rsidRPr="006518C9">
              <w:rPr>
                <w:rStyle w:val="popup"/>
              </w:rPr>
              <w:t>database IPI_zebrafish</w:t>
            </w:r>
            <w:r w:rsidRPr="006518C9">
              <w:t xml:space="preserve">) </w:t>
            </w:r>
          </w:p>
          <w:p w14:paraId="68E81BFE" w14:textId="77777777" w:rsidR="00921A47" w:rsidRPr="006518C9" w:rsidRDefault="00921A47">
            <w:pPr>
              <w:pStyle w:val="HTMLPreformatted"/>
            </w:pPr>
            <w:r w:rsidRPr="006518C9">
              <w:t xml:space="preserve">  e.g.: </w:t>
            </w:r>
            <w:hyperlink r:id="rId75" w:tgtFrame="new" w:history="1">
              <w:r w:rsidRPr="006518C9">
                <w:rPr>
                  <w:rStyle w:val="Hyperlink"/>
                </w:rPr>
                <w:t>MS:1001288</w:t>
              </w:r>
            </w:hyperlink>
            <w:r w:rsidRPr="006518C9">
              <w:t xml:space="preserve"> (</w:t>
            </w:r>
            <w:r w:rsidRPr="006518C9">
              <w:rPr>
                <w:rStyle w:val="popup"/>
              </w:rPr>
              <w:t>database IPI_chicken</w:t>
            </w:r>
            <w:r w:rsidRPr="006518C9">
              <w:t xml:space="preserve">) </w:t>
            </w:r>
          </w:p>
          <w:p w14:paraId="2B86D80F" w14:textId="77777777" w:rsidR="00921A47" w:rsidRPr="006518C9" w:rsidRDefault="00921A47">
            <w:pPr>
              <w:pStyle w:val="HTMLPreformatted"/>
            </w:pPr>
            <w:r w:rsidRPr="006518C9">
              <w:t xml:space="preserve">  e.g.: </w:t>
            </w:r>
            <w:hyperlink r:id="rId76" w:tgtFrame="new" w:history="1">
              <w:r w:rsidRPr="006518C9">
                <w:rPr>
                  <w:rStyle w:val="Hyperlink"/>
                </w:rPr>
                <w:t>MS:1001289</w:t>
              </w:r>
            </w:hyperlink>
            <w:r w:rsidRPr="006518C9">
              <w:t xml:space="preserve"> (</w:t>
            </w:r>
            <w:r w:rsidRPr="006518C9">
              <w:rPr>
                <w:rStyle w:val="popup"/>
              </w:rPr>
              <w:t>database IPI_cow</w:t>
            </w:r>
            <w:r w:rsidRPr="006518C9">
              <w:t xml:space="preserve">) </w:t>
            </w:r>
          </w:p>
          <w:p w14:paraId="6F1B89CB" w14:textId="77777777" w:rsidR="00921A47" w:rsidRPr="006518C9" w:rsidRDefault="00921A47">
            <w:pPr>
              <w:pStyle w:val="HTMLPreformatted"/>
            </w:pPr>
            <w:r w:rsidRPr="006518C9">
              <w:t xml:space="preserve">  e.g.: </w:t>
            </w:r>
            <w:hyperlink r:id="rId77" w:tgtFrame="new" w:history="1">
              <w:r w:rsidRPr="006518C9">
                <w:rPr>
                  <w:rStyle w:val="Hyperlink"/>
                </w:rPr>
                <w:t>MS:1001290</w:t>
              </w:r>
            </w:hyperlink>
            <w:r w:rsidRPr="006518C9">
              <w:t xml:space="preserve"> (</w:t>
            </w:r>
            <w:r w:rsidRPr="006518C9">
              <w:rPr>
                <w:rStyle w:val="popup"/>
              </w:rPr>
              <w:t>database IPI_arabidopsis</w:t>
            </w:r>
            <w:r w:rsidRPr="006518C9">
              <w:t xml:space="preserve">) </w:t>
            </w:r>
          </w:p>
          <w:p w14:paraId="0E82227E" w14:textId="77777777" w:rsidR="00921A47" w:rsidRPr="006518C9" w:rsidRDefault="00921A47">
            <w:pPr>
              <w:pStyle w:val="HTMLPreformatted"/>
            </w:pPr>
            <w:r w:rsidRPr="006518C9">
              <w:t xml:space="preserve">  e.g.: </w:t>
            </w:r>
            <w:hyperlink r:id="rId78" w:tgtFrame="new" w:history="1">
              <w:r w:rsidRPr="006518C9">
                <w:rPr>
                  <w:rStyle w:val="Hyperlink"/>
                </w:rPr>
                <w:t>MS:1002060</w:t>
              </w:r>
            </w:hyperlink>
            <w:r w:rsidRPr="006518C9">
              <w:t xml:space="preserve"> (</w:t>
            </w:r>
            <w:r w:rsidRPr="006518C9">
              <w:rPr>
                <w:rStyle w:val="popup"/>
              </w:rPr>
              <w:t>database UniProtKB/TrEMBL</w:t>
            </w:r>
            <w:r w:rsidRPr="006518C9">
              <w:t xml:space="preserve">) </w:t>
            </w:r>
          </w:p>
        </w:tc>
      </w:tr>
      <w:tr w:rsidR="00921A47" w:rsidRPr="006518C9" w14:paraId="6D240A95" w14:textId="77777777" w:rsidTr="00921A47">
        <w:trPr>
          <w:tblCellSpacing w:w="15" w:type="dxa"/>
        </w:trPr>
        <w:tc>
          <w:tcPr>
            <w:tcW w:w="0" w:type="auto"/>
            <w:vAlign w:val="center"/>
            <w:hideMark/>
          </w:tcPr>
          <w:p w14:paraId="796D4D82"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14364FE" w14:textId="77777777" w:rsidR="00921A47" w:rsidRPr="006518C9" w:rsidRDefault="00921A47">
            <w:pPr>
              <w:pStyle w:val="HTMLPreformatted"/>
            </w:pPr>
            <w:r w:rsidRPr="006518C9">
              <w:t>&lt;cvParam accession="MS:1001197" cvRef="PSI-MS" name="DB composition target+decoy"/&gt;</w:t>
            </w:r>
          </w:p>
          <w:p w14:paraId="41864C59" w14:textId="77777777" w:rsidR="00921A47" w:rsidRPr="006518C9" w:rsidRDefault="00921A47">
            <w:pPr>
              <w:pStyle w:val="HTMLPreformatted"/>
            </w:pPr>
            <w:r w:rsidRPr="006518C9">
              <w:t>&lt;cvParam accession="MS:1001283" cvRef="PSI-MS" value="^XXX" name="decoy DB accession regexp"/&gt;</w:t>
            </w:r>
          </w:p>
          <w:p w14:paraId="582BD7B5" w14:textId="77777777" w:rsidR="00921A47" w:rsidRPr="006518C9" w:rsidRDefault="00921A47">
            <w:pPr>
              <w:pStyle w:val="HTMLPreformatted"/>
            </w:pPr>
            <w:r w:rsidRPr="006518C9">
              <w:t>&lt;cvParam accession="MS:1001195" cvRef="PSI-MS" name="decoy DB type reverse"/&gt;</w:t>
            </w:r>
          </w:p>
          <w:p w14:paraId="24FF31BE" w14:textId="77777777" w:rsidR="00921A47" w:rsidRPr="006518C9" w:rsidRDefault="00921A47">
            <w:pPr>
              <w:pStyle w:val="HTMLPreformatted"/>
            </w:pPr>
            <w:r w:rsidRPr="006518C9">
              <w:t>&lt;cvParam accession="MS:1001073" cvRef="PSI-MS" name="database type amino acid"/&gt;</w:t>
            </w:r>
          </w:p>
        </w:tc>
      </w:tr>
      <w:tr w:rsidR="00921A47" w:rsidRPr="006518C9" w14:paraId="7AD7B1A3" w14:textId="77777777" w:rsidTr="00921A47">
        <w:trPr>
          <w:tblCellSpacing w:w="15" w:type="dxa"/>
        </w:trPr>
        <w:tc>
          <w:tcPr>
            <w:tcW w:w="0" w:type="auto"/>
            <w:vAlign w:val="center"/>
            <w:hideMark/>
          </w:tcPr>
          <w:p w14:paraId="1AB6D7B0"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737D4198" w14:textId="77777777" w:rsidR="00921A47" w:rsidRPr="006518C9" w:rsidRDefault="00921A47">
            <w:pPr>
              <w:pStyle w:val="HTMLPreformatted"/>
            </w:pPr>
            <w:r w:rsidRPr="006518C9">
              <w:t>&lt;userParam name="fawaz_PXD000652_combined_concatenated_target_decoy.fasta"&gt;&lt;/userParam&gt;</w:t>
            </w:r>
          </w:p>
          <w:p w14:paraId="274A4913" w14:textId="77777777" w:rsidR="00921A47" w:rsidRPr="006518C9" w:rsidRDefault="00921A47">
            <w:pPr>
              <w:pStyle w:val="HTMLPreformatted"/>
            </w:pPr>
            <w:r w:rsidRPr="006518C9">
              <w:t>&lt;userParam name="no description"/&gt;</w:t>
            </w:r>
          </w:p>
          <w:p w14:paraId="67E22442" w14:textId="77777777" w:rsidR="00921A47" w:rsidRPr="006518C9" w:rsidRDefault="00921A47">
            <w:pPr>
              <w:pStyle w:val="HTMLPreformatted"/>
            </w:pPr>
            <w:r w:rsidRPr="006518C9">
              <w:t>&lt;userParam name="Rosetta_uniprot_20130402_mouse_SWISS_can_iso_ECOLI.fasta"/&gt;</w:t>
            </w:r>
          </w:p>
          <w:p w14:paraId="6995E751" w14:textId="77777777" w:rsidR="00921A47" w:rsidRPr="006518C9" w:rsidRDefault="00921A47">
            <w:pPr>
              <w:pStyle w:val="HTMLPreformatted"/>
            </w:pPr>
            <w:r w:rsidRPr="006518C9">
              <w:t>&lt;userParam name="Ros_Uniprot_20130402.fasta"/&gt;</w:t>
            </w:r>
          </w:p>
          <w:p w14:paraId="36D80B7B" w14:textId="77777777" w:rsidR="00921A47" w:rsidRPr="006518C9" w:rsidRDefault="00921A47">
            <w:pPr>
              <w:pStyle w:val="HTMLPreformatted"/>
            </w:pPr>
            <w:r w:rsidRPr="006518C9">
              <w:t>&lt;userParam name="26Syeast_test.fasta"/&gt;</w:t>
            </w:r>
          </w:p>
          <w:p w14:paraId="193D4D98" w14:textId="77777777" w:rsidR="00921A47" w:rsidRPr="006518C9" w:rsidRDefault="00921A47">
            <w:pPr>
              <w:pStyle w:val="HTMLPreformatted"/>
            </w:pPr>
            <w:r w:rsidRPr="006518C9">
              <w:t>&lt;userParam name="Ros_Uniprot_Ecoli_20130402.fasta" /&gt;</w:t>
            </w:r>
          </w:p>
          <w:p w14:paraId="5FD686E0" w14:textId="77777777" w:rsidR="00921A47" w:rsidRPr="006518C9" w:rsidRDefault="00921A47">
            <w:pPr>
              <w:pStyle w:val="HTMLPreformatted"/>
            </w:pPr>
            <w:r w:rsidRPr="006518C9">
              <w:t>&lt;userParam name="uniprot-human-reviewed-trypsin-april-2016_concatenated_target_decoy.fasta"/&gt;</w:t>
            </w:r>
          </w:p>
          <w:p w14:paraId="4401243B" w14:textId="77777777" w:rsidR="00921A47" w:rsidRPr="006518C9" w:rsidRDefault="00921A47">
            <w:pPr>
              <w:pStyle w:val="HTMLPreformatted"/>
            </w:pPr>
            <w:r w:rsidRPr="006518C9">
              <w:t>&lt;userParam name="HSA-Active.FASTA"&gt;&lt;/userParam&gt;</w:t>
            </w:r>
          </w:p>
        </w:tc>
      </w:tr>
    </w:tbl>
    <w:p w14:paraId="3FC6C1FC" w14:textId="77777777" w:rsidR="00921A47" w:rsidRPr="006518C9" w:rsidRDefault="00921A47" w:rsidP="00921A47">
      <w:pPr>
        <w:rPr>
          <w:lang w:val="en-US"/>
        </w:rPr>
      </w:pPr>
    </w:p>
    <w:p w14:paraId="470CBF7B" w14:textId="77777777" w:rsidR="00921A47" w:rsidRPr="006518C9" w:rsidRDefault="00921A47" w:rsidP="00921A47">
      <w:pPr>
        <w:pStyle w:val="Heading2"/>
      </w:pPr>
      <w:bookmarkStart w:id="178" w:name="_Toc457214076"/>
      <w:r w:rsidRPr="006518C9">
        <w:t>Element &lt;</w:t>
      </w:r>
      <w:bookmarkStart w:id="179" w:name="DatabaseTranslation"/>
      <w:r w:rsidRPr="006518C9">
        <w:t>DatabaseTranslation</w:t>
      </w:r>
      <w:bookmarkEnd w:id="179"/>
      <w:r w:rsidRPr="006518C9">
        <w:t>&gt;</w:t>
      </w:r>
      <w:bookmarkEnd w:id="1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921A47" w:rsidRPr="006518C9" w14:paraId="4EE88552" w14:textId="77777777" w:rsidTr="00921A47">
        <w:trPr>
          <w:tblCellSpacing w:w="15" w:type="dxa"/>
        </w:trPr>
        <w:tc>
          <w:tcPr>
            <w:tcW w:w="0" w:type="auto"/>
            <w:vAlign w:val="center"/>
            <w:hideMark/>
          </w:tcPr>
          <w:p w14:paraId="4F1AB0D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DFF1C2B" w14:textId="77777777" w:rsidR="00921A47" w:rsidRPr="006518C9" w:rsidRDefault="00921A47">
            <w:pPr>
              <w:rPr>
                <w:sz w:val="24"/>
                <w:szCs w:val="24"/>
                <w:lang w:val="en-US"/>
              </w:rPr>
            </w:pPr>
            <w:r w:rsidRPr="006518C9">
              <w:rPr>
                <w:lang w:val="en-US"/>
              </w:rPr>
              <w:t xml:space="preserve">A specification of how a nucleic acid sequence database was translated for searching. </w:t>
            </w:r>
          </w:p>
        </w:tc>
      </w:tr>
      <w:tr w:rsidR="00921A47" w:rsidRPr="006518C9" w14:paraId="5E73B66A" w14:textId="77777777" w:rsidTr="00921A47">
        <w:trPr>
          <w:tblCellSpacing w:w="15" w:type="dxa"/>
        </w:trPr>
        <w:tc>
          <w:tcPr>
            <w:tcW w:w="0" w:type="auto"/>
            <w:vAlign w:val="center"/>
            <w:hideMark/>
          </w:tcPr>
          <w:p w14:paraId="494F839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A78FC4C" w14:textId="77777777" w:rsidR="00921A47" w:rsidRPr="006518C9" w:rsidRDefault="00921A47">
            <w:pPr>
              <w:rPr>
                <w:sz w:val="24"/>
                <w:szCs w:val="24"/>
                <w:lang w:val="en-US"/>
              </w:rPr>
            </w:pPr>
            <w:r w:rsidRPr="006518C9">
              <w:rPr>
                <w:lang w:val="en-US"/>
              </w:rPr>
              <w:t xml:space="preserve">DatabaseTranslationType </w:t>
            </w:r>
          </w:p>
        </w:tc>
      </w:tr>
      <w:tr w:rsidR="00921A47" w:rsidRPr="006518C9" w14:paraId="0AC380A2" w14:textId="77777777" w:rsidTr="00921A47">
        <w:trPr>
          <w:tblCellSpacing w:w="15" w:type="dxa"/>
        </w:trPr>
        <w:tc>
          <w:tcPr>
            <w:tcW w:w="0" w:type="auto"/>
            <w:vAlign w:val="center"/>
            <w:hideMark/>
          </w:tcPr>
          <w:p w14:paraId="1829F34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921A47" w:rsidRPr="006518C9" w14:paraId="26F77D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678EF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36F5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35AD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1863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FF985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8C9E5E" w14:textId="77777777" w:rsidR="00921A47" w:rsidRPr="006518C9" w:rsidRDefault="00921A47">
                  <w:pPr>
                    <w:rPr>
                      <w:sz w:val="24"/>
                      <w:szCs w:val="24"/>
                      <w:lang w:val="en-US"/>
                    </w:rPr>
                  </w:pPr>
                  <w:r w:rsidRPr="006518C9">
                    <w:rPr>
                      <w:lang w:val="en-US"/>
                    </w:rPr>
                    <w:t>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47D19" w14:textId="77777777" w:rsidR="00921A47" w:rsidRPr="006518C9" w:rsidRDefault="00921A47">
                  <w:pPr>
                    <w:rPr>
                      <w:sz w:val="24"/>
                      <w:szCs w:val="24"/>
                      <w:lang w:val="en-US"/>
                    </w:rPr>
                  </w:pPr>
                  <w:r w:rsidRPr="006518C9">
                    <w:rPr>
                      <w:lang w:val="en-US"/>
                    </w:rP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0192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1A450" w14:textId="77777777" w:rsidR="00921A47" w:rsidRPr="006518C9" w:rsidRDefault="00921A47">
                  <w:pPr>
                    <w:rPr>
                      <w:sz w:val="24"/>
                      <w:szCs w:val="24"/>
                      <w:lang w:val="en-US"/>
                    </w:rPr>
                  </w:pPr>
                  <w:r w:rsidRPr="006518C9">
                    <w:rPr>
                      <w:lang w:val="en-US"/>
                    </w:rPr>
                    <w:t xml:space="preserve">The frames in which the nucleic acid sequence has been translated as a space separated list </w:t>
                  </w:r>
                </w:p>
              </w:tc>
            </w:tr>
          </w:tbl>
          <w:p w14:paraId="127AC425" w14:textId="77777777" w:rsidR="00921A47" w:rsidRPr="006518C9" w:rsidRDefault="00921A47">
            <w:pPr>
              <w:rPr>
                <w:sz w:val="24"/>
                <w:szCs w:val="24"/>
                <w:lang w:val="en-US"/>
              </w:rPr>
            </w:pPr>
          </w:p>
        </w:tc>
      </w:tr>
      <w:tr w:rsidR="00921A47" w:rsidRPr="006518C9" w14:paraId="3E3E9B79" w14:textId="77777777" w:rsidTr="00921A47">
        <w:trPr>
          <w:tblCellSpacing w:w="15" w:type="dxa"/>
        </w:trPr>
        <w:tc>
          <w:tcPr>
            <w:tcW w:w="0" w:type="auto"/>
            <w:vAlign w:val="center"/>
            <w:hideMark/>
          </w:tcPr>
          <w:p w14:paraId="092A7B6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921A47" w:rsidRPr="006518C9" w14:paraId="7A348D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CBF86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4674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BA21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5C0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72E215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23BC9C" w14:textId="77777777" w:rsidR="00921A47" w:rsidRPr="006518C9" w:rsidRDefault="00A6726E">
                  <w:pPr>
                    <w:rPr>
                      <w:sz w:val="24"/>
                      <w:szCs w:val="24"/>
                      <w:lang w:val="en-US"/>
                    </w:rPr>
                  </w:pPr>
                  <w:hyperlink w:anchor="TranslationTable" w:history="1">
                    <w:r w:rsidR="00921A47" w:rsidRPr="006518C9">
                      <w:rPr>
                        <w:rStyle w:val="Hyperlink"/>
                        <w:lang w:val="en-US"/>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07974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4044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58862" w14:textId="77777777" w:rsidR="00921A47" w:rsidRPr="006518C9" w:rsidRDefault="00921A47">
                  <w:pPr>
                    <w:rPr>
                      <w:sz w:val="24"/>
                      <w:szCs w:val="24"/>
                      <w:lang w:val="en-US"/>
                    </w:rPr>
                  </w:pPr>
                  <w:r w:rsidRPr="006518C9">
                    <w:rPr>
                      <w:lang w:val="en-US"/>
                    </w:rPr>
                    <w:t xml:space="preserve">The table used to translate codons into nucleic acids e.g. by reference to the NCBI translation table. </w:t>
                  </w:r>
                </w:p>
              </w:tc>
            </w:tr>
          </w:tbl>
          <w:p w14:paraId="4FC11B3C" w14:textId="77777777" w:rsidR="00921A47" w:rsidRPr="006518C9" w:rsidRDefault="00921A47">
            <w:pPr>
              <w:rPr>
                <w:sz w:val="24"/>
                <w:szCs w:val="24"/>
                <w:lang w:val="en-US"/>
              </w:rPr>
            </w:pPr>
          </w:p>
        </w:tc>
      </w:tr>
      <w:tr w:rsidR="00921A47" w:rsidRPr="006518C9" w14:paraId="10842694" w14:textId="77777777" w:rsidTr="00921A47">
        <w:trPr>
          <w:tblCellSpacing w:w="15" w:type="dxa"/>
        </w:trPr>
        <w:tc>
          <w:tcPr>
            <w:tcW w:w="0" w:type="auto"/>
            <w:vAlign w:val="center"/>
            <w:hideMark/>
          </w:tcPr>
          <w:p w14:paraId="02DF4029" w14:textId="77777777" w:rsidR="00921A47" w:rsidRPr="006518C9" w:rsidRDefault="00921A47">
            <w:pPr>
              <w:rPr>
                <w:sz w:val="24"/>
                <w:szCs w:val="24"/>
                <w:lang w:val="en-US"/>
              </w:rPr>
            </w:pPr>
            <w:r w:rsidRPr="006518C9">
              <w:rPr>
                <w:b/>
                <w:bCs/>
                <w:lang w:val="en-US"/>
              </w:rPr>
              <w:t xml:space="preserve">Example </w:t>
            </w:r>
            <w:r w:rsidRPr="006518C9">
              <w:rPr>
                <w:b/>
                <w:bCs/>
                <w:lang w:val="en-US"/>
              </w:rPr>
              <w:lastRenderedPageBreak/>
              <w:t>Context:</w:t>
            </w:r>
          </w:p>
        </w:tc>
        <w:tc>
          <w:tcPr>
            <w:tcW w:w="0" w:type="auto"/>
            <w:vAlign w:val="center"/>
            <w:hideMark/>
          </w:tcPr>
          <w:p w14:paraId="49AD1825" w14:textId="77777777" w:rsidR="00921A47" w:rsidRPr="006518C9" w:rsidRDefault="00921A47">
            <w:pPr>
              <w:rPr>
                <w:sz w:val="24"/>
                <w:szCs w:val="24"/>
                <w:lang w:val="en-US"/>
              </w:rPr>
            </w:pPr>
          </w:p>
        </w:tc>
      </w:tr>
    </w:tbl>
    <w:p w14:paraId="38C8ABCC" w14:textId="77777777" w:rsidR="00921A47" w:rsidRPr="006518C9" w:rsidRDefault="00921A47" w:rsidP="00921A47">
      <w:pPr>
        <w:rPr>
          <w:lang w:val="en-US"/>
        </w:rPr>
      </w:pPr>
    </w:p>
    <w:p w14:paraId="05737526" w14:textId="77777777" w:rsidR="00921A47" w:rsidRPr="006518C9" w:rsidRDefault="00921A47" w:rsidP="00921A47">
      <w:pPr>
        <w:pStyle w:val="Heading2"/>
      </w:pPr>
      <w:bookmarkStart w:id="180" w:name="_Toc457214077"/>
      <w:r w:rsidRPr="006518C9">
        <w:t>Element &lt;</w:t>
      </w:r>
      <w:bookmarkStart w:id="181" w:name="DataCollection"/>
      <w:r w:rsidRPr="006518C9">
        <w:t>DataCollection</w:t>
      </w:r>
      <w:bookmarkEnd w:id="181"/>
      <w:r w:rsidRPr="006518C9">
        <w:t>&gt;</w:t>
      </w:r>
      <w:bookmarkEnd w:id="1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664"/>
      </w:tblGrid>
      <w:tr w:rsidR="00921A47" w:rsidRPr="006518C9" w14:paraId="60869F57" w14:textId="77777777" w:rsidTr="00921A47">
        <w:trPr>
          <w:tblCellSpacing w:w="15" w:type="dxa"/>
        </w:trPr>
        <w:tc>
          <w:tcPr>
            <w:tcW w:w="0" w:type="auto"/>
            <w:vAlign w:val="center"/>
            <w:hideMark/>
          </w:tcPr>
          <w:p w14:paraId="3961E39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B64AE7B"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6EF006EB" w14:textId="77777777" w:rsidTr="00921A47">
        <w:trPr>
          <w:tblCellSpacing w:w="15" w:type="dxa"/>
        </w:trPr>
        <w:tc>
          <w:tcPr>
            <w:tcW w:w="0" w:type="auto"/>
            <w:vAlign w:val="center"/>
            <w:hideMark/>
          </w:tcPr>
          <w:p w14:paraId="279BB3C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B4CDE12" w14:textId="77777777" w:rsidR="00921A47" w:rsidRPr="006518C9" w:rsidRDefault="00921A47">
            <w:pPr>
              <w:rPr>
                <w:sz w:val="24"/>
                <w:szCs w:val="24"/>
                <w:lang w:val="en-US"/>
              </w:rPr>
            </w:pPr>
            <w:r w:rsidRPr="006518C9">
              <w:rPr>
                <w:lang w:val="en-US"/>
              </w:rPr>
              <w:t xml:space="preserve">DataCollectionType </w:t>
            </w:r>
          </w:p>
        </w:tc>
      </w:tr>
      <w:tr w:rsidR="00921A47" w:rsidRPr="006518C9" w14:paraId="414D09A2" w14:textId="77777777" w:rsidTr="00921A47">
        <w:trPr>
          <w:tblCellSpacing w:w="15" w:type="dxa"/>
        </w:trPr>
        <w:tc>
          <w:tcPr>
            <w:tcW w:w="0" w:type="auto"/>
            <w:vAlign w:val="center"/>
            <w:hideMark/>
          </w:tcPr>
          <w:p w14:paraId="09464FE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974CF99" w14:textId="77777777" w:rsidR="00921A47" w:rsidRPr="006518C9" w:rsidRDefault="00921A47">
            <w:pPr>
              <w:rPr>
                <w:sz w:val="24"/>
                <w:szCs w:val="24"/>
                <w:lang w:val="en-US"/>
              </w:rPr>
            </w:pPr>
            <w:r w:rsidRPr="006518C9">
              <w:rPr>
                <w:lang w:val="en-US"/>
              </w:rPr>
              <w:t>none</w:t>
            </w:r>
          </w:p>
        </w:tc>
      </w:tr>
      <w:tr w:rsidR="00921A47" w:rsidRPr="006518C9" w14:paraId="42AE9363" w14:textId="77777777" w:rsidTr="00921A47">
        <w:trPr>
          <w:tblCellSpacing w:w="15" w:type="dxa"/>
        </w:trPr>
        <w:tc>
          <w:tcPr>
            <w:tcW w:w="0" w:type="auto"/>
            <w:vAlign w:val="center"/>
            <w:hideMark/>
          </w:tcPr>
          <w:p w14:paraId="437758A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B5F9C2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90DF7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A18D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8FCC6"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40628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DE1582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F62BA7" w14:textId="77777777" w:rsidR="00921A47" w:rsidRPr="006518C9" w:rsidRDefault="00A6726E">
                  <w:pPr>
                    <w:rPr>
                      <w:sz w:val="24"/>
                      <w:szCs w:val="24"/>
                      <w:lang w:val="en-US"/>
                    </w:rPr>
                  </w:pPr>
                  <w:hyperlink w:anchor="Inputs" w:history="1">
                    <w:r w:rsidR="00921A47" w:rsidRPr="006518C9">
                      <w:rPr>
                        <w:rStyle w:val="Hyperlink"/>
                        <w:lang w:val="en-US"/>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F59B4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3E01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0C7D91F" w14:textId="77777777" w:rsidR="00921A47" w:rsidRPr="006518C9" w:rsidRDefault="00921A47">
                  <w:pPr>
                    <w:rPr>
                      <w:sz w:val="24"/>
                      <w:szCs w:val="24"/>
                      <w:lang w:val="en-US"/>
                    </w:rPr>
                  </w:pPr>
                  <w:r w:rsidRPr="006518C9">
                    <w:rPr>
                      <w:lang w:val="en-US"/>
                    </w:rPr>
                    <w:t xml:space="preserve">The inputs to the analyses including the databases searched, the spectral data and the source file converted to mzIdentML. </w:t>
                  </w:r>
                </w:p>
              </w:tc>
            </w:tr>
            <w:tr w:rsidR="00921A47" w:rsidRPr="006518C9" w14:paraId="69F8060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FF7422" w14:textId="77777777" w:rsidR="00921A47" w:rsidRPr="006518C9" w:rsidRDefault="00A6726E">
                  <w:pPr>
                    <w:rPr>
                      <w:sz w:val="24"/>
                      <w:szCs w:val="24"/>
                      <w:lang w:val="en-US"/>
                    </w:rPr>
                  </w:pPr>
                  <w:hyperlink w:anchor="AnalysisData" w:history="1">
                    <w:r w:rsidR="00921A47" w:rsidRPr="006518C9">
                      <w:rPr>
                        <w:rStyle w:val="Hyperlink"/>
                        <w:lang w:val="en-US"/>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171D6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F1B0F"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44DDBD9"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bl>
          <w:p w14:paraId="6B0BE71F" w14:textId="77777777" w:rsidR="00921A47" w:rsidRPr="006518C9" w:rsidRDefault="00921A47">
            <w:pPr>
              <w:rPr>
                <w:sz w:val="24"/>
                <w:szCs w:val="24"/>
                <w:lang w:val="en-US"/>
              </w:rPr>
            </w:pPr>
          </w:p>
        </w:tc>
      </w:tr>
      <w:tr w:rsidR="00921A47" w:rsidRPr="006518C9" w14:paraId="07B5119E" w14:textId="77777777" w:rsidTr="00921A47">
        <w:trPr>
          <w:tblCellSpacing w:w="15" w:type="dxa"/>
        </w:trPr>
        <w:tc>
          <w:tcPr>
            <w:tcW w:w="0" w:type="auto"/>
            <w:vAlign w:val="center"/>
            <w:hideMark/>
          </w:tcPr>
          <w:p w14:paraId="3E591202"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7A14B6C8"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"http://www.peptideatlas.org/PSI/schemas/mzIdentML/1.2/figures/DataCollection.png"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"http://www.peptideatlas.org/PSI/schemas/mzIdentML/1.2/figures/DataCollection.png"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"http://www.peptideatlas.org/PSI/schemas/mzIdentML/1.2/figures/DataCollection.png"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"http://www.peptideatlas.org/PSI/schemas/mzIdentML/1.2/figures/DataCollection.png"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"http://www.peptideatlas.org/PSI/schemas/mzIdentML/1.2/figures/DataCollection.png"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"http://www.peptideatlas.org/PSI/schemas/mzIdentML/1.2/figures/DataCollection.png"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"http://www.peptideatlas.org/PSI/schemas/mzIdentML/1.2/figures/DataCollection.png"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"http://www.peptideatlas.org/PSI/schemas/mzIdentML/1.2/figures/DataCollection.png"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"http://www.peptideatlas.org/PSI/schemas/mzIdentML/1.2/figures/DataCollection.png"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"http://www.peptideatlas.org/PSI/schemas/mzIdentML/1.2/figures/DataCollection.png"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"http://www.peptideatlas.org/PSI/schemas/mzIdentML/1.2/figures/DataCollection.png"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"http://www.peptideatlas.org/PSI/schemas/mzIdentML/1.2/figures/DataCollection.png"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"http://www.peptideatlas.org/PSI/schemas/mzIdentML/1.2/figures/DataCollection.png"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"http://www.peptideatlas.org/PSI/schemas/mzIdentML/1.2/figures/DataCollection.png"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"http://www.peptideatlas.org/PSI/schemas/mzIdentML/1.2/figures/DataCollection.png"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"http://www.peptideatlas.org/PSI/schemas/mzIdentML/1.2/figures/DataCollection.png" \* MERGEFORMATINET </w:instrText>
            </w:r>
            <w:r w:rsidR="0032247A">
              <w:rPr>
                <w:lang w:val="en-US"/>
              </w:rPr>
              <w:fldChar w:fldCharType="separate"/>
            </w:r>
            <w:r w:rsidR="00A6726E">
              <w:rPr>
                <w:lang w:val="en-US"/>
              </w:rPr>
              <w:fldChar w:fldCharType="begin"/>
            </w:r>
            <w:r w:rsidR="00A6726E">
              <w:rPr>
                <w:lang w:val="en-US"/>
              </w:rPr>
              <w:instrText xml:space="preserve"> </w:instrText>
            </w:r>
            <w:r w:rsidR="00A6726E">
              <w:rPr>
                <w:lang w:val="en-US"/>
              </w:rPr>
              <w:instrText>INCLUDEPICTURE  "http://www.peptideatlas.org/PSI/schemas/mzIdentML/1.2/figures/DataCollec</w:instrText>
            </w:r>
            <w:r w:rsidR="00A6726E">
              <w:rPr>
                <w:lang w:val="en-US"/>
              </w:rPr>
              <w:instrText>tion.png" \* MERGEFORMATINET</w:instrText>
            </w:r>
            <w:r w:rsidR="00A6726E">
              <w:rPr>
                <w:lang w:val="en-US"/>
              </w:rPr>
              <w:instrText xml:space="preserve"> </w:instrText>
            </w:r>
            <w:r w:rsidR="00A6726E">
              <w:rPr>
                <w:lang w:val="en-US"/>
              </w:rPr>
              <w:fldChar w:fldCharType="separate"/>
            </w:r>
            <w:r w:rsidR="003814F2">
              <w:rPr>
                <w:lang w:val="en-US"/>
              </w:rPr>
              <w:pict w14:anchorId="2F1045D0">
                <v:shape id="_x0000_i1032" type="#_x0000_t75" alt="" style="width:425.1pt;height:482.1pt">
                  <v:imagedata r:id="rId79" r:href="rId80"/>
                </v:shape>
              </w:pict>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01CA2731" w14:textId="77777777" w:rsidTr="00921A47">
        <w:trPr>
          <w:tblCellSpacing w:w="15" w:type="dxa"/>
        </w:trPr>
        <w:tc>
          <w:tcPr>
            <w:tcW w:w="0" w:type="auto"/>
            <w:vAlign w:val="center"/>
            <w:hideMark/>
          </w:tcPr>
          <w:p w14:paraId="487190B9" w14:textId="77777777" w:rsidR="00921A47" w:rsidRPr="006518C9" w:rsidRDefault="00921A47">
            <w:pPr>
              <w:rPr>
                <w:sz w:val="24"/>
                <w:szCs w:val="24"/>
                <w:lang w:val="en-US"/>
              </w:rPr>
            </w:pPr>
            <w:r w:rsidRPr="006518C9">
              <w:rPr>
                <w:b/>
                <w:bCs/>
                <w:lang w:val="en-US"/>
              </w:rPr>
              <w:t xml:space="preserve">Example </w:t>
            </w:r>
            <w:r w:rsidRPr="006518C9">
              <w:rPr>
                <w:b/>
                <w:bCs/>
                <w:lang w:val="en-US"/>
              </w:rPr>
              <w:lastRenderedPageBreak/>
              <w:t>Context:</w:t>
            </w:r>
          </w:p>
        </w:tc>
        <w:tc>
          <w:tcPr>
            <w:tcW w:w="0" w:type="auto"/>
            <w:vAlign w:val="center"/>
            <w:hideMark/>
          </w:tcPr>
          <w:p w14:paraId="47C9D722" w14:textId="77777777" w:rsidR="00921A47" w:rsidRPr="006518C9" w:rsidRDefault="00921A47">
            <w:pPr>
              <w:pStyle w:val="HTMLPreformatted"/>
            </w:pPr>
            <w:r w:rsidRPr="006518C9">
              <w:lastRenderedPageBreak/>
              <w:t>&lt;DataCollection&gt;</w:t>
            </w:r>
          </w:p>
          <w:p w14:paraId="254F0999" w14:textId="77777777" w:rsidR="00921A47" w:rsidRPr="006518C9" w:rsidRDefault="00921A47">
            <w:pPr>
              <w:pStyle w:val="HTMLPreformatted"/>
            </w:pPr>
            <w:r w:rsidRPr="006518C9">
              <w:t>&lt;Inputs xmlns="http://psidev.info/psi/pi/mzIdentML/1.2"&gt;</w:t>
            </w:r>
          </w:p>
          <w:p w14:paraId="642FE8AE" w14:textId="77777777" w:rsidR="008F498D" w:rsidRPr="006518C9" w:rsidRDefault="00921A47">
            <w:pPr>
              <w:pStyle w:val="HTMLPreformatted"/>
            </w:pPr>
            <w:r w:rsidRPr="006518C9">
              <w:lastRenderedPageBreak/>
              <w:t xml:space="preserve">    &lt;SearchDatabase numDatabaseSequences="57566" location="E:\Work\PSI\mzIdentML\ProteinInference\Rosetta2\FASTAswithecoli\Rosetta_uniprot_20130402_</w:t>
            </w:r>
          </w:p>
          <w:p w14:paraId="1CFE3A99" w14:textId="77777777" w:rsidR="00921A47" w:rsidRPr="006518C9" w:rsidRDefault="00921A47">
            <w:pPr>
              <w:pStyle w:val="HTMLPreformatted"/>
            </w:pPr>
            <w:r w:rsidRPr="006518C9">
              <w:t>mouse_SWISS_can_iso_ECOLI.fasta" id="SearchDB_1"&gt;</w:t>
            </w:r>
          </w:p>
          <w:p w14:paraId="601ABBD3" w14:textId="77777777" w:rsidR="00921A47" w:rsidRPr="006518C9" w:rsidRDefault="00921A47">
            <w:pPr>
              <w:pStyle w:val="HTMLPreformatted"/>
            </w:pPr>
            <w:r w:rsidRPr="006518C9">
              <w:t xml:space="preserve">        &lt;FileFormat&gt;</w:t>
            </w:r>
          </w:p>
          <w:p w14:paraId="7CA468FD" w14:textId="77777777" w:rsidR="00921A47" w:rsidRPr="006518C9" w:rsidRDefault="00921A47">
            <w:pPr>
              <w:pStyle w:val="HTMLPreformatted"/>
            </w:pPr>
            <w:r w:rsidRPr="006518C9">
              <w:t xml:space="preserve">            &lt;cvParam accession="MS:1001348" cvRef="PSI-MS" name="FASTA format"/&gt;</w:t>
            </w:r>
          </w:p>
          <w:p w14:paraId="4A5C9BDC" w14:textId="77777777" w:rsidR="00921A47" w:rsidRPr="006518C9" w:rsidRDefault="00921A47">
            <w:pPr>
              <w:pStyle w:val="HTMLPreformatted"/>
            </w:pPr>
            <w:r w:rsidRPr="006518C9">
              <w:t xml:space="preserve">        &lt;/FileFormat&gt;</w:t>
            </w:r>
          </w:p>
          <w:p w14:paraId="5DD41AC4" w14:textId="77777777" w:rsidR="00921A47" w:rsidRPr="006518C9" w:rsidRDefault="00921A47">
            <w:pPr>
              <w:pStyle w:val="HTMLPreformatted"/>
            </w:pPr>
            <w:r w:rsidRPr="006518C9">
              <w:t xml:space="preserve">        &lt;DatabaseName&gt;</w:t>
            </w:r>
          </w:p>
          <w:p w14:paraId="2D13B4DC" w14:textId="77777777" w:rsidR="00921A47" w:rsidRPr="006518C9" w:rsidRDefault="00921A47">
            <w:pPr>
              <w:pStyle w:val="HTMLPreformatted"/>
            </w:pPr>
            <w:r w:rsidRPr="006518C9">
              <w:t xml:space="preserve">  ...</w:t>
            </w:r>
          </w:p>
          <w:p w14:paraId="680E25B9" w14:textId="77777777" w:rsidR="00921A47" w:rsidRPr="006518C9" w:rsidRDefault="00921A47">
            <w:pPr>
              <w:pStyle w:val="HTMLPreformatted"/>
            </w:pPr>
            <w:r w:rsidRPr="006518C9">
              <w:t>&lt;/DataCollection&gt;</w:t>
            </w:r>
          </w:p>
        </w:tc>
      </w:tr>
    </w:tbl>
    <w:p w14:paraId="434E3561" w14:textId="77777777" w:rsidR="00921A47" w:rsidRPr="006518C9" w:rsidRDefault="00921A47" w:rsidP="00921A47">
      <w:pPr>
        <w:rPr>
          <w:lang w:val="en-US"/>
        </w:rPr>
      </w:pPr>
    </w:p>
    <w:p w14:paraId="2A629505" w14:textId="77777777" w:rsidR="00921A47" w:rsidRPr="006518C9" w:rsidRDefault="00921A47" w:rsidP="00921A47">
      <w:pPr>
        <w:pStyle w:val="Heading2"/>
      </w:pPr>
      <w:bookmarkStart w:id="182" w:name="_Toc457214078"/>
      <w:r w:rsidRPr="006518C9">
        <w:t>Element &lt;</w:t>
      </w:r>
      <w:bookmarkStart w:id="183" w:name="DBSequence"/>
      <w:r w:rsidRPr="006518C9">
        <w:t>DBSequence</w:t>
      </w:r>
      <w:bookmarkEnd w:id="183"/>
      <w:r w:rsidRPr="006518C9">
        <w:t>&gt;</w:t>
      </w:r>
      <w:bookmarkEnd w:id="1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0E4C13AC" w14:textId="77777777" w:rsidTr="00921A47">
        <w:trPr>
          <w:tblCellSpacing w:w="15" w:type="dxa"/>
        </w:trPr>
        <w:tc>
          <w:tcPr>
            <w:tcW w:w="0" w:type="auto"/>
            <w:vAlign w:val="center"/>
            <w:hideMark/>
          </w:tcPr>
          <w:p w14:paraId="22FBB5F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D7F78DA" w14:textId="77777777" w:rsidR="00921A47" w:rsidRPr="006518C9" w:rsidRDefault="00921A47">
            <w:pPr>
              <w:rPr>
                <w:sz w:val="24"/>
                <w:szCs w:val="24"/>
                <w:lang w:val="en-US"/>
              </w:rPr>
            </w:pPr>
            <w:r w:rsidRPr="006518C9">
              <w:rPr>
                <w:lang w:val="en-US"/>
              </w:rPr>
              <w:t xml:space="preserve">A database sequence from the specified SearchDatabase (nucleic acid or amino acid). If the sequence is nucleic acid, the source nucleic acid sequence should be given in the seq attribute rather than a translated sequence. </w:t>
            </w:r>
          </w:p>
        </w:tc>
      </w:tr>
      <w:tr w:rsidR="00921A47" w:rsidRPr="006518C9" w14:paraId="5280AB6E" w14:textId="77777777" w:rsidTr="00921A47">
        <w:trPr>
          <w:tblCellSpacing w:w="15" w:type="dxa"/>
        </w:trPr>
        <w:tc>
          <w:tcPr>
            <w:tcW w:w="0" w:type="auto"/>
            <w:vAlign w:val="center"/>
            <w:hideMark/>
          </w:tcPr>
          <w:p w14:paraId="179B641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F5C499C" w14:textId="77777777" w:rsidR="00921A47" w:rsidRPr="006518C9" w:rsidRDefault="00921A47">
            <w:pPr>
              <w:rPr>
                <w:sz w:val="24"/>
                <w:szCs w:val="24"/>
                <w:lang w:val="en-US"/>
              </w:rPr>
            </w:pPr>
            <w:r w:rsidRPr="006518C9">
              <w:rPr>
                <w:lang w:val="en-US"/>
              </w:rPr>
              <w:t xml:space="preserve">DBSequenceType </w:t>
            </w:r>
          </w:p>
        </w:tc>
      </w:tr>
      <w:tr w:rsidR="00921A47" w:rsidRPr="006518C9" w14:paraId="25758693" w14:textId="77777777" w:rsidTr="00921A47">
        <w:trPr>
          <w:tblCellSpacing w:w="15" w:type="dxa"/>
        </w:trPr>
        <w:tc>
          <w:tcPr>
            <w:tcW w:w="0" w:type="auto"/>
            <w:vAlign w:val="center"/>
            <w:hideMark/>
          </w:tcPr>
          <w:p w14:paraId="2D3D78E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65"/>
            </w:tblGrid>
            <w:tr w:rsidR="00921A47" w:rsidRPr="006518C9" w14:paraId="5F5602A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54C70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45AD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FCE6C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6E2D6A5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8A38ED"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B048D7"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70BD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EFA1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D8E6A21" w14:textId="77777777" w:rsidR="00921A47" w:rsidRPr="006518C9" w:rsidRDefault="00921A47">
                  <w:pPr>
                    <w:rPr>
                      <w:sz w:val="24"/>
                      <w:szCs w:val="24"/>
                      <w:lang w:val="en-US"/>
                    </w:rPr>
                  </w:pPr>
                  <w:r w:rsidRPr="006518C9">
                    <w:rPr>
                      <w:lang w:val="en-US"/>
                    </w:rPr>
                    <w:t>The unique accession of this sequence.</w:t>
                  </w:r>
                </w:p>
              </w:tc>
            </w:tr>
            <w:tr w:rsidR="00921A47" w:rsidRPr="006518C9" w14:paraId="4032C76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693C6"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FC4D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EF82B"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CC36CD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76DDBF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776DA" w14:textId="77777777" w:rsidR="00921A47" w:rsidRPr="006518C9" w:rsidRDefault="00921A47">
                  <w:pPr>
                    <w:rPr>
                      <w:sz w:val="24"/>
                      <w:szCs w:val="24"/>
                      <w:lang w:val="en-US"/>
                    </w:rPr>
                  </w:pPr>
                  <w:r w:rsidRPr="006518C9">
                    <w:rPr>
                      <w:lang w:val="en-US"/>
                    </w:rPr>
                    <w:t>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78640"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6253C"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56F3C6D" w14:textId="77777777" w:rsidR="00921A47" w:rsidRPr="006518C9" w:rsidRDefault="00921A47">
                  <w:pPr>
                    <w:rPr>
                      <w:sz w:val="24"/>
                      <w:szCs w:val="24"/>
                      <w:lang w:val="en-US"/>
                    </w:rPr>
                  </w:pPr>
                  <w:r w:rsidRPr="006518C9">
                    <w:rPr>
                      <w:lang w:val="en-US"/>
                    </w:rPr>
                    <w:t xml:space="preserve">The length of the sequence as a number of bases or residues. </w:t>
                  </w:r>
                </w:p>
              </w:tc>
            </w:tr>
            <w:tr w:rsidR="00921A47" w:rsidRPr="006518C9" w14:paraId="5F74A0E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9C7FA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AED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F0FB3"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76A2E0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3BC621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4CA584" w14:textId="77777777" w:rsidR="00921A47" w:rsidRPr="006518C9" w:rsidRDefault="00921A47">
                  <w:pPr>
                    <w:rPr>
                      <w:sz w:val="24"/>
                      <w:szCs w:val="24"/>
                      <w:lang w:val="en-US"/>
                    </w:rPr>
                  </w:pPr>
                  <w:r w:rsidRPr="006518C9">
                    <w:rPr>
                      <w:lang w:val="en-US"/>
                    </w:rP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6814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9A5A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465E2D8" w14:textId="77777777" w:rsidR="00921A47" w:rsidRPr="006518C9" w:rsidRDefault="00921A47">
                  <w:pPr>
                    <w:rPr>
                      <w:sz w:val="24"/>
                      <w:szCs w:val="24"/>
                      <w:lang w:val="en-US"/>
                    </w:rPr>
                  </w:pPr>
                  <w:r w:rsidRPr="006518C9">
                    <w:rPr>
                      <w:lang w:val="en-US"/>
                    </w:rPr>
                    <w:t>The source database of this sequence.</w:t>
                  </w:r>
                </w:p>
              </w:tc>
            </w:tr>
          </w:tbl>
          <w:p w14:paraId="6D0CF73B" w14:textId="77777777" w:rsidR="00921A47" w:rsidRPr="006518C9" w:rsidRDefault="00921A47">
            <w:pPr>
              <w:rPr>
                <w:sz w:val="24"/>
                <w:szCs w:val="24"/>
                <w:lang w:val="en-US"/>
              </w:rPr>
            </w:pPr>
          </w:p>
        </w:tc>
      </w:tr>
      <w:tr w:rsidR="00921A47" w:rsidRPr="006518C9" w14:paraId="4C1FC982" w14:textId="77777777" w:rsidTr="00921A47">
        <w:trPr>
          <w:tblCellSpacing w:w="15" w:type="dxa"/>
        </w:trPr>
        <w:tc>
          <w:tcPr>
            <w:tcW w:w="0" w:type="auto"/>
            <w:vAlign w:val="center"/>
            <w:hideMark/>
          </w:tcPr>
          <w:p w14:paraId="28B87DD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rsidRPr="006518C9" w14:paraId="16E177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C12D33"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FD3E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1C8C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004B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D6EA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A3419D" w14:textId="77777777" w:rsidR="00921A47" w:rsidRPr="006518C9" w:rsidRDefault="00A6726E">
                  <w:pPr>
                    <w:rPr>
                      <w:sz w:val="24"/>
                      <w:szCs w:val="24"/>
                      <w:lang w:val="en-US"/>
                    </w:rPr>
                  </w:pPr>
                  <w:hyperlink w:anchor="Seq" w:history="1">
                    <w:r w:rsidR="00921A47" w:rsidRPr="006518C9">
                      <w:rPr>
                        <w:rStyle w:val="Hyperlink"/>
                        <w:lang w:val="en-US"/>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19191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3BD1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A6810" w14:textId="77777777" w:rsidR="00921A47" w:rsidRPr="006518C9" w:rsidRDefault="00921A47">
                  <w:pPr>
                    <w:rPr>
                      <w:sz w:val="24"/>
                      <w:szCs w:val="24"/>
                      <w:lang w:val="en-US"/>
                    </w:rPr>
                  </w:pPr>
                  <w:r w:rsidRPr="006518C9">
                    <w:rPr>
                      <w:lang w:val="en-US"/>
                    </w:rPr>
                    <w:t>The actual sequence of amino acids or nucleic acid.</w:t>
                  </w:r>
                </w:p>
              </w:tc>
            </w:tr>
            <w:tr w:rsidR="00921A47" w:rsidRPr="006518C9" w14:paraId="2E9146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F21585"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305C6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64B31"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F53DD"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DAFBB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5A3BC7"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B400A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B06A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BF12A" w14:textId="77777777" w:rsidR="00921A47" w:rsidRPr="006518C9" w:rsidRDefault="00921A47">
                  <w:pPr>
                    <w:rPr>
                      <w:sz w:val="24"/>
                      <w:szCs w:val="24"/>
                      <w:lang w:val="en-US"/>
                    </w:rPr>
                  </w:pPr>
                  <w:r w:rsidRPr="006518C9">
                    <w:rPr>
                      <w:lang w:val="en-US"/>
                    </w:rPr>
                    <w:t>A single user-defined parameter.</w:t>
                  </w:r>
                </w:p>
              </w:tc>
            </w:tr>
          </w:tbl>
          <w:p w14:paraId="29C02A34" w14:textId="77777777" w:rsidR="00921A47" w:rsidRPr="006518C9" w:rsidRDefault="00921A47">
            <w:pPr>
              <w:rPr>
                <w:sz w:val="24"/>
                <w:szCs w:val="24"/>
                <w:lang w:val="en-US"/>
              </w:rPr>
            </w:pPr>
          </w:p>
        </w:tc>
      </w:tr>
      <w:tr w:rsidR="00921A47" w:rsidRPr="006518C9" w14:paraId="41399DF9" w14:textId="77777777" w:rsidTr="00921A47">
        <w:trPr>
          <w:tblCellSpacing w:w="15" w:type="dxa"/>
        </w:trPr>
        <w:tc>
          <w:tcPr>
            <w:tcW w:w="0" w:type="auto"/>
            <w:vAlign w:val="center"/>
            <w:hideMark/>
          </w:tcPr>
          <w:p w14:paraId="7A82580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5787356" w14:textId="77777777" w:rsidR="008F498D" w:rsidRPr="006518C9" w:rsidRDefault="00921A47">
            <w:pPr>
              <w:pStyle w:val="HTMLPreformatted"/>
            </w:pPr>
            <w:r w:rsidRPr="006518C9">
              <w:t>&lt;DBSequence accession="sp|P20029|GRP78_MOUSE 78 kDa glucose-regulated protein OS=Mus musculus GN=Hspa5</w:t>
            </w:r>
          </w:p>
          <w:p w14:paraId="28EDA640" w14:textId="77777777" w:rsidR="008F498D" w:rsidRPr="006518C9" w:rsidRDefault="00921A47">
            <w:pPr>
              <w:pStyle w:val="HTMLPreformatted"/>
            </w:pPr>
            <w:r w:rsidRPr="006518C9">
              <w:t>PE=1..." searchDatabase_ref="SearchDB_1" length="655" name="sp|P20029|GRP78_MOUSE 78 kDa glucose-regula</w:t>
            </w:r>
          </w:p>
          <w:p w14:paraId="400FB067" w14:textId="77777777" w:rsidR="008F498D" w:rsidRPr="006518C9" w:rsidRDefault="00921A47">
            <w:pPr>
              <w:pStyle w:val="HTMLPreformatted"/>
            </w:pPr>
            <w:r w:rsidRPr="006518C9">
              <w:t>ted protein OS=Mus musculus GN=Hspa5 PE=1 SV=3" id="dbseq_sp|P20029|GRP78_MOUSE 78 kDa glucose-regulated</w:t>
            </w:r>
          </w:p>
          <w:p w14:paraId="34EF4060" w14:textId="77777777" w:rsidR="00921A47" w:rsidRPr="006518C9" w:rsidRDefault="00921A47">
            <w:pPr>
              <w:pStyle w:val="HTMLPreformatted"/>
            </w:pPr>
            <w:r w:rsidRPr="006518C9">
              <w:t>protein OS=Mus musculus GN=Hspa5 PE=1..."&gt;</w:t>
            </w:r>
          </w:p>
          <w:p w14:paraId="59857E5C" w14:textId="77777777" w:rsidR="008F498D" w:rsidRPr="006518C9" w:rsidRDefault="00921A47">
            <w:pPr>
              <w:pStyle w:val="HTMLPreformatted"/>
            </w:pPr>
            <w:r w:rsidRPr="006518C9">
              <w:t xml:space="preserve">    &lt;Seq&gt;MMKFTVVAAALLLLGAVRAEEEDKKEDVGTVVGIDLGTTYSCVGVFKNGRVEIIANDQGNRITPSYVAFTPEGERLIGDAAKNQLTSNPENTVFDA</w:t>
            </w:r>
          </w:p>
          <w:p w14:paraId="714D874E" w14:textId="77777777" w:rsidR="008F498D" w:rsidRPr="006518C9" w:rsidRDefault="00921A47">
            <w:pPr>
              <w:pStyle w:val="HTMLPreformatted"/>
            </w:pPr>
            <w:r w:rsidRPr="006518C9">
              <w:t>KRLIGRTWNDPSVQQDIKFLPFKVVEKKTKPYIQVDIGGGQTKTFAPEEISAMVLTKMKETAEAYLGKKVTHAVVTVPAYFNDAQRQATKDAGTIAGLNVM</w:t>
            </w:r>
          </w:p>
          <w:p w14:paraId="464CAD27" w14:textId="77777777" w:rsidR="008F498D" w:rsidRPr="006518C9" w:rsidRDefault="00921A47">
            <w:pPr>
              <w:pStyle w:val="HTMLPreformatted"/>
            </w:pPr>
            <w:r w:rsidRPr="006518C9">
              <w:t>RIINEPTAAAIAYGLDKREGEKNILVFDLGGGTFDVSLLTIDNGVFEVVATNGDTHLGGEDFDQRVMEHFIKLYKKKTGKDVRKDNRAVQKLRREVEKAKR</w:t>
            </w:r>
          </w:p>
          <w:p w14:paraId="069B87B7" w14:textId="77777777" w:rsidR="008F498D" w:rsidRPr="006518C9" w:rsidRDefault="00921A47">
            <w:pPr>
              <w:pStyle w:val="HTMLPreformatted"/>
            </w:pPr>
            <w:r w:rsidRPr="006518C9">
              <w:t>ALSSQHQARIEIESFFEGEDFSETLTRAKFEELNMDLFRSTMKPVQKVLEDSDLKKSDIDEIVLVGGSTRIPKIQQLVKEFFNGKEPSRGINPDEAVAYGA</w:t>
            </w:r>
          </w:p>
          <w:p w14:paraId="17B22317" w14:textId="77777777" w:rsidR="008F498D" w:rsidRPr="006518C9" w:rsidRDefault="00921A47">
            <w:pPr>
              <w:pStyle w:val="HTMLPreformatted"/>
            </w:pPr>
            <w:r w:rsidRPr="006518C9">
              <w:t>AVQAGVLSGDQDTGDLVLLDVCPLTLGIETVGGVMTKLIPRNTVVPTKKSQIFSTASDNQPTVTIKVYEGERPLTKDNHLLGTFDLTGIPPAPRGVPQIEV</w:t>
            </w:r>
          </w:p>
          <w:p w14:paraId="27F8F842" w14:textId="77777777" w:rsidR="008F498D" w:rsidRPr="006518C9" w:rsidRDefault="00921A47">
            <w:pPr>
              <w:pStyle w:val="HTMLPreformatted"/>
            </w:pPr>
            <w:r w:rsidRPr="006518C9">
              <w:t>TFEIDVNGILRVTAEDKGTGNKNKITITNDQNRLTPEEIERMVNDAEKFAEEDKKLKERIDTRNELESYAYSLKNQIGDKEKLGGKLSSEDKETMEKAVEE</w:t>
            </w:r>
          </w:p>
          <w:p w14:paraId="1558B9B8" w14:textId="77777777" w:rsidR="00921A47" w:rsidRPr="006518C9" w:rsidRDefault="00921A47">
            <w:pPr>
              <w:pStyle w:val="HTMLPreformatted"/>
            </w:pPr>
            <w:r w:rsidRPr="006518C9">
              <w:t>KIEWLESHQDADIEDFKAKKKELEEIVQPIISKLYGSGGPPPTGEEDTSEKDEL&lt;/Seq&gt;</w:t>
            </w:r>
          </w:p>
          <w:p w14:paraId="07D99519" w14:textId="77777777" w:rsidR="00921A47" w:rsidRPr="006518C9" w:rsidRDefault="00921A47">
            <w:pPr>
              <w:pStyle w:val="HTMLPreformatted"/>
            </w:pPr>
            <w:r w:rsidRPr="006518C9">
              <w:t>&lt;/DBSequence&gt;</w:t>
            </w:r>
          </w:p>
        </w:tc>
      </w:tr>
      <w:tr w:rsidR="00921A47" w:rsidRPr="006518C9" w14:paraId="27CBFD62" w14:textId="77777777" w:rsidTr="00921A47">
        <w:trPr>
          <w:tblCellSpacing w:w="15" w:type="dxa"/>
        </w:trPr>
        <w:tc>
          <w:tcPr>
            <w:tcW w:w="0" w:type="auto"/>
            <w:vAlign w:val="center"/>
            <w:hideMark/>
          </w:tcPr>
          <w:p w14:paraId="5A6E34A5"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0E679F4" w14:textId="77777777" w:rsidR="00921A47" w:rsidRPr="006518C9" w:rsidRDefault="00921A47">
            <w:pPr>
              <w:pStyle w:val="HTMLPreformatted"/>
            </w:pPr>
            <w:r w:rsidRPr="006518C9">
              <w:t>Path /MzIdentML/SequenceCollection/DBSequence</w:t>
            </w:r>
          </w:p>
          <w:p w14:paraId="34E16194" w14:textId="77777777" w:rsidR="00921A47" w:rsidRPr="006518C9" w:rsidRDefault="00921A47">
            <w:pPr>
              <w:pStyle w:val="HTMLPreformatted"/>
            </w:pPr>
            <w:r w:rsidRPr="006518C9">
              <w:t xml:space="preserve">MAY supply a *child* term of </w:t>
            </w:r>
            <w:hyperlink r:id="rId81" w:tgtFrame="new" w:history="1">
              <w:r w:rsidRPr="006518C9">
                <w:rPr>
                  <w:rStyle w:val="Hyperlink"/>
                </w:rPr>
                <w:t>MS:1001342</w:t>
              </w:r>
            </w:hyperlink>
            <w:r w:rsidRPr="006518C9">
              <w:t xml:space="preserve"> (</w:t>
            </w:r>
            <w:r w:rsidRPr="006518C9">
              <w:rPr>
                <w:rStyle w:val="popup"/>
              </w:rPr>
              <w:t>database sequence details</w:t>
            </w:r>
            <w:r w:rsidRPr="006518C9">
              <w:t>) one or more times</w:t>
            </w:r>
          </w:p>
          <w:p w14:paraId="45693FBC" w14:textId="77777777" w:rsidR="00921A47" w:rsidRPr="006518C9" w:rsidRDefault="00921A47">
            <w:pPr>
              <w:pStyle w:val="HTMLPreformatted"/>
            </w:pPr>
            <w:r w:rsidRPr="006518C9">
              <w:t xml:space="preserve">  e.g.: </w:t>
            </w:r>
            <w:hyperlink r:id="rId82"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71BEE862" w14:textId="77777777" w:rsidR="00921A47" w:rsidRPr="006518C9" w:rsidRDefault="00921A47">
            <w:pPr>
              <w:pStyle w:val="HTMLPreformatted"/>
            </w:pPr>
            <w:r w:rsidRPr="006518C9">
              <w:t xml:space="preserve">  e.g.: </w:t>
            </w:r>
            <w:hyperlink r:id="rId83"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43E5F6AE" w14:textId="77777777" w:rsidR="00921A47" w:rsidRPr="006518C9" w:rsidRDefault="00921A47">
            <w:pPr>
              <w:pStyle w:val="HTMLPreformatted"/>
            </w:pPr>
            <w:r w:rsidRPr="006518C9">
              <w:t xml:space="preserve">  e.g.: </w:t>
            </w:r>
            <w:hyperlink r:id="rId84" w:tgtFrame="new" w:history="1">
              <w:r w:rsidRPr="006518C9">
                <w:rPr>
                  <w:rStyle w:val="Hyperlink"/>
                </w:rPr>
                <w:t>MS:1001343</w:t>
              </w:r>
            </w:hyperlink>
            <w:r w:rsidRPr="006518C9">
              <w:t xml:space="preserve"> (</w:t>
            </w:r>
            <w:r w:rsidRPr="006518C9">
              <w:rPr>
                <w:rStyle w:val="popup"/>
              </w:rPr>
              <w:t>NA sequence</w:t>
            </w:r>
            <w:r w:rsidRPr="006518C9">
              <w:t xml:space="preserve">) </w:t>
            </w:r>
          </w:p>
          <w:p w14:paraId="68354D72" w14:textId="77777777" w:rsidR="00921A47" w:rsidRPr="006518C9" w:rsidRDefault="00921A47">
            <w:pPr>
              <w:pStyle w:val="HTMLPreformatted"/>
            </w:pPr>
            <w:r w:rsidRPr="006518C9">
              <w:t xml:space="preserve">  e.g.: </w:t>
            </w:r>
            <w:hyperlink r:id="rId85" w:tgtFrame="new" w:history="1">
              <w:r w:rsidRPr="006518C9">
                <w:rPr>
                  <w:rStyle w:val="Hyperlink"/>
                </w:rPr>
                <w:t>MS:1001344</w:t>
              </w:r>
            </w:hyperlink>
            <w:r w:rsidRPr="006518C9">
              <w:t xml:space="preserve"> (</w:t>
            </w:r>
            <w:r w:rsidRPr="006518C9">
              <w:rPr>
                <w:rStyle w:val="popup"/>
              </w:rPr>
              <w:t>AA sequence</w:t>
            </w:r>
            <w:r w:rsidRPr="006518C9">
              <w:t xml:space="preserve">) </w:t>
            </w:r>
          </w:p>
          <w:p w14:paraId="5FE8FF41" w14:textId="77777777" w:rsidR="00921A47" w:rsidRPr="006518C9" w:rsidRDefault="00921A47">
            <w:pPr>
              <w:pStyle w:val="HTMLPreformatted"/>
            </w:pPr>
            <w:r w:rsidRPr="006518C9">
              <w:t xml:space="preserve">  e.g.: </w:t>
            </w:r>
            <w:hyperlink r:id="rId86"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08954F96" w14:textId="77777777" w:rsidR="00921A47" w:rsidRPr="006518C9" w:rsidRDefault="00921A47">
            <w:pPr>
              <w:pStyle w:val="HTMLPreformatted"/>
            </w:pPr>
            <w:r w:rsidRPr="006518C9">
              <w:t xml:space="preserve">  e.g.: </w:t>
            </w:r>
            <w:hyperlink r:id="rId87"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631AE157" w14:textId="77777777" w:rsidR="00921A47" w:rsidRPr="006518C9" w:rsidRDefault="00921A47">
            <w:pPr>
              <w:pStyle w:val="HTMLPreformatted"/>
            </w:pPr>
            <w:r w:rsidRPr="006518C9">
              <w:t xml:space="preserve">  e.g.: </w:t>
            </w:r>
            <w:hyperlink r:id="rId88"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1943BB1F" w14:textId="77777777" w:rsidR="00921A47" w:rsidRPr="006518C9" w:rsidRDefault="00921A47">
            <w:pPr>
              <w:pStyle w:val="HTMLPreformatted"/>
            </w:pPr>
            <w:r w:rsidRPr="006518C9">
              <w:t xml:space="preserve">  e.g.: </w:t>
            </w:r>
            <w:hyperlink r:id="rId89"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566E590B" w14:textId="77777777" w:rsidR="00921A47" w:rsidRPr="006518C9" w:rsidRDefault="00921A47">
            <w:pPr>
              <w:pStyle w:val="HTMLPreformatted"/>
            </w:pPr>
            <w:r w:rsidRPr="006518C9">
              <w:t xml:space="preserve">MAY supply a *child* term of </w:t>
            </w:r>
            <w:hyperlink r:id="rId90" w:tgtFrame="new" w:history="1">
              <w:r w:rsidRPr="006518C9">
                <w:rPr>
                  <w:rStyle w:val="Hyperlink"/>
                </w:rPr>
                <w:t>MS:1001089</w:t>
              </w:r>
            </w:hyperlink>
            <w:r w:rsidRPr="006518C9">
              <w:t xml:space="preserve"> (</w:t>
            </w:r>
            <w:r w:rsidRPr="006518C9">
              <w:rPr>
                <w:rStyle w:val="popup"/>
              </w:rPr>
              <w:t>molecule taxonomy</w:t>
            </w:r>
            <w:r w:rsidRPr="006518C9">
              <w:t>) one or more times</w:t>
            </w:r>
          </w:p>
          <w:p w14:paraId="625AF175" w14:textId="77777777" w:rsidR="00921A47" w:rsidRPr="006518C9" w:rsidRDefault="00921A47">
            <w:pPr>
              <w:pStyle w:val="HTMLPreformatted"/>
            </w:pPr>
            <w:r w:rsidRPr="006518C9">
              <w:t xml:space="preserve">  e.g.: </w:t>
            </w:r>
            <w:hyperlink r:id="rId91"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5EDF603" w14:textId="77777777" w:rsidR="00921A47" w:rsidRPr="006518C9" w:rsidRDefault="00921A47">
            <w:pPr>
              <w:pStyle w:val="HTMLPreformatted"/>
            </w:pPr>
            <w:r w:rsidRPr="006518C9">
              <w:t xml:space="preserve">  e.g.: </w:t>
            </w:r>
            <w:hyperlink r:id="rId92"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2503A922" w14:textId="77777777" w:rsidR="00921A47" w:rsidRPr="006518C9" w:rsidRDefault="00921A47">
            <w:pPr>
              <w:pStyle w:val="HTMLPreformatted"/>
            </w:pPr>
            <w:r w:rsidRPr="006518C9">
              <w:t xml:space="preserve">  e.g.: </w:t>
            </w:r>
            <w:hyperlink r:id="rId93"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187C413D" w14:textId="77777777" w:rsidR="00921A47" w:rsidRPr="006518C9" w:rsidRDefault="00921A47">
            <w:pPr>
              <w:pStyle w:val="HTMLPreformatted"/>
            </w:pPr>
            <w:r w:rsidRPr="006518C9">
              <w:t xml:space="preserve">  e.g.: </w:t>
            </w:r>
            <w:hyperlink r:id="rId94"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71DF8A5D" w14:textId="77777777" w:rsidR="00921A47" w:rsidRPr="006518C9" w:rsidRDefault="00921A47">
            <w:pPr>
              <w:pStyle w:val="HTMLPreformatted"/>
            </w:pPr>
            <w:r w:rsidRPr="006518C9">
              <w:t xml:space="preserve">  e.g.: </w:t>
            </w:r>
            <w:hyperlink r:id="rId95" w:tgtFrame="new" w:history="1">
              <w:r w:rsidRPr="006518C9">
                <w:rPr>
                  <w:rStyle w:val="Hyperlink"/>
                </w:rPr>
                <w:t>MS:1001470</w:t>
              </w:r>
            </w:hyperlink>
            <w:r w:rsidRPr="006518C9">
              <w:t xml:space="preserve"> (</w:t>
            </w:r>
            <w:r w:rsidRPr="006518C9">
              <w:rPr>
                <w:rStyle w:val="popup"/>
              </w:rPr>
              <w:t>taxonomy: Swiss-Prot ID</w:t>
            </w:r>
            <w:r w:rsidRPr="006518C9">
              <w:t xml:space="preserve">) </w:t>
            </w:r>
          </w:p>
        </w:tc>
      </w:tr>
      <w:tr w:rsidR="00921A47" w:rsidRPr="006518C9" w14:paraId="2FC415C8" w14:textId="77777777" w:rsidTr="00921A47">
        <w:trPr>
          <w:tblCellSpacing w:w="15" w:type="dxa"/>
        </w:trPr>
        <w:tc>
          <w:tcPr>
            <w:tcW w:w="0" w:type="auto"/>
            <w:vAlign w:val="center"/>
            <w:hideMark/>
          </w:tcPr>
          <w:p w14:paraId="57C46C25"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2575B597" w14:textId="77777777" w:rsidR="00921A47" w:rsidRPr="006518C9" w:rsidRDefault="00921A47">
            <w:pPr>
              <w:pStyle w:val="HTMLPreformatted"/>
            </w:pPr>
            <w:r w:rsidRPr="006518C9">
              <w:t>&lt;cvParam accession="MS:1001088" cvRef="PSI-MS" value="sp|P36938|PGM_ECOLI Phosphoglucomutase OS=Escherichia coli (strain K12) GN=pgm PE=1 SV=1" name="protein description"/&gt;</w:t>
            </w:r>
          </w:p>
        </w:tc>
      </w:tr>
    </w:tbl>
    <w:p w14:paraId="10846EC7" w14:textId="77777777" w:rsidR="00921A47" w:rsidRPr="006518C9" w:rsidRDefault="00193359" w:rsidP="00921A47">
      <w:pPr>
        <w:rPr>
          <w:b/>
          <w:lang w:val="en-US"/>
        </w:rPr>
      </w:pPr>
      <w:r w:rsidRPr="006518C9">
        <w:rPr>
          <w:b/>
          <w:lang w:val="en-US"/>
        </w:rPr>
        <w:t>Example for proteogenomics search:</w:t>
      </w:r>
    </w:p>
    <w:p w14:paraId="439A88F5"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&lt;DBSequence searchDatabase_ref="SearchDB_1" accession="generic|A_ENSP00000284981|" id="dbseq_generic|A_ENSP00000284981|"&gt;</w:t>
      </w:r>
    </w:p>
    <w:p w14:paraId="1A84EF7B"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accession="MS:1002637" name="chromosome name" value="21"&gt;&lt;/cvParam&gt;</w:t>
      </w:r>
    </w:p>
    <w:p w14:paraId="78E3F84E"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accession="MS:1002638" name="chromosome strand" value="-"&gt;&lt;/cvParam&gt;</w:t>
      </w:r>
    </w:p>
    <w:p w14:paraId="5CB9B222"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accession="MS:1002644" name="genome reference version" value="Homo_sapiens.GRCh38.77.gff3"&gt;&lt;/cvParam&gt;</w:t>
      </w:r>
    </w:p>
    <w:p w14:paraId="5AF3AE79"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&lt;/DBSequence&gt;</w:t>
      </w:r>
    </w:p>
    <w:p w14:paraId="517935EB" w14:textId="77777777" w:rsidR="00193359" w:rsidRPr="006518C9" w:rsidRDefault="00193359" w:rsidP="00921A47">
      <w:pPr>
        <w:rPr>
          <w:lang w:val="en-US"/>
        </w:rPr>
      </w:pPr>
    </w:p>
    <w:p w14:paraId="321649AB" w14:textId="77777777" w:rsidR="00921A47" w:rsidRPr="006518C9" w:rsidRDefault="00921A47" w:rsidP="00921A47">
      <w:pPr>
        <w:pStyle w:val="Heading2"/>
      </w:pPr>
      <w:bookmarkStart w:id="184" w:name="_Toc457214079"/>
      <w:r w:rsidRPr="006518C9">
        <w:t>Element &lt;</w:t>
      </w:r>
      <w:bookmarkStart w:id="185" w:name="Enzyme"/>
      <w:r w:rsidRPr="006518C9">
        <w:t>Enzyme</w:t>
      </w:r>
      <w:bookmarkEnd w:id="185"/>
      <w:r w:rsidRPr="006518C9">
        <w:t>&gt;</w:t>
      </w:r>
      <w:bookmarkEnd w:id="1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RPr="006518C9" w14:paraId="135D4F8B" w14:textId="77777777" w:rsidTr="00921A47">
        <w:trPr>
          <w:tblCellSpacing w:w="15" w:type="dxa"/>
        </w:trPr>
        <w:tc>
          <w:tcPr>
            <w:tcW w:w="0" w:type="auto"/>
            <w:vAlign w:val="center"/>
            <w:hideMark/>
          </w:tcPr>
          <w:p w14:paraId="1C15020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CFBCFBC" w14:textId="77777777" w:rsidR="00921A47" w:rsidRPr="006518C9" w:rsidRDefault="00921A47">
            <w:pPr>
              <w:rPr>
                <w:sz w:val="24"/>
                <w:szCs w:val="24"/>
                <w:lang w:val="en-US"/>
              </w:rPr>
            </w:pPr>
            <w:r w:rsidRPr="006518C9">
              <w:rPr>
                <w:lang w:val="en-US"/>
              </w:rPr>
              <w:t xml:space="preserve">The details of an individual cleavage enzyme should be provided by giving a regular expression or a CV term if a "standard" enzyme cleavage has been performed. </w:t>
            </w:r>
          </w:p>
        </w:tc>
      </w:tr>
      <w:tr w:rsidR="00921A47" w:rsidRPr="006518C9" w14:paraId="7E2A31D7" w14:textId="77777777" w:rsidTr="00921A47">
        <w:trPr>
          <w:tblCellSpacing w:w="15" w:type="dxa"/>
        </w:trPr>
        <w:tc>
          <w:tcPr>
            <w:tcW w:w="0" w:type="auto"/>
            <w:vAlign w:val="center"/>
            <w:hideMark/>
          </w:tcPr>
          <w:p w14:paraId="7DC13ED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995AD67" w14:textId="77777777" w:rsidR="00921A47" w:rsidRPr="006518C9" w:rsidRDefault="00921A47">
            <w:pPr>
              <w:rPr>
                <w:sz w:val="24"/>
                <w:szCs w:val="24"/>
                <w:lang w:val="en-US"/>
              </w:rPr>
            </w:pPr>
            <w:r w:rsidRPr="006518C9">
              <w:rPr>
                <w:lang w:val="en-US"/>
              </w:rPr>
              <w:t xml:space="preserve">EnzymeType </w:t>
            </w:r>
          </w:p>
        </w:tc>
      </w:tr>
      <w:tr w:rsidR="00921A47" w:rsidRPr="006518C9" w14:paraId="6CCDF79C" w14:textId="77777777" w:rsidTr="00921A47">
        <w:trPr>
          <w:tblCellSpacing w:w="15" w:type="dxa"/>
        </w:trPr>
        <w:tc>
          <w:tcPr>
            <w:tcW w:w="0" w:type="auto"/>
            <w:vAlign w:val="center"/>
            <w:hideMark/>
          </w:tcPr>
          <w:p w14:paraId="33C6F4D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921A47" w:rsidRPr="006518C9" w14:paraId="4A800E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AB15E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3EAD4"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48B9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B67F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D9EA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C79549" w14:textId="77777777" w:rsidR="00921A47" w:rsidRPr="006518C9" w:rsidRDefault="00921A47">
                  <w:pPr>
                    <w:rPr>
                      <w:sz w:val="24"/>
                      <w:szCs w:val="24"/>
                      <w:lang w:val="en-US"/>
                    </w:rPr>
                  </w:pPr>
                  <w:r w:rsidRPr="006518C9">
                    <w:rPr>
                      <w:lang w:val="en-US"/>
                    </w:rP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6EDFB" w14:textId="77777777" w:rsidR="00921A47" w:rsidRPr="006518C9" w:rsidRDefault="00921A47">
                  <w:pPr>
                    <w:rPr>
                      <w:lang w:val="en-US"/>
                    </w:rPr>
                  </w:pPr>
                  <w:r w:rsidRPr="006518C9">
                    <w:rPr>
                      <w:lang w:val="en-US"/>
                    </w:rPr>
                    <w:t>xsd:string with restriction</w:t>
                  </w:r>
                </w:p>
                <w:p w14:paraId="70D49591" w14:textId="77777777" w:rsidR="00921A47" w:rsidRPr="006518C9" w:rsidRDefault="00921A47">
                  <w:pPr>
                    <w:pStyle w:val="HTMLPreformatted"/>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ABE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2AB7E" w14:textId="77777777" w:rsidR="00921A47" w:rsidRPr="006518C9" w:rsidRDefault="00921A47">
                  <w:pPr>
                    <w:rPr>
                      <w:sz w:val="24"/>
                      <w:szCs w:val="24"/>
                      <w:lang w:val="en-US"/>
                    </w:rPr>
                  </w:pPr>
                  <w:r w:rsidRPr="006518C9">
                    <w:rPr>
                      <w:lang w:val="en-US"/>
                    </w:rPr>
                    <w:t>Element formula gained at CTerm.</w:t>
                  </w:r>
                </w:p>
              </w:tc>
            </w:tr>
            <w:tr w:rsidR="00921A47" w:rsidRPr="006518C9" w14:paraId="142ED5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0E8EE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D09A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7844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9D43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7D8BC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B752C9" w14:textId="77777777" w:rsidR="00921A47" w:rsidRPr="006518C9" w:rsidRDefault="00921A47">
                  <w:pPr>
                    <w:rPr>
                      <w:sz w:val="24"/>
                      <w:szCs w:val="24"/>
                      <w:lang w:val="en-US"/>
                    </w:rPr>
                  </w:pPr>
                  <w:r w:rsidRPr="006518C9">
                    <w:rPr>
                      <w:lang w:val="en-US"/>
                    </w:rP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FC9C1"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BB7B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3058D" w14:textId="77777777" w:rsidR="00921A47" w:rsidRPr="006518C9" w:rsidRDefault="00921A47">
                  <w:pPr>
                    <w:rPr>
                      <w:sz w:val="24"/>
                      <w:szCs w:val="24"/>
                      <w:lang w:val="en-US"/>
                    </w:rPr>
                  </w:pPr>
                  <w:r w:rsidRPr="006518C9">
                    <w:rPr>
                      <w:lang w:val="en-US"/>
                    </w:rPr>
                    <w:t>Minimal distance for another cleavage (minimum: 1).</w:t>
                  </w:r>
                </w:p>
              </w:tc>
            </w:tr>
            <w:tr w:rsidR="00921A47" w:rsidRPr="006518C9" w14:paraId="4268D6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64E41" w14:textId="77777777" w:rsidR="00921A47" w:rsidRPr="006518C9" w:rsidRDefault="00921A47">
                  <w:pPr>
                    <w:rPr>
                      <w:sz w:val="24"/>
                      <w:szCs w:val="24"/>
                      <w:lang w:val="en-US"/>
                    </w:rPr>
                  </w:pPr>
                  <w:r w:rsidRPr="006518C9">
                    <w:rPr>
                      <w:lang w:val="en-US"/>
                    </w:rP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4F624"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3BDC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59C45" w14:textId="77777777" w:rsidR="00921A47" w:rsidRPr="006518C9" w:rsidRDefault="00921A47">
                  <w:pPr>
                    <w:rPr>
                      <w:sz w:val="24"/>
                      <w:szCs w:val="24"/>
                      <w:lang w:val="en-US"/>
                    </w:rPr>
                  </w:pPr>
                  <w:r w:rsidRPr="006518C9">
                    <w:rPr>
                      <w:lang w:val="en-US"/>
                    </w:rPr>
                    <w:t>The number of missed cleavage sites allowed by the search. The attribute MUST be provided if an enzyme has been used.</w:t>
                  </w:r>
                </w:p>
              </w:tc>
            </w:tr>
            <w:tr w:rsidR="00921A47" w:rsidRPr="006518C9" w14:paraId="2C07CD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F56D34" w14:textId="77777777" w:rsidR="00921A47" w:rsidRPr="006518C9" w:rsidRDefault="00921A47">
                  <w:pPr>
                    <w:rPr>
                      <w:sz w:val="24"/>
                      <w:szCs w:val="24"/>
                      <w:lang w:val="en-US"/>
                    </w:rPr>
                  </w:pPr>
                  <w:r w:rsidRPr="006518C9">
                    <w:rPr>
                      <w:lang w:val="en-US"/>
                    </w:rP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B4A8B" w14:textId="77777777" w:rsidR="00921A47" w:rsidRPr="006518C9" w:rsidRDefault="00921A47">
                  <w:pPr>
                    <w:rPr>
                      <w:lang w:val="en-US"/>
                    </w:rPr>
                  </w:pPr>
                  <w:r w:rsidRPr="006518C9">
                    <w:rPr>
                      <w:lang w:val="en-US"/>
                    </w:rPr>
                    <w:t>xsd:string with restriction</w:t>
                  </w:r>
                </w:p>
                <w:p w14:paraId="63178A7D" w14:textId="77777777" w:rsidR="00921A47" w:rsidRPr="006518C9" w:rsidRDefault="00921A47">
                  <w:pPr>
                    <w:pStyle w:val="HTMLPreformatted"/>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8CF0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A1AED" w14:textId="77777777" w:rsidR="00921A47" w:rsidRPr="006518C9" w:rsidRDefault="00921A47">
                  <w:pPr>
                    <w:rPr>
                      <w:sz w:val="24"/>
                      <w:szCs w:val="24"/>
                      <w:lang w:val="en-US"/>
                    </w:rPr>
                  </w:pPr>
                  <w:r w:rsidRPr="006518C9">
                    <w:rPr>
                      <w:lang w:val="en-US"/>
                    </w:rPr>
                    <w:t>Element formula gained at NTerm.</w:t>
                  </w:r>
                </w:p>
              </w:tc>
            </w:tr>
            <w:tr w:rsidR="00921A47" w:rsidRPr="006518C9" w14:paraId="4D3D164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62202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7759E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1749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2DE7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41FC315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8CA897" w14:textId="77777777" w:rsidR="00921A47" w:rsidRPr="006518C9" w:rsidRDefault="00921A47">
                  <w:pPr>
                    <w:rPr>
                      <w:sz w:val="24"/>
                      <w:szCs w:val="24"/>
                      <w:lang w:val="en-US"/>
                    </w:rPr>
                  </w:pPr>
                  <w:r w:rsidRPr="006518C9">
                    <w:rPr>
                      <w:lang w:val="en-US"/>
                    </w:rP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C79EE"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E677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42F6C" w14:textId="77777777" w:rsidR="00921A47" w:rsidRPr="006518C9" w:rsidRDefault="00921A47">
                  <w:pPr>
                    <w:rPr>
                      <w:sz w:val="24"/>
                      <w:szCs w:val="24"/>
                      <w:lang w:val="en-US"/>
                    </w:rPr>
                  </w:pPr>
                  <w:r w:rsidRPr="006518C9">
                    <w:rPr>
                      <w:lang w:val="en-US"/>
                    </w:rP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14:paraId="02FE31ED" w14:textId="77777777" w:rsidR="00921A47" w:rsidRPr="006518C9" w:rsidRDefault="00921A47">
            <w:pPr>
              <w:rPr>
                <w:sz w:val="24"/>
                <w:szCs w:val="24"/>
                <w:lang w:val="en-US"/>
              </w:rPr>
            </w:pPr>
          </w:p>
        </w:tc>
      </w:tr>
      <w:tr w:rsidR="00921A47" w:rsidRPr="006518C9" w14:paraId="061B9AE0" w14:textId="77777777" w:rsidTr="00921A47">
        <w:trPr>
          <w:tblCellSpacing w:w="15" w:type="dxa"/>
        </w:trPr>
        <w:tc>
          <w:tcPr>
            <w:tcW w:w="0" w:type="auto"/>
            <w:vAlign w:val="center"/>
            <w:hideMark/>
          </w:tcPr>
          <w:p w14:paraId="34A10373"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921A47" w:rsidRPr="006518C9" w14:paraId="79E456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0E333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F6FB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CA14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51C8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F8D8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CA4B0B" w14:textId="77777777" w:rsidR="00921A47" w:rsidRPr="006518C9" w:rsidRDefault="00A6726E">
                  <w:pPr>
                    <w:rPr>
                      <w:sz w:val="24"/>
                      <w:szCs w:val="24"/>
                      <w:lang w:val="en-US"/>
                    </w:rPr>
                  </w:pPr>
                  <w:hyperlink w:anchor="SiteRegexp" w:history="1">
                    <w:r w:rsidR="00921A47" w:rsidRPr="006518C9">
                      <w:rPr>
                        <w:rStyle w:val="Hyperlink"/>
                        <w:lang w:val="en-US"/>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ADD16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7C95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3F5C7" w14:textId="77777777" w:rsidR="00921A47" w:rsidRPr="006518C9" w:rsidRDefault="00921A47">
                  <w:pPr>
                    <w:rPr>
                      <w:sz w:val="24"/>
                      <w:szCs w:val="24"/>
                      <w:lang w:val="en-US"/>
                    </w:rPr>
                  </w:pPr>
                  <w:r w:rsidRPr="006518C9">
                    <w:rPr>
                      <w:lang w:val="en-US"/>
                    </w:rPr>
                    <w:t>Regular expression for specifying the enzyme cleavage site.</w:t>
                  </w:r>
                </w:p>
              </w:tc>
            </w:tr>
            <w:tr w:rsidR="00921A47" w:rsidRPr="006518C9" w14:paraId="2345CA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85D8EB" w14:textId="77777777" w:rsidR="00921A47" w:rsidRPr="006518C9" w:rsidRDefault="00A6726E">
                  <w:pPr>
                    <w:rPr>
                      <w:sz w:val="24"/>
                      <w:szCs w:val="24"/>
                      <w:lang w:val="en-US"/>
                    </w:rPr>
                  </w:pPr>
                  <w:hyperlink w:anchor="EnzymeName" w:history="1">
                    <w:r w:rsidR="00921A47" w:rsidRPr="006518C9">
                      <w:rPr>
                        <w:rStyle w:val="Hyperlink"/>
                        <w:lang w:val="en-US"/>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2DF99E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0B19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A23A1" w14:textId="77777777" w:rsidR="00921A47" w:rsidRPr="006518C9" w:rsidRDefault="00921A47">
                  <w:pPr>
                    <w:rPr>
                      <w:sz w:val="24"/>
                      <w:szCs w:val="24"/>
                      <w:lang w:val="en-US"/>
                    </w:rPr>
                  </w:pPr>
                  <w:r w:rsidRPr="006518C9">
                    <w:rPr>
                      <w:lang w:val="en-US"/>
                    </w:rPr>
                    <w:t>The name of the enzyme from a CV.</w:t>
                  </w:r>
                </w:p>
              </w:tc>
            </w:tr>
          </w:tbl>
          <w:p w14:paraId="477C497A" w14:textId="77777777" w:rsidR="00921A47" w:rsidRPr="006518C9" w:rsidRDefault="00921A47">
            <w:pPr>
              <w:rPr>
                <w:sz w:val="24"/>
                <w:szCs w:val="24"/>
                <w:lang w:val="en-US"/>
              </w:rPr>
            </w:pPr>
          </w:p>
        </w:tc>
      </w:tr>
      <w:tr w:rsidR="00921A47" w:rsidRPr="006518C9" w14:paraId="623E60A4" w14:textId="77777777" w:rsidTr="00921A47">
        <w:trPr>
          <w:tblCellSpacing w:w="15" w:type="dxa"/>
        </w:trPr>
        <w:tc>
          <w:tcPr>
            <w:tcW w:w="0" w:type="auto"/>
            <w:vAlign w:val="center"/>
            <w:hideMark/>
          </w:tcPr>
          <w:p w14:paraId="6C1136C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B6F3AFF" w14:textId="77777777" w:rsidR="00921A47" w:rsidRPr="006518C9" w:rsidRDefault="00921A47">
            <w:pPr>
              <w:pStyle w:val="HTMLPreformatted"/>
            </w:pPr>
            <w:r w:rsidRPr="006518C9">
              <w:t>&lt;Enzyme missedCleavages="1" semiSpecific="false" cTermGain="OH" nTermGain="H" id="ENZ_0"&gt;</w:t>
            </w:r>
          </w:p>
          <w:p w14:paraId="25372639" w14:textId="77777777" w:rsidR="00921A47" w:rsidRPr="006518C9" w:rsidRDefault="00921A47">
            <w:pPr>
              <w:pStyle w:val="HTMLPreformatted"/>
            </w:pPr>
            <w:r w:rsidRPr="006518C9">
              <w:t xml:space="preserve">    &lt;SiteRegexp&gt;(?&lt;=[KR])&lt;/SiteRegexp&gt;</w:t>
            </w:r>
          </w:p>
          <w:p w14:paraId="4FC22D9A" w14:textId="77777777" w:rsidR="00921A47" w:rsidRPr="006518C9" w:rsidRDefault="00921A47">
            <w:pPr>
              <w:pStyle w:val="HTMLPreformatted"/>
            </w:pPr>
            <w:r w:rsidRPr="006518C9">
              <w:t xml:space="preserve">    &lt;EnzymeName&gt;</w:t>
            </w:r>
          </w:p>
          <w:p w14:paraId="675C3F11" w14:textId="77777777" w:rsidR="00921A47" w:rsidRPr="006518C9" w:rsidRDefault="00921A47">
            <w:pPr>
              <w:pStyle w:val="HTMLPreformatted"/>
            </w:pPr>
            <w:r w:rsidRPr="006518C9">
              <w:t xml:space="preserve">        &lt;cvParam accession="MS:1001313" cvRef="PSI-MS" name="Trypsin/P"/&gt;</w:t>
            </w:r>
          </w:p>
          <w:p w14:paraId="58EC4C03" w14:textId="77777777" w:rsidR="00921A47" w:rsidRPr="006518C9" w:rsidRDefault="00921A47">
            <w:pPr>
              <w:pStyle w:val="HTMLPreformatted"/>
            </w:pPr>
            <w:r w:rsidRPr="006518C9">
              <w:t xml:space="preserve">    &lt;/EnzymeName&gt;</w:t>
            </w:r>
          </w:p>
          <w:p w14:paraId="7C2CEAF3" w14:textId="77777777" w:rsidR="00921A47" w:rsidRPr="006518C9" w:rsidRDefault="00921A47">
            <w:pPr>
              <w:pStyle w:val="HTMLPreformatted"/>
            </w:pPr>
            <w:r w:rsidRPr="006518C9">
              <w:t>&lt;/Enzyme&gt;</w:t>
            </w:r>
          </w:p>
        </w:tc>
      </w:tr>
    </w:tbl>
    <w:p w14:paraId="0E0E50DE" w14:textId="77777777" w:rsidR="00921A47" w:rsidRPr="006518C9" w:rsidRDefault="00921A47" w:rsidP="00921A47">
      <w:pPr>
        <w:rPr>
          <w:lang w:val="en-US"/>
        </w:rPr>
      </w:pPr>
    </w:p>
    <w:p w14:paraId="56410D98" w14:textId="77777777" w:rsidR="00921A47" w:rsidRPr="006518C9" w:rsidRDefault="00921A47" w:rsidP="00921A47">
      <w:pPr>
        <w:pStyle w:val="Heading2"/>
      </w:pPr>
      <w:bookmarkStart w:id="186" w:name="_Toc457214080"/>
      <w:r w:rsidRPr="006518C9">
        <w:t>Element &lt;</w:t>
      </w:r>
      <w:bookmarkStart w:id="187" w:name="EnzymeName"/>
      <w:r w:rsidRPr="006518C9">
        <w:t>EnzymeName</w:t>
      </w:r>
      <w:bookmarkEnd w:id="187"/>
      <w:r w:rsidRPr="006518C9">
        <w:t>&gt;</w:t>
      </w:r>
      <w:bookmarkEnd w:id="1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921A47" w:rsidRPr="006518C9" w14:paraId="76EE4306" w14:textId="77777777" w:rsidTr="00921A47">
        <w:trPr>
          <w:tblCellSpacing w:w="15" w:type="dxa"/>
        </w:trPr>
        <w:tc>
          <w:tcPr>
            <w:tcW w:w="0" w:type="auto"/>
            <w:vAlign w:val="center"/>
            <w:hideMark/>
          </w:tcPr>
          <w:p w14:paraId="18B35BD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3D7C005" w14:textId="77777777" w:rsidR="00921A47" w:rsidRPr="006518C9" w:rsidRDefault="00921A47">
            <w:pPr>
              <w:rPr>
                <w:sz w:val="24"/>
                <w:szCs w:val="24"/>
                <w:lang w:val="en-US"/>
              </w:rPr>
            </w:pPr>
            <w:r w:rsidRPr="006518C9">
              <w:rPr>
                <w:lang w:val="en-US"/>
              </w:rPr>
              <w:t xml:space="preserve">The name of the enzyme from a CV. </w:t>
            </w:r>
          </w:p>
        </w:tc>
      </w:tr>
      <w:tr w:rsidR="00921A47" w:rsidRPr="006518C9" w14:paraId="40519EA5" w14:textId="77777777" w:rsidTr="00921A47">
        <w:trPr>
          <w:tblCellSpacing w:w="15" w:type="dxa"/>
        </w:trPr>
        <w:tc>
          <w:tcPr>
            <w:tcW w:w="0" w:type="auto"/>
            <w:vAlign w:val="center"/>
            <w:hideMark/>
          </w:tcPr>
          <w:p w14:paraId="2D8E3AC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4710ECD" w14:textId="77777777" w:rsidR="00921A47" w:rsidRPr="006518C9" w:rsidRDefault="00921A47">
            <w:pPr>
              <w:rPr>
                <w:sz w:val="24"/>
                <w:szCs w:val="24"/>
                <w:lang w:val="en-US"/>
              </w:rPr>
            </w:pPr>
            <w:r w:rsidRPr="006518C9">
              <w:rPr>
                <w:lang w:val="en-US"/>
              </w:rPr>
              <w:t xml:space="preserve">ParamListType </w:t>
            </w:r>
          </w:p>
        </w:tc>
      </w:tr>
      <w:tr w:rsidR="00921A47" w:rsidRPr="006518C9" w14:paraId="33BF9B02" w14:textId="77777777" w:rsidTr="00921A47">
        <w:trPr>
          <w:tblCellSpacing w:w="15" w:type="dxa"/>
        </w:trPr>
        <w:tc>
          <w:tcPr>
            <w:tcW w:w="0" w:type="auto"/>
            <w:vAlign w:val="center"/>
            <w:hideMark/>
          </w:tcPr>
          <w:p w14:paraId="1640076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16967CB" w14:textId="77777777" w:rsidR="00921A47" w:rsidRPr="006518C9" w:rsidRDefault="00921A47">
            <w:pPr>
              <w:rPr>
                <w:sz w:val="24"/>
                <w:szCs w:val="24"/>
                <w:lang w:val="en-US"/>
              </w:rPr>
            </w:pPr>
            <w:r w:rsidRPr="006518C9">
              <w:rPr>
                <w:lang w:val="en-US"/>
              </w:rPr>
              <w:t>none</w:t>
            </w:r>
          </w:p>
        </w:tc>
      </w:tr>
      <w:tr w:rsidR="00921A47" w:rsidRPr="006518C9" w14:paraId="04D98F96" w14:textId="77777777" w:rsidTr="00921A47">
        <w:trPr>
          <w:tblCellSpacing w:w="15" w:type="dxa"/>
        </w:trPr>
        <w:tc>
          <w:tcPr>
            <w:tcW w:w="0" w:type="auto"/>
            <w:vAlign w:val="center"/>
            <w:hideMark/>
          </w:tcPr>
          <w:p w14:paraId="58AA6169"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921A47" w:rsidRPr="006518C9" w14:paraId="479DDA5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67D02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8A42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D88E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952E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FC4A2B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CEB39F"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CD971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9BC9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412D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D5B9C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A33F0B"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B6466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90E6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B6056" w14:textId="77777777" w:rsidR="00921A47" w:rsidRPr="006518C9" w:rsidRDefault="00921A47">
                  <w:pPr>
                    <w:rPr>
                      <w:sz w:val="24"/>
                      <w:szCs w:val="24"/>
                      <w:lang w:val="en-US"/>
                    </w:rPr>
                  </w:pPr>
                  <w:r w:rsidRPr="006518C9">
                    <w:rPr>
                      <w:lang w:val="en-US"/>
                    </w:rPr>
                    <w:t>A single user-defined parameter.</w:t>
                  </w:r>
                </w:p>
              </w:tc>
            </w:tr>
          </w:tbl>
          <w:p w14:paraId="1EA04090" w14:textId="77777777" w:rsidR="00921A47" w:rsidRPr="006518C9" w:rsidRDefault="00921A47">
            <w:pPr>
              <w:rPr>
                <w:sz w:val="24"/>
                <w:szCs w:val="24"/>
                <w:lang w:val="en-US"/>
              </w:rPr>
            </w:pPr>
          </w:p>
        </w:tc>
      </w:tr>
      <w:tr w:rsidR="00921A47" w:rsidRPr="006518C9" w14:paraId="194E3149" w14:textId="77777777" w:rsidTr="00921A47">
        <w:trPr>
          <w:tblCellSpacing w:w="15" w:type="dxa"/>
        </w:trPr>
        <w:tc>
          <w:tcPr>
            <w:tcW w:w="0" w:type="auto"/>
            <w:vAlign w:val="center"/>
            <w:hideMark/>
          </w:tcPr>
          <w:p w14:paraId="2966149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C31511B" w14:textId="77777777" w:rsidR="00921A47" w:rsidRPr="006518C9" w:rsidRDefault="00921A47">
            <w:pPr>
              <w:pStyle w:val="HTMLPreformatted"/>
            </w:pPr>
            <w:r w:rsidRPr="006518C9">
              <w:t xml:space="preserve">          &lt;EnzymeName&gt;</w:t>
            </w:r>
          </w:p>
          <w:p w14:paraId="1B0147A3" w14:textId="77777777" w:rsidR="00921A47" w:rsidRPr="006518C9" w:rsidRDefault="00921A47">
            <w:pPr>
              <w:pStyle w:val="HTMLPreformatted"/>
            </w:pPr>
            <w:r w:rsidRPr="006518C9">
              <w:t xml:space="preserve">            &lt;cvParam cvRef="PSI-MS" accession="MS:1001251" name="Trypsin"/&gt;</w:t>
            </w:r>
          </w:p>
          <w:p w14:paraId="1B25EEFD" w14:textId="77777777" w:rsidR="00921A47" w:rsidRPr="006518C9" w:rsidRDefault="00921A47">
            <w:pPr>
              <w:pStyle w:val="HTMLPreformatted"/>
            </w:pPr>
            <w:r w:rsidRPr="006518C9">
              <w:t xml:space="preserve">          &lt;/EnzymeName&gt;</w:t>
            </w:r>
          </w:p>
        </w:tc>
      </w:tr>
      <w:tr w:rsidR="00921A47" w:rsidRPr="006518C9" w14:paraId="54B58B4A" w14:textId="77777777" w:rsidTr="00921A47">
        <w:trPr>
          <w:tblCellSpacing w:w="15" w:type="dxa"/>
        </w:trPr>
        <w:tc>
          <w:tcPr>
            <w:tcW w:w="0" w:type="auto"/>
            <w:vAlign w:val="center"/>
            <w:hideMark/>
          </w:tcPr>
          <w:p w14:paraId="67C57B09"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E0DE6FB" w14:textId="77777777" w:rsidR="00921A47" w:rsidRPr="006518C9" w:rsidRDefault="00921A47">
            <w:pPr>
              <w:pStyle w:val="HTMLPreformatted"/>
            </w:pPr>
            <w:r w:rsidRPr="006518C9">
              <w:t>Path /MzIdentML/AnalysisProtocolCollection/SpectrumIdentificationProtocol/Enzymes/Enzyme/EnzymeName</w:t>
            </w:r>
          </w:p>
          <w:p w14:paraId="1662F571" w14:textId="77777777" w:rsidR="00921A47" w:rsidRPr="006518C9" w:rsidRDefault="00921A47">
            <w:pPr>
              <w:pStyle w:val="HTMLPreformatted"/>
            </w:pPr>
            <w:r w:rsidRPr="006518C9">
              <w:t xml:space="preserve">MAY supply a *child* term of </w:t>
            </w:r>
            <w:hyperlink r:id="rId96" w:tgtFrame="new" w:history="1">
              <w:r w:rsidRPr="006518C9">
                <w:rPr>
                  <w:rStyle w:val="Hyperlink"/>
                </w:rPr>
                <w:t>MS:1001045</w:t>
              </w:r>
            </w:hyperlink>
            <w:r w:rsidRPr="006518C9">
              <w:t xml:space="preserve"> (</w:t>
            </w:r>
            <w:r w:rsidRPr="006518C9">
              <w:rPr>
                <w:rStyle w:val="popup"/>
              </w:rPr>
              <w:t>cleavage agent name</w:t>
            </w:r>
            <w:r w:rsidRPr="006518C9">
              <w:t>) only once</w:t>
            </w:r>
          </w:p>
          <w:p w14:paraId="6D6EA3C0" w14:textId="77777777" w:rsidR="00921A47" w:rsidRPr="006518C9" w:rsidRDefault="00921A47">
            <w:pPr>
              <w:pStyle w:val="HTMLPreformatted"/>
            </w:pPr>
            <w:r w:rsidRPr="006518C9">
              <w:t xml:space="preserve">  e.g.: </w:t>
            </w:r>
            <w:hyperlink r:id="rId97" w:tgtFrame="new" w:history="1">
              <w:r w:rsidRPr="006518C9">
                <w:rPr>
                  <w:rStyle w:val="Hyperlink"/>
                </w:rPr>
                <w:t>MS:1001091</w:t>
              </w:r>
            </w:hyperlink>
            <w:r w:rsidRPr="006518C9">
              <w:t xml:space="preserve"> (</w:t>
            </w:r>
            <w:r w:rsidRPr="006518C9">
              <w:rPr>
                <w:rStyle w:val="popup"/>
              </w:rPr>
              <w:t>NoEnzyme</w:t>
            </w:r>
            <w:r w:rsidR="008F498D" w:rsidRPr="006518C9">
              <w:t>)</w:t>
            </w:r>
          </w:p>
          <w:p w14:paraId="488CE354" w14:textId="77777777" w:rsidR="00921A47" w:rsidRPr="006518C9" w:rsidRDefault="00921A47">
            <w:pPr>
              <w:pStyle w:val="HTMLPreformatted"/>
            </w:pPr>
            <w:r w:rsidRPr="006518C9">
              <w:t xml:space="preserve">  e.g.: </w:t>
            </w:r>
            <w:hyperlink r:id="rId98" w:tgtFrame="new" w:history="1">
              <w:r w:rsidRPr="006518C9">
                <w:rPr>
                  <w:rStyle w:val="Hyperlink"/>
                </w:rPr>
                <w:t>MS:1001251</w:t>
              </w:r>
            </w:hyperlink>
            <w:r w:rsidRPr="006518C9">
              <w:t xml:space="preserve"> (</w:t>
            </w:r>
            <w:r w:rsidRPr="006518C9">
              <w:rPr>
                <w:rStyle w:val="popup"/>
              </w:rPr>
              <w:t>Trypsin</w:t>
            </w:r>
            <w:r w:rsidRPr="006518C9">
              <w:t xml:space="preserve">) </w:t>
            </w:r>
          </w:p>
          <w:p w14:paraId="5FF9DA9D" w14:textId="77777777" w:rsidR="00921A47" w:rsidRPr="006518C9" w:rsidRDefault="00921A47">
            <w:pPr>
              <w:pStyle w:val="HTMLPreformatted"/>
            </w:pPr>
            <w:r w:rsidRPr="006518C9">
              <w:t xml:space="preserve">  e.g.: </w:t>
            </w:r>
            <w:hyperlink r:id="rId99" w:tgtFrame="new" w:history="1">
              <w:r w:rsidRPr="006518C9">
                <w:rPr>
                  <w:rStyle w:val="Hyperlink"/>
                </w:rPr>
                <w:t>MS:1001303</w:t>
              </w:r>
            </w:hyperlink>
            <w:r w:rsidRPr="006518C9">
              <w:t xml:space="preserve"> (</w:t>
            </w:r>
            <w:r w:rsidRPr="006518C9">
              <w:rPr>
                <w:rStyle w:val="popup"/>
              </w:rPr>
              <w:t>Arg-C</w:t>
            </w:r>
            <w:r w:rsidRPr="006518C9">
              <w:t xml:space="preserve">) </w:t>
            </w:r>
          </w:p>
          <w:p w14:paraId="0F44B5B8" w14:textId="77777777" w:rsidR="00921A47" w:rsidRPr="006518C9" w:rsidRDefault="00921A47">
            <w:pPr>
              <w:pStyle w:val="HTMLPreformatted"/>
            </w:pPr>
            <w:r w:rsidRPr="006518C9">
              <w:t xml:space="preserve">  e.g.: </w:t>
            </w:r>
            <w:hyperlink r:id="rId100" w:tgtFrame="new" w:history="1">
              <w:r w:rsidRPr="006518C9">
                <w:rPr>
                  <w:rStyle w:val="Hyperlink"/>
                </w:rPr>
                <w:t>MS:1001304</w:t>
              </w:r>
            </w:hyperlink>
            <w:r w:rsidRPr="006518C9">
              <w:t xml:space="preserve"> (</w:t>
            </w:r>
            <w:r w:rsidRPr="006518C9">
              <w:rPr>
                <w:rStyle w:val="popup"/>
              </w:rPr>
              <w:t>Asp-N</w:t>
            </w:r>
            <w:r w:rsidRPr="006518C9">
              <w:t xml:space="preserve">) </w:t>
            </w:r>
          </w:p>
          <w:p w14:paraId="59FC10E9" w14:textId="77777777" w:rsidR="00921A47" w:rsidRPr="006518C9" w:rsidRDefault="00921A47">
            <w:pPr>
              <w:pStyle w:val="HTMLPreformatted"/>
            </w:pPr>
            <w:r w:rsidRPr="006518C9">
              <w:t xml:space="preserve">  e.g.: </w:t>
            </w:r>
            <w:hyperlink r:id="rId101" w:tgtFrame="new" w:history="1">
              <w:r w:rsidRPr="006518C9">
                <w:rPr>
                  <w:rStyle w:val="Hyperlink"/>
                </w:rPr>
                <w:t>MS:1001305</w:t>
              </w:r>
            </w:hyperlink>
            <w:r w:rsidRPr="006518C9">
              <w:t xml:space="preserve"> (</w:t>
            </w:r>
            <w:r w:rsidRPr="006518C9">
              <w:rPr>
                <w:rStyle w:val="popup"/>
              </w:rPr>
              <w:t>Asp-N_ambic</w:t>
            </w:r>
            <w:r w:rsidRPr="006518C9">
              <w:t xml:space="preserve">) </w:t>
            </w:r>
          </w:p>
          <w:p w14:paraId="362195E8" w14:textId="77777777" w:rsidR="00921A47" w:rsidRPr="006518C9" w:rsidRDefault="00921A47">
            <w:pPr>
              <w:pStyle w:val="HTMLPreformatted"/>
            </w:pPr>
            <w:r w:rsidRPr="006518C9">
              <w:t xml:space="preserve">  e.g.: </w:t>
            </w:r>
            <w:hyperlink r:id="rId102" w:tgtFrame="new" w:history="1">
              <w:r w:rsidRPr="006518C9">
                <w:rPr>
                  <w:rStyle w:val="Hyperlink"/>
                </w:rPr>
                <w:t>MS:1001306</w:t>
              </w:r>
            </w:hyperlink>
            <w:r w:rsidRPr="006518C9">
              <w:t xml:space="preserve"> (</w:t>
            </w:r>
            <w:r w:rsidRPr="006518C9">
              <w:rPr>
                <w:rStyle w:val="popup"/>
              </w:rPr>
              <w:t>Chymotrypsin</w:t>
            </w:r>
            <w:r w:rsidRPr="006518C9">
              <w:t xml:space="preserve">) </w:t>
            </w:r>
          </w:p>
          <w:p w14:paraId="4180C843" w14:textId="77777777" w:rsidR="00921A47" w:rsidRPr="006518C9" w:rsidRDefault="00921A47">
            <w:pPr>
              <w:pStyle w:val="HTMLPreformatted"/>
            </w:pPr>
            <w:r w:rsidRPr="006518C9">
              <w:t xml:space="preserve">  e.g.: </w:t>
            </w:r>
            <w:hyperlink r:id="rId103" w:tgtFrame="new" w:history="1">
              <w:r w:rsidRPr="006518C9">
                <w:rPr>
                  <w:rStyle w:val="Hyperlink"/>
                </w:rPr>
                <w:t>MS:1001307</w:t>
              </w:r>
            </w:hyperlink>
            <w:r w:rsidRPr="006518C9">
              <w:t xml:space="preserve"> (</w:t>
            </w:r>
            <w:r w:rsidRPr="006518C9">
              <w:rPr>
                <w:rStyle w:val="popup"/>
              </w:rPr>
              <w:t>CNBr</w:t>
            </w:r>
            <w:r w:rsidRPr="006518C9">
              <w:t xml:space="preserve">) </w:t>
            </w:r>
          </w:p>
          <w:p w14:paraId="048F8A29" w14:textId="77777777" w:rsidR="00921A47" w:rsidRPr="006518C9" w:rsidRDefault="00921A47">
            <w:pPr>
              <w:pStyle w:val="HTMLPreformatted"/>
            </w:pPr>
            <w:r w:rsidRPr="006518C9">
              <w:t xml:space="preserve">  e.g.: </w:t>
            </w:r>
            <w:hyperlink r:id="rId104" w:tgtFrame="new" w:history="1">
              <w:r w:rsidRPr="006518C9">
                <w:rPr>
                  <w:rStyle w:val="Hyperlink"/>
                </w:rPr>
                <w:t>MS:1001308</w:t>
              </w:r>
            </w:hyperlink>
            <w:r w:rsidRPr="006518C9">
              <w:t xml:space="preserve"> (</w:t>
            </w:r>
            <w:r w:rsidRPr="006518C9">
              <w:rPr>
                <w:rStyle w:val="popup"/>
              </w:rPr>
              <w:t>Formic_acid</w:t>
            </w:r>
            <w:r w:rsidRPr="006518C9">
              <w:t xml:space="preserve">) </w:t>
            </w:r>
          </w:p>
          <w:p w14:paraId="11B3F5E1" w14:textId="77777777" w:rsidR="00921A47" w:rsidRPr="006518C9" w:rsidRDefault="00921A47">
            <w:pPr>
              <w:pStyle w:val="HTMLPreformatted"/>
            </w:pPr>
            <w:r w:rsidRPr="006518C9">
              <w:t xml:space="preserve">  e.g.: </w:t>
            </w:r>
            <w:hyperlink r:id="rId105" w:tgtFrame="new" w:history="1">
              <w:r w:rsidRPr="006518C9">
                <w:rPr>
                  <w:rStyle w:val="Hyperlink"/>
                </w:rPr>
                <w:t>MS:1001309</w:t>
              </w:r>
            </w:hyperlink>
            <w:r w:rsidRPr="006518C9">
              <w:t xml:space="preserve"> (</w:t>
            </w:r>
            <w:r w:rsidRPr="006518C9">
              <w:rPr>
                <w:rStyle w:val="popup"/>
              </w:rPr>
              <w:t>Lys-C</w:t>
            </w:r>
            <w:r w:rsidRPr="006518C9">
              <w:t xml:space="preserve">) </w:t>
            </w:r>
          </w:p>
          <w:p w14:paraId="3FEC67F2" w14:textId="77777777" w:rsidR="00921A47" w:rsidRPr="006518C9" w:rsidRDefault="00921A47">
            <w:pPr>
              <w:pStyle w:val="HTMLPreformatted"/>
            </w:pPr>
            <w:r w:rsidRPr="006518C9">
              <w:t xml:space="preserve">  e.g.: </w:t>
            </w:r>
            <w:hyperlink r:id="rId106" w:tgtFrame="new" w:history="1">
              <w:r w:rsidRPr="006518C9">
                <w:rPr>
                  <w:rStyle w:val="Hyperlink"/>
                </w:rPr>
                <w:t>MS:1001310</w:t>
              </w:r>
            </w:hyperlink>
            <w:r w:rsidRPr="006518C9">
              <w:t xml:space="preserve"> (</w:t>
            </w:r>
            <w:r w:rsidRPr="006518C9">
              <w:rPr>
                <w:rStyle w:val="popup"/>
              </w:rPr>
              <w:t>Lys-C/P</w:t>
            </w:r>
            <w:r w:rsidRPr="006518C9">
              <w:t xml:space="preserve">) </w:t>
            </w:r>
          </w:p>
          <w:p w14:paraId="6B5C7306" w14:textId="77777777" w:rsidR="00921A47" w:rsidRPr="006518C9" w:rsidRDefault="00921A47">
            <w:pPr>
              <w:pStyle w:val="HTMLPreformatted"/>
            </w:pPr>
            <w:r w:rsidRPr="006518C9">
              <w:t xml:space="preserve">  </w:t>
            </w:r>
            <w:hyperlink r:id="rId107" w:tgtFrame="new" w:history="1">
              <w:r w:rsidRPr="006518C9">
                <w:rPr>
                  <w:rStyle w:val="Hyperlink"/>
                </w:rPr>
                <w:t>et al.</w:t>
              </w:r>
            </w:hyperlink>
          </w:p>
        </w:tc>
      </w:tr>
      <w:tr w:rsidR="00921A47" w:rsidRPr="006518C9" w14:paraId="26CA80D1" w14:textId="77777777" w:rsidTr="00921A47">
        <w:trPr>
          <w:tblCellSpacing w:w="15" w:type="dxa"/>
        </w:trPr>
        <w:tc>
          <w:tcPr>
            <w:tcW w:w="0" w:type="auto"/>
            <w:vAlign w:val="center"/>
            <w:hideMark/>
          </w:tcPr>
          <w:p w14:paraId="53AD751E"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072D491" w14:textId="77777777" w:rsidR="00921A47" w:rsidRPr="006518C9" w:rsidRDefault="00921A47">
            <w:pPr>
              <w:pStyle w:val="HTMLPreformatted"/>
            </w:pPr>
            <w:r w:rsidRPr="006518C9">
              <w:t>&lt;cvParam cvRef="PSI-MS" accession="MS:1001251" name="Trypsin"&gt;&lt;/cvParam&gt;</w:t>
            </w:r>
          </w:p>
          <w:p w14:paraId="1051A242" w14:textId="77777777" w:rsidR="00921A47" w:rsidRPr="006518C9" w:rsidRDefault="00921A47">
            <w:pPr>
              <w:pStyle w:val="HTMLPreformatted"/>
            </w:pPr>
            <w:r w:rsidRPr="006518C9">
              <w:t>&lt;cvParam accession="MS:1001313" cvRef="PSI-MS" name="Trypsin/P"/&gt;</w:t>
            </w:r>
          </w:p>
        </w:tc>
      </w:tr>
    </w:tbl>
    <w:p w14:paraId="41BC864D" w14:textId="77777777" w:rsidR="00921A47" w:rsidRPr="006518C9" w:rsidRDefault="00921A47" w:rsidP="00921A47">
      <w:pPr>
        <w:rPr>
          <w:lang w:val="en-US"/>
        </w:rPr>
      </w:pPr>
    </w:p>
    <w:p w14:paraId="78791089" w14:textId="77777777" w:rsidR="00921A47" w:rsidRPr="006518C9" w:rsidRDefault="00921A47" w:rsidP="00921A47">
      <w:pPr>
        <w:pStyle w:val="Heading2"/>
      </w:pPr>
      <w:bookmarkStart w:id="188" w:name="_Toc457214081"/>
      <w:r w:rsidRPr="006518C9">
        <w:t>Element &lt;</w:t>
      </w:r>
      <w:bookmarkStart w:id="189" w:name="Enzymes"/>
      <w:r w:rsidRPr="006518C9">
        <w:t>Enzymes</w:t>
      </w:r>
      <w:bookmarkEnd w:id="189"/>
      <w:r w:rsidRPr="006518C9">
        <w:t>&gt;</w:t>
      </w:r>
      <w:bookmarkEnd w:id="1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921A47" w:rsidRPr="006518C9" w14:paraId="7CD6A115" w14:textId="77777777" w:rsidTr="00921A47">
        <w:trPr>
          <w:tblCellSpacing w:w="15" w:type="dxa"/>
        </w:trPr>
        <w:tc>
          <w:tcPr>
            <w:tcW w:w="0" w:type="auto"/>
            <w:vAlign w:val="center"/>
            <w:hideMark/>
          </w:tcPr>
          <w:p w14:paraId="577C4C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8D111E" w14:textId="77777777" w:rsidR="00921A47" w:rsidRPr="006518C9" w:rsidRDefault="00921A47">
            <w:pPr>
              <w:rPr>
                <w:sz w:val="24"/>
                <w:szCs w:val="24"/>
                <w:lang w:val="en-US"/>
              </w:rPr>
            </w:pPr>
            <w:r w:rsidRPr="006518C9">
              <w:rPr>
                <w:lang w:val="en-US"/>
              </w:rPr>
              <w:t xml:space="preserve">The list of enzymes used in experiment </w:t>
            </w:r>
          </w:p>
        </w:tc>
      </w:tr>
      <w:tr w:rsidR="00921A47" w:rsidRPr="006518C9" w14:paraId="2971BA2C" w14:textId="77777777" w:rsidTr="00921A47">
        <w:trPr>
          <w:tblCellSpacing w:w="15" w:type="dxa"/>
        </w:trPr>
        <w:tc>
          <w:tcPr>
            <w:tcW w:w="0" w:type="auto"/>
            <w:vAlign w:val="center"/>
            <w:hideMark/>
          </w:tcPr>
          <w:p w14:paraId="50EEA62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E68116F" w14:textId="77777777" w:rsidR="00921A47" w:rsidRPr="006518C9" w:rsidRDefault="00921A47">
            <w:pPr>
              <w:rPr>
                <w:sz w:val="24"/>
                <w:szCs w:val="24"/>
                <w:lang w:val="en-US"/>
              </w:rPr>
            </w:pPr>
            <w:r w:rsidRPr="006518C9">
              <w:rPr>
                <w:lang w:val="en-US"/>
              </w:rPr>
              <w:t xml:space="preserve">EnzymesType </w:t>
            </w:r>
          </w:p>
        </w:tc>
      </w:tr>
      <w:tr w:rsidR="00921A47" w:rsidRPr="006518C9" w14:paraId="2A88A5E5" w14:textId="77777777" w:rsidTr="00921A47">
        <w:trPr>
          <w:tblCellSpacing w:w="15" w:type="dxa"/>
        </w:trPr>
        <w:tc>
          <w:tcPr>
            <w:tcW w:w="0" w:type="auto"/>
            <w:vAlign w:val="center"/>
            <w:hideMark/>
          </w:tcPr>
          <w:p w14:paraId="0B0004BA"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921A47" w:rsidRPr="006518C9" w14:paraId="2063963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C205C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44B3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6E928"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B6B6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3F931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86D9B5" w14:textId="77777777" w:rsidR="00921A47" w:rsidRPr="006518C9" w:rsidRDefault="00921A47">
                  <w:pPr>
                    <w:rPr>
                      <w:sz w:val="24"/>
                      <w:szCs w:val="24"/>
                      <w:lang w:val="en-US"/>
                    </w:rPr>
                  </w:pPr>
                  <w:r w:rsidRPr="006518C9">
                    <w:rPr>
                      <w:lang w:val="en-US"/>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AB5CA"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CF9B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4107C" w14:textId="77777777" w:rsidR="00921A47" w:rsidRPr="006518C9" w:rsidRDefault="00921A47">
                  <w:pPr>
                    <w:rPr>
                      <w:sz w:val="24"/>
                      <w:szCs w:val="24"/>
                      <w:lang w:val="en-US"/>
                    </w:rPr>
                  </w:pPr>
                  <w:r w:rsidRPr="006518C9">
                    <w:rPr>
                      <w:lang w:val="en-US"/>
                    </w:rPr>
                    <w:t xml:space="preserve">If there are multiple enzymes specified, this attribute is set to true if cleavage with different enzymes is performed independently. </w:t>
                  </w:r>
                </w:p>
              </w:tc>
            </w:tr>
          </w:tbl>
          <w:p w14:paraId="19E6138C" w14:textId="77777777" w:rsidR="00921A47" w:rsidRPr="006518C9" w:rsidRDefault="00921A47">
            <w:pPr>
              <w:rPr>
                <w:sz w:val="24"/>
                <w:szCs w:val="24"/>
                <w:lang w:val="en-US"/>
              </w:rPr>
            </w:pPr>
          </w:p>
        </w:tc>
      </w:tr>
      <w:tr w:rsidR="00921A47" w:rsidRPr="006518C9" w14:paraId="5E8050E7" w14:textId="77777777" w:rsidTr="00921A47">
        <w:trPr>
          <w:tblCellSpacing w:w="15" w:type="dxa"/>
        </w:trPr>
        <w:tc>
          <w:tcPr>
            <w:tcW w:w="0" w:type="auto"/>
            <w:vAlign w:val="center"/>
            <w:hideMark/>
          </w:tcPr>
          <w:p w14:paraId="57511955"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921A47" w:rsidRPr="006518C9" w14:paraId="2B175F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45B53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69317"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5C07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51FF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C7120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C51F56" w14:textId="77777777" w:rsidR="00921A47" w:rsidRPr="006518C9" w:rsidRDefault="00A6726E">
                  <w:pPr>
                    <w:rPr>
                      <w:sz w:val="24"/>
                      <w:szCs w:val="24"/>
                      <w:lang w:val="en-US"/>
                    </w:rPr>
                  </w:pPr>
                  <w:hyperlink w:anchor="Enzyme" w:history="1">
                    <w:r w:rsidR="00921A47" w:rsidRPr="006518C9">
                      <w:rPr>
                        <w:rStyle w:val="Hyperlink"/>
                        <w:lang w:val="en-US"/>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7500AB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824F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DDAD5" w14:textId="77777777" w:rsidR="00921A47" w:rsidRPr="006518C9" w:rsidRDefault="00921A47">
                  <w:pPr>
                    <w:rPr>
                      <w:sz w:val="24"/>
                      <w:szCs w:val="24"/>
                      <w:lang w:val="en-US"/>
                    </w:rPr>
                  </w:pPr>
                  <w:r w:rsidRPr="006518C9">
                    <w:rPr>
                      <w:lang w:val="en-US"/>
                    </w:rPr>
                    <w:t xml:space="preserve">The details of an individual cleavage enzyme should be provided by giving a regular expression or a CV term if a "standard" enzyme cleavage has been performed. </w:t>
                  </w:r>
                </w:p>
              </w:tc>
            </w:tr>
          </w:tbl>
          <w:p w14:paraId="2B044964" w14:textId="77777777" w:rsidR="00921A47" w:rsidRPr="006518C9" w:rsidRDefault="00921A47">
            <w:pPr>
              <w:rPr>
                <w:sz w:val="24"/>
                <w:szCs w:val="24"/>
                <w:lang w:val="en-US"/>
              </w:rPr>
            </w:pPr>
          </w:p>
        </w:tc>
      </w:tr>
      <w:tr w:rsidR="00921A47" w:rsidRPr="006518C9" w14:paraId="7FB90D4D" w14:textId="77777777" w:rsidTr="00921A47">
        <w:trPr>
          <w:tblCellSpacing w:w="15" w:type="dxa"/>
        </w:trPr>
        <w:tc>
          <w:tcPr>
            <w:tcW w:w="0" w:type="auto"/>
            <w:vAlign w:val="center"/>
            <w:hideMark/>
          </w:tcPr>
          <w:p w14:paraId="7BAC840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451359E" w14:textId="77777777" w:rsidR="00921A47" w:rsidRPr="006518C9" w:rsidRDefault="00921A47">
            <w:pPr>
              <w:pStyle w:val="HTMLPreformatted"/>
            </w:pPr>
            <w:r w:rsidRPr="006518C9">
              <w:t>&lt;Enzymes&gt;</w:t>
            </w:r>
          </w:p>
          <w:p w14:paraId="5A82AFA9" w14:textId="77777777" w:rsidR="00921A47" w:rsidRPr="006518C9" w:rsidRDefault="00921A47">
            <w:pPr>
              <w:pStyle w:val="HTMLPreformatted"/>
            </w:pPr>
            <w:r w:rsidRPr="006518C9">
              <w:t xml:space="preserve">    &lt;Enzyme missedCleavages="1" semiSpecific="false" cTermGain="OH" nTermGain="H" id="ENZ_0"&gt;</w:t>
            </w:r>
          </w:p>
          <w:p w14:paraId="6299C840" w14:textId="77777777" w:rsidR="00921A47" w:rsidRPr="006518C9" w:rsidRDefault="00921A47">
            <w:pPr>
              <w:pStyle w:val="HTMLPreformatted"/>
            </w:pPr>
            <w:r w:rsidRPr="006518C9">
              <w:t xml:space="preserve">        &lt;SiteRegexp&gt;(?&lt;=[KR])&lt;/SiteRegexp&gt;</w:t>
            </w:r>
          </w:p>
          <w:p w14:paraId="40A421A2" w14:textId="77777777" w:rsidR="00921A47" w:rsidRPr="006518C9" w:rsidRDefault="00921A47">
            <w:pPr>
              <w:pStyle w:val="HTMLPreformatted"/>
            </w:pPr>
            <w:r w:rsidRPr="006518C9">
              <w:t xml:space="preserve">        &lt;EnzymeName&gt;</w:t>
            </w:r>
          </w:p>
          <w:p w14:paraId="73AB0A48" w14:textId="77777777" w:rsidR="00921A47" w:rsidRPr="006518C9" w:rsidRDefault="00921A47">
            <w:pPr>
              <w:pStyle w:val="HTMLPreformatted"/>
            </w:pPr>
            <w:r w:rsidRPr="006518C9">
              <w:t xml:space="preserve">            &lt;cvParam accession="MS:1001313" cvRef="PSI-MS" name="Trypsin/P"/&gt;</w:t>
            </w:r>
          </w:p>
          <w:p w14:paraId="03B66279" w14:textId="77777777" w:rsidR="00921A47" w:rsidRPr="006518C9" w:rsidRDefault="00921A47">
            <w:pPr>
              <w:pStyle w:val="HTMLPreformatted"/>
            </w:pPr>
            <w:r w:rsidRPr="006518C9">
              <w:t xml:space="preserve">        &lt;/EnzymeName&gt;</w:t>
            </w:r>
          </w:p>
          <w:p w14:paraId="06EC683E" w14:textId="77777777" w:rsidR="00921A47" w:rsidRPr="006518C9" w:rsidRDefault="00921A47">
            <w:pPr>
              <w:pStyle w:val="HTMLPreformatted"/>
            </w:pPr>
            <w:r w:rsidRPr="006518C9">
              <w:t xml:space="preserve">    &lt;/Enzyme&gt;</w:t>
            </w:r>
          </w:p>
          <w:p w14:paraId="3667D36A" w14:textId="77777777" w:rsidR="00921A47" w:rsidRPr="006518C9" w:rsidRDefault="00921A47">
            <w:pPr>
              <w:pStyle w:val="HTMLPreformatted"/>
            </w:pPr>
            <w:r w:rsidRPr="006518C9">
              <w:t xml:space="preserve">  ...</w:t>
            </w:r>
          </w:p>
          <w:p w14:paraId="48264886" w14:textId="77777777" w:rsidR="00921A47" w:rsidRPr="006518C9" w:rsidRDefault="00921A47">
            <w:pPr>
              <w:pStyle w:val="HTMLPreformatted"/>
            </w:pPr>
            <w:r w:rsidRPr="006518C9">
              <w:t>&lt;/Enzymes&gt;</w:t>
            </w:r>
          </w:p>
        </w:tc>
      </w:tr>
    </w:tbl>
    <w:p w14:paraId="79402DE4" w14:textId="77777777" w:rsidR="00921A47" w:rsidRPr="006518C9" w:rsidRDefault="00921A47" w:rsidP="00921A47">
      <w:pPr>
        <w:rPr>
          <w:lang w:val="en-US"/>
        </w:rPr>
      </w:pPr>
    </w:p>
    <w:p w14:paraId="2E2D8BD3" w14:textId="77777777" w:rsidR="00921A47" w:rsidRPr="006518C9" w:rsidRDefault="00921A47" w:rsidP="00921A47">
      <w:pPr>
        <w:pStyle w:val="Heading2"/>
      </w:pPr>
      <w:bookmarkStart w:id="190" w:name="_Toc457214082"/>
      <w:r w:rsidRPr="006518C9">
        <w:t>Element &lt;</w:t>
      </w:r>
      <w:bookmarkStart w:id="191" w:name="Exclude"/>
      <w:r w:rsidRPr="006518C9">
        <w:t>Exclude</w:t>
      </w:r>
      <w:bookmarkEnd w:id="191"/>
      <w:r w:rsidRPr="006518C9">
        <w:t>&gt;</w:t>
      </w:r>
      <w:bookmarkEnd w:id="1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RPr="006518C9" w14:paraId="44160EBC" w14:textId="77777777" w:rsidTr="00921A47">
        <w:trPr>
          <w:tblCellSpacing w:w="15" w:type="dxa"/>
        </w:trPr>
        <w:tc>
          <w:tcPr>
            <w:tcW w:w="0" w:type="auto"/>
            <w:vAlign w:val="center"/>
            <w:hideMark/>
          </w:tcPr>
          <w:p w14:paraId="2459EB3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8A103A8" w14:textId="77777777" w:rsidR="00921A47" w:rsidRPr="006518C9" w:rsidRDefault="00921A47">
            <w:pPr>
              <w:rPr>
                <w:sz w:val="24"/>
                <w:szCs w:val="24"/>
                <w:lang w:val="en-US"/>
              </w:rPr>
            </w:pPr>
            <w:r w:rsidRPr="006518C9">
              <w:rPr>
                <w:lang w:val="en-US"/>
              </w:rPr>
              <w:t xml:space="preserve">All sequences fulfilling the specifed criteria are excluded. </w:t>
            </w:r>
          </w:p>
        </w:tc>
      </w:tr>
      <w:tr w:rsidR="00921A47" w:rsidRPr="006518C9" w14:paraId="6A87BFFF" w14:textId="77777777" w:rsidTr="00921A47">
        <w:trPr>
          <w:tblCellSpacing w:w="15" w:type="dxa"/>
        </w:trPr>
        <w:tc>
          <w:tcPr>
            <w:tcW w:w="0" w:type="auto"/>
            <w:vAlign w:val="center"/>
            <w:hideMark/>
          </w:tcPr>
          <w:p w14:paraId="1D401FC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011160D" w14:textId="77777777" w:rsidR="00921A47" w:rsidRPr="006518C9" w:rsidRDefault="00921A47">
            <w:pPr>
              <w:rPr>
                <w:sz w:val="24"/>
                <w:szCs w:val="24"/>
                <w:lang w:val="en-US"/>
              </w:rPr>
            </w:pPr>
            <w:r w:rsidRPr="006518C9">
              <w:rPr>
                <w:lang w:val="en-US"/>
              </w:rPr>
              <w:t xml:space="preserve">ParamListType </w:t>
            </w:r>
          </w:p>
        </w:tc>
      </w:tr>
      <w:tr w:rsidR="00921A47" w:rsidRPr="006518C9" w14:paraId="64BC83D2" w14:textId="77777777" w:rsidTr="00921A47">
        <w:trPr>
          <w:tblCellSpacing w:w="15" w:type="dxa"/>
        </w:trPr>
        <w:tc>
          <w:tcPr>
            <w:tcW w:w="0" w:type="auto"/>
            <w:vAlign w:val="center"/>
            <w:hideMark/>
          </w:tcPr>
          <w:p w14:paraId="74DD7A3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FA6955A" w14:textId="77777777" w:rsidR="00921A47" w:rsidRPr="006518C9" w:rsidRDefault="00921A47">
            <w:pPr>
              <w:rPr>
                <w:sz w:val="24"/>
                <w:szCs w:val="24"/>
                <w:lang w:val="en-US"/>
              </w:rPr>
            </w:pPr>
            <w:r w:rsidRPr="006518C9">
              <w:rPr>
                <w:lang w:val="en-US"/>
              </w:rPr>
              <w:t>none</w:t>
            </w:r>
          </w:p>
        </w:tc>
      </w:tr>
      <w:tr w:rsidR="00921A47" w:rsidRPr="006518C9" w14:paraId="5F81B0AE" w14:textId="77777777" w:rsidTr="00921A47">
        <w:trPr>
          <w:tblCellSpacing w:w="15" w:type="dxa"/>
        </w:trPr>
        <w:tc>
          <w:tcPr>
            <w:tcW w:w="0" w:type="auto"/>
            <w:vAlign w:val="center"/>
            <w:hideMark/>
          </w:tcPr>
          <w:p w14:paraId="2F19FF4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rsidRPr="006518C9" w14:paraId="0B3860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64426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3646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04D4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0EED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60843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E8E145"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16C58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454A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0ACF7"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4424E4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1F6D37"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EADB63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430A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B33E3" w14:textId="77777777" w:rsidR="00921A47" w:rsidRPr="006518C9" w:rsidRDefault="00921A47">
                  <w:pPr>
                    <w:rPr>
                      <w:sz w:val="24"/>
                      <w:szCs w:val="24"/>
                      <w:lang w:val="en-US"/>
                    </w:rPr>
                  </w:pPr>
                  <w:r w:rsidRPr="006518C9">
                    <w:rPr>
                      <w:lang w:val="en-US"/>
                    </w:rPr>
                    <w:t>A single user-defined parameter.</w:t>
                  </w:r>
                </w:p>
              </w:tc>
            </w:tr>
          </w:tbl>
          <w:p w14:paraId="0EC2BAB7" w14:textId="77777777" w:rsidR="00921A47" w:rsidRPr="006518C9" w:rsidRDefault="00921A47">
            <w:pPr>
              <w:rPr>
                <w:sz w:val="24"/>
                <w:szCs w:val="24"/>
                <w:lang w:val="en-US"/>
              </w:rPr>
            </w:pPr>
          </w:p>
        </w:tc>
      </w:tr>
      <w:tr w:rsidR="00921A47" w:rsidRPr="006518C9" w14:paraId="779AC9EF" w14:textId="77777777" w:rsidTr="00921A47">
        <w:trPr>
          <w:tblCellSpacing w:w="15" w:type="dxa"/>
        </w:trPr>
        <w:tc>
          <w:tcPr>
            <w:tcW w:w="0" w:type="auto"/>
            <w:vAlign w:val="center"/>
            <w:hideMark/>
          </w:tcPr>
          <w:p w14:paraId="0D63F7E1"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F291F18" w14:textId="77777777" w:rsidR="00921A47" w:rsidRPr="006518C9" w:rsidRDefault="00921A47">
            <w:pPr>
              <w:rPr>
                <w:sz w:val="24"/>
                <w:szCs w:val="24"/>
                <w:lang w:val="en-US"/>
              </w:rPr>
            </w:pPr>
          </w:p>
        </w:tc>
      </w:tr>
      <w:tr w:rsidR="00921A47" w:rsidRPr="006518C9" w14:paraId="62B5A2FD" w14:textId="77777777" w:rsidTr="00921A47">
        <w:trPr>
          <w:tblCellSpacing w:w="15" w:type="dxa"/>
        </w:trPr>
        <w:tc>
          <w:tcPr>
            <w:tcW w:w="0" w:type="auto"/>
            <w:vAlign w:val="center"/>
            <w:hideMark/>
          </w:tcPr>
          <w:p w14:paraId="0841DD7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1D92F8F" w14:textId="77777777" w:rsidR="00921A47" w:rsidRPr="006518C9" w:rsidRDefault="00921A47">
            <w:pPr>
              <w:pStyle w:val="HTMLPreformatted"/>
            </w:pPr>
            <w:r w:rsidRPr="006518C9">
              <w:t>Path /MzIdentML/AnalysisProtocolCollection/SpectrumIdentificationProtocol/DatabaseFilters/Filter/Exclude</w:t>
            </w:r>
          </w:p>
          <w:p w14:paraId="64027649" w14:textId="77777777" w:rsidR="00921A47" w:rsidRPr="006518C9" w:rsidRDefault="00921A47">
            <w:pPr>
              <w:pStyle w:val="HTMLPreformatted"/>
            </w:pPr>
            <w:r w:rsidRPr="006518C9">
              <w:t xml:space="preserve">MAY supply a *child* term of </w:t>
            </w:r>
            <w:hyperlink r:id="rId108"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4D80B997" w14:textId="77777777" w:rsidR="00921A47" w:rsidRPr="006518C9" w:rsidRDefault="00921A47">
            <w:pPr>
              <w:pStyle w:val="HTMLPreformatted"/>
            </w:pPr>
            <w:r w:rsidRPr="006518C9">
              <w:t xml:space="preserve">  e.g.: </w:t>
            </w:r>
            <w:hyperlink r:id="rId109"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E5CC559" w14:textId="77777777" w:rsidR="00921A47" w:rsidRPr="006518C9" w:rsidRDefault="00921A47">
            <w:pPr>
              <w:pStyle w:val="HTMLPreformatted"/>
            </w:pPr>
            <w:r w:rsidRPr="006518C9">
              <w:t xml:space="preserve">  e.g.: </w:t>
            </w:r>
            <w:hyperlink r:id="rId110" w:tgtFrame="new" w:history="1">
              <w:r w:rsidRPr="006518C9">
                <w:rPr>
                  <w:rStyle w:val="Hyperlink"/>
                </w:rPr>
                <w:t>MS:1001201</w:t>
              </w:r>
            </w:hyperlink>
            <w:r w:rsidRPr="006518C9">
              <w:t xml:space="preserve"> (</w:t>
            </w:r>
            <w:r w:rsidRPr="006518C9">
              <w:rPr>
                <w:rStyle w:val="popup"/>
              </w:rPr>
              <w:t>DB MW filter maximum</w:t>
            </w:r>
            <w:r w:rsidRPr="006518C9">
              <w:t xml:space="preserve">) </w:t>
            </w:r>
          </w:p>
          <w:p w14:paraId="280BCBF6" w14:textId="77777777" w:rsidR="00921A47" w:rsidRPr="006518C9" w:rsidRDefault="00921A47">
            <w:pPr>
              <w:pStyle w:val="HTMLPreformatted"/>
            </w:pPr>
            <w:r w:rsidRPr="006518C9">
              <w:t xml:space="preserve">  e.g.: </w:t>
            </w:r>
            <w:hyperlink r:id="rId111" w:tgtFrame="new" w:history="1">
              <w:r w:rsidRPr="006518C9">
                <w:rPr>
                  <w:rStyle w:val="Hyperlink"/>
                </w:rPr>
                <w:t>MS:1001202</w:t>
              </w:r>
            </w:hyperlink>
            <w:r w:rsidRPr="006518C9">
              <w:t xml:space="preserve"> (</w:t>
            </w:r>
            <w:r w:rsidRPr="006518C9">
              <w:rPr>
                <w:rStyle w:val="popup"/>
              </w:rPr>
              <w:t>DB MW filter minimum</w:t>
            </w:r>
            <w:r w:rsidRPr="006518C9">
              <w:t xml:space="preserve">) </w:t>
            </w:r>
          </w:p>
          <w:p w14:paraId="679C7408" w14:textId="77777777" w:rsidR="00921A47" w:rsidRPr="006518C9" w:rsidRDefault="00921A47">
            <w:pPr>
              <w:pStyle w:val="HTMLPreformatted"/>
            </w:pPr>
            <w:r w:rsidRPr="006518C9">
              <w:t xml:space="preserve">  e.g.: </w:t>
            </w:r>
            <w:hyperlink r:id="rId112" w:tgtFrame="new" w:history="1">
              <w:r w:rsidRPr="006518C9">
                <w:rPr>
                  <w:rStyle w:val="Hyperlink"/>
                </w:rPr>
                <w:t>MS:1001203</w:t>
              </w:r>
            </w:hyperlink>
            <w:r w:rsidRPr="006518C9">
              <w:t xml:space="preserve"> (</w:t>
            </w:r>
            <w:r w:rsidRPr="006518C9">
              <w:rPr>
                <w:rStyle w:val="popup"/>
              </w:rPr>
              <w:t>DB PI filter maximum</w:t>
            </w:r>
            <w:r w:rsidRPr="006518C9">
              <w:t xml:space="preserve">) </w:t>
            </w:r>
          </w:p>
          <w:p w14:paraId="781C44AC" w14:textId="77777777" w:rsidR="00921A47" w:rsidRPr="006518C9" w:rsidRDefault="00921A47">
            <w:pPr>
              <w:pStyle w:val="HTMLPreformatted"/>
            </w:pPr>
            <w:r w:rsidRPr="006518C9">
              <w:t xml:space="preserve">  e.g.: </w:t>
            </w:r>
            <w:hyperlink r:id="rId113" w:tgtFrame="new" w:history="1">
              <w:r w:rsidRPr="006518C9">
                <w:rPr>
                  <w:rStyle w:val="Hyperlink"/>
                </w:rPr>
                <w:t>MS:1001204</w:t>
              </w:r>
            </w:hyperlink>
            <w:r w:rsidRPr="006518C9">
              <w:t xml:space="preserve"> (</w:t>
            </w:r>
            <w:r w:rsidRPr="006518C9">
              <w:rPr>
                <w:rStyle w:val="popup"/>
              </w:rPr>
              <w:t>DB PI filter minimum</w:t>
            </w:r>
            <w:r w:rsidRPr="006518C9">
              <w:t xml:space="preserve">) </w:t>
            </w:r>
          </w:p>
          <w:p w14:paraId="6F837EA8" w14:textId="77777777" w:rsidR="00921A47" w:rsidRPr="006518C9" w:rsidRDefault="00921A47">
            <w:pPr>
              <w:pStyle w:val="HTMLPreformatted"/>
            </w:pPr>
            <w:r w:rsidRPr="006518C9">
              <w:t xml:space="preserve">  e.g.: </w:t>
            </w:r>
            <w:hyperlink r:id="rId114"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229EDCC2" w14:textId="77777777" w:rsidR="00921A47" w:rsidRPr="006518C9" w:rsidRDefault="00921A47">
            <w:pPr>
              <w:pStyle w:val="HTMLPreformatted"/>
            </w:pPr>
            <w:r w:rsidRPr="006518C9">
              <w:t xml:space="preserve">  e.g.: </w:t>
            </w:r>
            <w:hyperlink r:id="rId115"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4387BD57" w14:textId="77777777" w:rsidR="00921A47" w:rsidRPr="006518C9" w:rsidRDefault="00921A47">
            <w:pPr>
              <w:pStyle w:val="HTMLPreformatted"/>
            </w:pPr>
            <w:r w:rsidRPr="006518C9">
              <w:t xml:space="preserve">  e.g.: </w:t>
            </w:r>
            <w:hyperlink r:id="rId116"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49779BA8" w14:textId="77777777" w:rsidR="00921A47" w:rsidRPr="006518C9" w:rsidRDefault="00921A47">
            <w:pPr>
              <w:pStyle w:val="HTMLPreformatted"/>
            </w:pPr>
            <w:r w:rsidRPr="006518C9">
              <w:t xml:space="preserve">  e.g.: </w:t>
            </w:r>
            <w:hyperlink r:id="rId117"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0C9B48D6" w14:textId="77777777" w:rsidR="00921A47" w:rsidRPr="006518C9" w:rsidRDefault="00921A47">
            <w:pPr>
              <w:pStyle w:val="HTMLPreformatted"/>
            </w:pPr>
            <w:r w:rsidRPr="006518C9">
              <w:t xml:space="preserve">  e.g.: </w:t>
            </w:r>
            <w:hyperlink r:id="rId118"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3C45F430" w14:textId="77777777" w:rsidR="00921A47" w:rsidRPr="006518C9" w:rsidRDefault="00921A47">
            <w:pPr>
              <w:pStyle w:val="HTMLPreformatted"/>
            </w:pPr>
            <w:r w:rsidRPr="006518C9">
              <w:t xml:space="preserve">  </w:t>
            </w:r>
            <w:hyperlink r:id="rId119" w:tgtFrame="new" w:history="1">
              <w:r w:rsidRPr="006518C9">
                <w:rPr>
                  <w:rStyle w:val="Hyperlink"/>
                </w:rPr>
                <w:t>et al.</w:t>
              </w:r>
            </w:hyperlink>
          </w:p>
        </w:tc>
      </w:tr>
    </w:tbl>
    <w:p w14:paraId="6D3A9DAC" w14:textId="77777777" w:rsidR="00921A47" w:rsidRPr="006518C9" w:rsidRDefault="00921A47" w:rsidP="00921A47">
      <w:pPr>
        <w:rPr>
          <w:lang w:val="en-US"/>
        </w:rPr>
      </w:pPr>
    </w:p>
    <w:p w14:paraId="7CBFC08C" w14:textId="77777777" w:rsidR="00921A47" w:rsidRPr="006518C9" w:rsidRDefault="00921A47" w:rsidP="00921A47">
      <w:pPr>
        <w:pStyle w:val="Heading2"/>
      </w:pPr>
      <w:bookmarkStart w:id="192" w:name="_Toc457214083"/>
      <w:r w:rsidRPr="006518C9">
        <w:t>Element &lt;</w:t>
      </w:r>
      <w:bookmarkStart w:id="193" w:name="ExternalFormatDocumentation"/>
      <w:r w:rsidRPr="006518C9">
        <w:t>ExternalFormatDocumentation</w:t>
      </w:r>
      <w:bookmarkEnd w:id="193"/>
      <w:r w:rsidRPr="006518C9">
        <w:t>&gt;</w:t>
      </w:r>
      <w:bookmarkEnd w:id="1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921A47" w:rsidRPr="006518C9" w14:paraId="624FCAD7" w14:textId="77777777" w:rsidTr="00921A47">
        <w:trPr>
          <w:tblCellSpacing w:w="15" w:type="dxa"/>
        </w:trPr>
        <w:tc>
          <w:tcPr>
            <w:tcW w:w="0" w:type="auto"/>
            <w:vAlign w:val="center"/>
            <w:hideMark/>
          </w:tcPr>
          <w:p w14:paraId="634ABEC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586E018" w14:textId="77777777" w:rsidR="00921A47" w:rsidRPr="006518C9" w:rsidRDefault="00921A47">
            <w:pPr>
              <w:rPr>
                <w:sz w:val="24"/>
                <w:szCs w:val="24"/>
                <w:lang w:val="en-US"/>
              </w:rPr>
            </w:pPr>
            <w:r w:rsidRPr="006518C9">
              <w:rPr>
                <w:lang w:val="en-US"/>
              </w:rPr>
              <w:t xml:space="preserve">A URI to access documentation and tools to interpret the external format of the ExternalData instance. For example, XML Schema or static libraries (APIs) to access binary formats. </w:t>
            </w:r>
          </w:p>
        </w:tc>
      </w:tr>
      <w:tr w:rsidR="00921A47" w:rsidRPr="006518C9" w14:paraId="0A64CB83" w14:textId="77777777" w:rsidTr="00921A47">
        <w:trPr>
          <w:tblCellSpacing w:w="15" w:type="dxa"/>
        </w:trPr>
        <w:tc>
          <w:tcPr>
            <w:tcW w:w="0" w:type="auto"/>
            <w:vAlign w:val="center"/>
            <w:hideMark/>
          </w:tcPr>
          <w:p w14:paraId="2A2576F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A50D769" w14:textId="77777777" w:rsidR="00921A47" w:rsidRPr="006518C9" w:rsidRDefault="00921A47">
            <w:pPr>
              <w:rPr>
                <w:sz w:val="24"/>
                <w:szCs w:val="24"/>
                <w:lang w:val="en-US"/>
              </w:rPr>
            </w:pPr>
            <w:r w:rsidRPr="006518C9">
              <w:rPr>
                <w:lang w:val="en-US"/>
              </w:rPr>
              <w:t xml:space="preserve">xsd:anyURI </w:t>
            </w:r>
          </w:p>
        </w:tc>
      </w:tr>
      <w:tr w:rsidR="00921A47" w:rsidRPr="006518C9" w14:paraId="61EAE231" w14:textId="77777777" w:rsidTr="00921A47">
        <w:trPr>
          <w:tblCellSpacing w:w="15" w:type="dxa"/>
        </w:trPr>
        <w:tc>
          <w:tcPr>
            <w:tcW w:w="0" w:type="auto"/>
            <w:vAlign w:val="center"/>
            <w:hideMark/>
          </w:tcPr>
          <w:p w14:paraId="57E0178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AF2DBE6" w14:textId="77777777" w:rsidR="00921A47" w:rsidRPr="006518C9" w:rsidRDefault="00921A47">
            <w:pPr>
              <w:rPr>
                <w:sz w:val="24"/>
                <w:szCs w:val="24"/>
                <w:lang w:val="en-US"/>
              </w:rPr>
            </w:pPr>
            <w:r w:rsidRPr="006518C9">
              <w:rPr>
                <w:lang w:val="en-US"/>
              </w:rPr>
              <w:t>none</w:t>
            </w:r>
          </w:p>
        </w:tc>
      </w:tr>
      <w:tr w:rsidR="00921A47" w:rsidRPr="006518C9" w14:paraId="3D790A71" w14:textId="77777777" w:rsidTr="00921A47">
        <w:trPr>
          <w:tblCellSpacing w:w="15" w:type="dxa"/>
        </w:trPr>
        <w:tc>
          <w:tcPr>
            <w:tcW w:w="0" w:type="auto"/>
            <w:vAlign w:val="center"/>
            <w:hideMark/>
          </w:tcPr>
          <w:p w14:paraId="0AF45143"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9DE3A8D" w14:textId="77777777" w:rsidR="00921A47" w:rsidRPr="006518C9" w:rsidRDefault="00921A47">
            <w:pPr>
              <w:rPr>
                <w:sz w:val="24"/>
                <w:szCs w:val="24"/>
                <w:lang w:val="en-US"/>
              </w:rPr>
            </w:pPr>
            <w:r w:rsidRPr="006518C9">
              <w:rPr>
                <w:lang w:val="en-US"/>
              </w:rPr>
              <w:t>none</w:t>
            </w:r>
          </w:p>
        </w:tc>
      </w:tr>
      <w:tr w:rsidR="00921A47" w:rsidRPr="006518C9" w14:paraId="2C8005D1" w14:textId="77777777" w:rsidTr="00921A47">
        <w:trPr>
          <w:tblCellSpacing w:w="15" w:type="dxa"/>
        </w:trPr>
        <w:tc>
          <w:tcPr>
            <w:tcW w:w="0" w:type="auto"/>
            <w:vAlign w:val="center"/>
            <w:hideMark/>
          </w:tcPr>
          <w:p w14:paraId="6792550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D42443" w14:textId="77777777" w:rsidR="00921A47" w:rsidRPr="006518C9" w:rsidRDefault="00921A47">
            <w:pPr>
              <w:rPr>
                <w:sz w:val="24"/>
                <w:szCs w:val="24"/>
                <w:lang w:val="en-US"/>
              </w:rPr>
            </w:pPr>
          </w:p>
        </w:tc>
      </w:tr>
    </w:tbl>
    <w:p w14:paraId="466BF6EC" w14:textId="77777777" w:rsidR="00921A47" w:rsidRPr="006518C9" w:rsidRDefault="00921A47" w:rsidP="00921A47">
      <w:pPr>
        <w:rPr>
          <w:lang w:val="en-US"/>
        </w:rPr>
      </w:pPr>
    </w:p>
    <w:p w14:paraId="36EC86F7" w14:textId="77777777" w:rsidR="00921A47" w:rsidRPr="006518C9" w:rsidRDefault="00921A47" w:rsidP="00921A47">
      <w:pPr>
        <w:pStyle w:val="Heading2"/>
      </w:pPr>
      <w:bookmarkStart w:id="194" w:name="_Toc457214084"/>
      <w:r w:rsidRPr="006518C9">
        <w:t>Element &lt;</w:t>
      </w:r>
      <w:bookmarkStart w:id="195" w:name="FileFormat"/>
      <w:r w:rsidRPr="006518C9">
        <w:t>FileFormat</w:t>
      </w:r>
      <w:bookmarkEnd w:id="195"/>
      <w:r w:rsidRPr="006518C9">
        <w:t>&gt;</w:t>
      </w:r>
      <w:bookmarkEnd w:id="1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921A47" w:rsidRPr="006518C9" w14:paraId="66AEE7EE" w14:textId="77777777" w:rsidTr="00921A47">
        <w:trPr>
          <w:tblCellSpacing w:w="15" w:type="dxa"/>
        </w:trPr>
        <w:tc>
          <w:tcPr>
            <w:tcW w:w="0" w:type="auto"/>
            <w:vAlign w:val="center"/>
            <w:hideMark/>
          </w:tcPr>
          <w:p w14:paraId="2B02734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80DDB9E"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5B05B57B" w14:textId="77777777" w:rsidTr="00921A47">
        <w:trPr>
          <w:tblCellSpacing w:w="15" w:type="dxa"/>
        </w:trPr>
        <w:tc>
          <w:tcPr>
            <w:tcW w:w="0" w:type="auto"/>
            <w:vAlign w:val="center"/>
            <w:hideMark/>
          </w:tcPr>
          <w:p w14:paraId="5F0483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B3F6B57" w14:textId="77777777" w:rsidR="00921A47" w:rsidRPr="006518C9" w:rsidRDefault="00921A47">
            <w:pPr>
              <w:rPr>
                <w:sz w:val="24"/>
                <w:szCs w:val="24"/>
                <w:lang w:val="en-US"/>
              </w:rPr>
            </w:pPr>
            <w:r w:rsidRPr="006518C9">
              <w:rPr>
                <w:lang w:val="en-US"/>
              </w:rPr>
              <w:t xml:space="preserve">FileFormatType </w:t>
            </w:r>
          </w:p>
        </w:tc>
      </w:tr>
      <w:tr w:rsidR="00921A47" w:rsidRPr="006518C9" w14:paraId="7E96E4BF" w14:textId="77777777" w:rsidTr="00921A47">
        <w:trPr>
          <w:tblCellSpacing w:w="15" w:type="dxa"/>
        </w:trPr>
        <w:tc>
          <w:tcPr>
            <w:tcW w:w="0" w:type="auto"/>
            <w:vAlign w:val="center"/>
            <w:hideMark/>
          </w:tcPr>
          <w:p w14:paraId="0510177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560D34C" w14:textId="77777777" w:rsidR="00921A47" w:rsidRPr="006518C9" w:rsidRDefault="00921A47">
            <w:pPr>
              <w:rPr>
                <w:sz w:val="24"/>
                <w:szCs w:val="24"/>
                <w:lang w:val="en-US"/>
              </w:rPr>
            </w:pPr>
            <w:r w:rsidRPr="006518C9">
              <w:rPr>
                <w:lang w:val="en-US"/>
              </w:rPr>
              <w:t>none</w:t>
            </w:r>
          </w:p>
        </w:tc>
      </w:tr>
      <w:tr w:rsidR="00921A47" w:rsidRPr="006518C9" w14:paraId="24F19CAC" w14:textId="77777777" w:rsidTr="00921A47">
        <w:trPr>
          <w:tblCellSpacing w:w="15" w:type="dxa"/>
        </w:trPr>
        <w:tc>
          <w:tcPr>
            <w:tcW w:w="0" w:type="auto"/>
            <w:vAlign w:val="center"/>
            <w:hideMark/>
          </w:tcPr>
          <w:p w14:paraId="7DD260E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921A47" w:rsidRPr="006518C9" w14:paraId="72D286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DD79E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98A7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6226B7"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3FD8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42F74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894CA6"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4E336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5D71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A93A7" w14:textId="77777777" w:rsidR="00921A47" w:rsidRPr="006518C9" w:rsidRDefault="00921A47">
                  <w:pPr>
                    <w:rPr>
                      <w:sz w:val="24"/>
                      <w:szCs w:val="24"/>
                      <w:lang w:val="en-US"/>
                    </w:rPr>
                  </w:pPr>
                  <w:r w:rsidRPr="006518C9">
                    <w:rPr>
                      <w:lang w:val="en-US"/>
                    </w:rPr>
                    <w:t>A single entry from an ontology or a controlled vocabulary.</w:t>
                  </w:r>
                </w:p>
              </w:tc>
            </w:tr>
          </w:tbl>
          <w:p w14:paraId="7B8B2AB0" w14:textId="77777777" w:rsidR="00921A47" w:rsidRPr="006518C9" w:rsidRDefault="00921A47">
            <w:pPr>
              <w:rPr>
                <w:sz w:val="24"/>
                <w:szCs w:val="24"/>
                <w:lang w:val="en-US"/>
              </w:rPr>
            </w:pPr>
          </w:p>
        </w:tc>
      </w:tr>
      <w:tr w:rsidR="00921A47" w:rsidRPr="006518C9" w14:paraId="44B4FAC5" w14:textId="77777777" w:rsidTr="00921A47">
        <w:trPr>
          <w:tblCellSpacing w:w="15" w:type="dxa"/>
        </w:trPr>
        <w:tc>
          <w:tcPr>
            <w:tcW w:w="0" w:type="auto"/>
            <w:vAlign w:val="center"/>
            <w:hideMark/>
          </w:tcPr>
          <w:p w14:paraId="64143A5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70EFCDC" w14:textId="77777777" w:rsidR="00921A47" w:rsidRPr="006518C9" w:rsidRDefault="00921A47">
            <w:pPr>
              <w:pStyle w:val="HTMLPreformatted"/>
            </w:pPr>
            <w:r w:rsidRPr="006518C9">
              <w:t xml:space="preserve">        &lt;FileFormat&gt;</w:t>
            </w:r>
          </w:p>
          <w:p w14:paraId="15077B49" w14:textId="77777777" w:rsidR="00921A47" w:rsidRPr="006518C9" w:rsidRDefault="00921A47">
            <w:pPr>
              <w:pStyle w:val="HTMLPreformatted"/>
            </w:pPr>
            <w:r w:rsidRPr="006518C9">
              <w:t xml:space="preserve">          &lt;cvParam cvRef="PSI-MS" accession="MS:1001401" name="X!Tandem xml format"/&gt;</w:t>
            </w:r>
          </w:p>
          <w:p w14:paraId="5B1160A2" w14:textId="77777777" w:rsidR="00921A47" w:rsidRPr="006518C9" w:rsidRDefault="00921A47">
            <w:pPr>
              <w:pStyle w:val="HTMLPreformatted"/>
            </w:pPr>
            <w:r w:rsidRPr="006518C9">
              <w:t xml:space="preserve">        &lt;/FileFormat&gt;</w:t>
            </w:r>
          </w:p>
        </w:tc>
      </w:tr>
      <w:tr w:rsidR="00921A47" w:rsidRPr="006518C9" w14:paraId="4EBD733E" w14:textId="77777777" w:rsidTr="00921A47">
        <w:trPr>
          <w:tblCellSpacing w:w="15" w:type="dxa"/>
        </w:trPr>
        <w:tc>
          <w:tcPr>
            <w:tcW w:w="0" w:type="auto"/>
            <w:vAlign w:val="center"/>
            <w:hideMark/>
          </w:tcPr>
          <w:p w14:paraId="6E05423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AC9177C" w14:textId="77777777" w:rsidR="00921A47" w:rsidRPr="006518C9" w:rsidRDefault="00921A47">
            <w:pPr>
              <w:pStyle w:val="HTMLPreformatted"/>
            </w:pPr>
            <w:r w:rsidRPr="006518C9">
              <w:t>Path /MzIdentML/DataCollection/Inputs/SearchDatabase/FileFormat</w:t>
            </w:r>
          </w:p>
          <w:p w14:paraId="6F96C730" w14:textId="77777777" w:rsidR="00921A47" w:rsidRPr="006518C9" w:rsidRDefault="00921A47">
            <w:pPr>
              <w:pStyle w:val="HTMLPreformatted"/>
            </w:pPr>
            <w:r w:rsidRPr="006518C9">
              <w:t xml:space="preserve">MUST supply a *child* term of </w:t>
            </w:r>
            <w:hyperlink r:id="rId120" w:tgtFrame="new" w:history="1">
              <w:r w:rsidRPr="006518C9">
                <w:rPr>
                  <w:rStyle w:val="Hyperlink"/>
                </w:rPr>
                <w:t>MS:1001347</w:t>
              </w:r>
            </w:hyperlink>
            <w:r w:rsidRPr="006518C9">
              <w:t xml:space="preserve"> (</w:t>
            </w:r>
            <w:r w:rsidRPr="006518C9">
              <w:rPr>
                <w:rStyle w:val="popup"/>
              </w:rPr>
              <w:t>database file formats</w:t>
            </w:r>
            <w:r w:rsidRPr="006518C9">
              <w:t>) one or more times</w:t>
            </w:r>
          </w:p>
          <w:p w14:paraId="06645FCC" w14:textId="77777777" w:rsidR="00921A47" w:rsidRPr="006518C9" w:rsidRDefault="00921A47">
            <w:pPr>
              <w:pStyle w:val="HTMLPreformatted"/>
            </w:pPr>
            <w:r w:rsidRPr="006518C9">
              <w:t xml:space="preserve">  e.g.: </w:t>
            </w:r>
            <w:hyperlink r:id="rId121" w:tgtFrame="new" w:history="1">
              <w:r w:rsidRPr="006518C9">
                <w:rPr>
                  <w:rStyle w:val="Hyperlink"/>
                </w:rPr>
                <w:t>MS:1001348</w:t>
              </w:r>
            </w:hyperlink>
            <w:r w:rsidRPr="006518C9">
              <w:t xml:space="preserve"> (</w:t>
            </w:r>
            <w:r w:rsidRPr="006518C9">
              <w:rPr>
                <w:rStyle w:val="popup"/>
              </w:rPr>
              <w:t>FASTA format</w:t>
            </w:r>
            <w:r w:rsidRPr="006518C9">
              <w:t xml:space="preserve">) </w:t>
            </w:r>
          </w:p>
          <w:p w14:paraId="53BBC330" w14:textId="77777777" w:rsidR="00921A47" w:rsidRPr="006518C9" w:rsidRDefault="00921A47">
            <w:pPr>
              <w:pStyle w:val="HTMLPreformatted"/>
            </w:pPr>
            <w:r w:rsidRPr="006518C9">
              <w:t xml:space="preserve">  e.g.: </w:t>
            </w:r>
            <w:hyperlink r:id="rId122" w:tgtFrame="new" w:history="1">
              <w:r w:rsidRPr="006518C9">
                <w:rPr>
                  <w:rStyle w:val="Hyperlink"/>
                </w:rPr>
                <w:t>MS:1001349</w:t>
              </w:r>
            </w:hyperlink>
            <w:r w:rsidRPr="006518C9">
              <w:t xml:space="preserve"> (</w:t>
            </w:r>
            <w:r w:rsidRPr="006518C9">
              <w:rPr>
                <w:rStyle w:val="popup"/>
              </w:rPr>
              <w:t>ASN.1</w:t>
            </w:r>
            <w:r w:rsidRPr="006518C9">
              <w:t xml:space="preserve">) </w:t>
            </w:r>
          </w:p>
          <w:p w14:paraId="653BFD79" w14:textId="77777777" w:rsidR="00921A47" w:rsidRPr="006518C9" w:rsidRDefault="00921A47">
            <w:pPr>
              <w:pStyle w:val="HTMLPreformatted"/>
            </w:pPr>
            <w:r w:rsidRPr="006518C9">
              <w:t xml:space="preserve">  e.g.: </w:t>
            </w:r>
            <w:hyperlink r:id="rId123" w:tgtFrame="new" w:history="1">
              <w:r w:rsidRPr="006518C9">
                <w:rPr>
                  <w:rStyle w:val="Hyperlink"/>
                </w:rPr>
                <w:t>MS:1001350</w:t>
              </w:r>
            </w:hyperlink>
            <w:r w:rsidRPr="006518C9">
              <w:t xml:space="preserve"> (</w:t>
            </w:r>
            <w:r w:rsidRPr="006518C9">
              <w:rPr>
                <w:rStyle w:val="popup"/>
              </w:rPr>
              <w:t>NCBI *.p*</w:t>
            </w:r>
            <w:r w:rsidRPr="006518C9">
              <w:t xml:space="preserve">) </w:t>
            </w:r>
          </w:p>
          <w:p w14:paraId="49780085" w14:textId="77777777" w:rsidR="00921A47" w:rsidRPr="006518C9" w:rsidRDefault="00921A47">
            <w:pPr>
              <w:pStyle w:val="HTMLPreformatted"/>
            </w:pPr>
            <w:r w:rsidRPr="006518C9">
              <w:t xml:space="preserve">  e.g.: </w:t>
            </w:r>
            <w:hyperlink r:id="rId124" w:tgtFrame="new" w:history="1">
              <w:r w:rsidRPr="006518C9">
                <w:rPr>
                  <w:rStyle w:val="Hyperlink"/>
                </w:rPr>
                <w:t>MS:1001351</w:t>
              </w:r>
            </w:hyperlink>
            <w:r w:rsidRPr="006518C9">
              <w:t xml:space="preserve"> (</w:t>
            </w:r>
            <w:r w:rsidRPr="006518C9">
              <w:rPr>
                <w:rStyle w:val="popup"/>
              </w:rPr>
              <w:t>clustal aln</w:t>
            </w:r>
            <w:r w:rsidRPr="006518C9">
              <w:t xml:space="preserve">) </w:t>
            </w:r>
          </w:p>
          <w:p w14:paraId="1BB8C7EF" w14:textId="77777777" w:rsidR="00921A47" w:rsidRPr="006518C9" w:rsidRDefault="00921A47">
            <w:pPr>
              <w:pStyle w:val="HTMLPreformatted"/>
            </w:pPr>
            <w:r w:rsidRPr="006518C9">
              <w:t xml:space="preserve">  e.g.: </w:t>
            </w:r>
            <w:hyperlink r:id="rId125" w:tgtFrame="new" w:history="1">
              <w:r w:rsidRPr="006518C9">
                <w:rPr>
                  <w:rStyle w:val="Hyperlink"/>
                </w:rPr>
                <w:t>MS:1001352</w:t>
              </w:r>
            </w:hyperlink>
            <w:r w:rsidRPr="006518C9">
              <w:t xml:space="preserve"> (</w:t>
            </w:r>
            <w:r w:rsidRPr="006518C9">
              <w:rPr>
                <w:rStyle w:val="popup"/>
              </w:rPr>
              <w:t>embl em</w:t>
            </w:r>
            <w:r w:rsidRPr="006518C9">
              <w:t xml:space="preserve">) </w:t>
            </w:r>
          </w:p>
          <w:p w14:paraId="1ADAD898" w14:textId="77777777" w:rsidR="00921A47" w:rsidRPr="006518C9" w:rsidRDefault="00921A47">
            <w:pPr>
              <w:pStyle w:val="HTMLPreformatted"/>
            </w:pPr>
            <w:r w:rsidRPr="006518C9">
              <w:t xml:space="preserve">  e.g.: </w:t>
            </w:r>
            <w:hyperlink r:id="rId126" w:tgtFrame="new" w:history="1">
              <w:r w:rsidRPr="006518C9">
                <w:rPr>
                  <w:rStyle w:val="Hyperlink"/>
                </w:rPr>
                <w:t>MS:1001353</w:t>
              </w:r>
            </w:hyperlink>
            <w:r w:rsidRPr="006518C9">
              <w:t xml:space="preserve"> (</w:t>
            </w:r>
            <w:r w:rsidRPr="006518C9">
              <w:rPr>
                <w:rStyle w:val="popup"/>
              </w:rPr>
              <w:t>NBRF PIR</w:t>
            </w:r>
            <w:r w:rsidRPr="006518C9">
              <w:t xml:space="preserve">) </w:t>
            </w:r>
          </w:p>
          <w:p w14:paraId="58B3FE9B" w14:textId="77777777" w:rsidR="00921A47" w:rsidRPr="006518C9" w:rsidRDefault="00921A47">
            <w:pPr>
              <w:pStyle w:val="HTMLPreformatted"/>
            </w:pPr>
            <w:r w:rsidRPr="006518C9">
              <w:t xml:space="preserve">  e.g.: </w:t>
            </w:r>
            <w:hyperlink r:id="rId127" w:tgtFrame="new" w:history="1">
              <w:r w:rsidRPr="006518C9">
                <w:rPr>
                  <w:rStyle w:val="Hyperlink"/>
                </w:rPr>
                <w:t>MS:1001462</w:t>
              </w:r>
            </w:hyperlink>
            <w:r w:rsidRPr="006518C9">
              <w:t xml:space="preserve"> (</w:t>
            </w:r>
            <w:r w:rsidRPr="006518C9">
              <w:rPr>
                <w:rStyle w:val="popup"/>
              </w:rPr>
              <w:t>PEFF format</w:t>
            </w:r>
            <w:r w:rsidRPr="006518C9">
              <w:t xml:space="preserve">) </w:t>
            </w:r>
          </w:p>
          <w:p w14:paraId="0C3B73C7" w14:textId="77777777" w:rsidR="00921A47" w:rsidRPr="006518C9" w:rsidRDefault="00921A47">
            <w:pPr>
              <w:pStyle w:val="HTMLPreformatted"/>
            </w:pPr>
            <w:r w:rsidRPr="006518C9">
              <w:t xml:space="preserve">  e.g.: </w:t>
            </w:r>
            <w:hyperlink r:id="rId128" w:tgtFrame="new" w:history="1">
              <w:r w:rsidRPr="006518C9">
                <w:rPr>
                  <w:rStyle w:val="Hyperlink"/>
                </w:rPr>
                <w:t>MS:1002659</w:t>
              </w:r>
            </w:hyperlink>
            <w:r w:rsidRPr="006518C9">
              <w:t xml:space="preserve"> (</w:t>
            </w:r>
            <w:r w:rsidRPr="006518C9">
              <w:rPr>
                <w:rStyle w:val="popup"/>
              </w:rPr>
              <w:t>UniProtKB text sequence format</w:t>
            </w:r>
            <w:r w:rsidRPr="006518C9">
              <w:t xml:space="preserve">) </w:t>
            </w:r>
          </w:p>
          <w:p w14:paraId="5FD5493F" w14:textId="77777777" w:rsidR="00921A47" w:rsidRPr="006518C9" w:rsidRDefault="00921A47">
            <w:pPr>
              <w:pStyle w:val="HTMLPreformatted"/>
            </w:pPr>
            <w:r w:rsidRPr="006518C9">
              <w:t xml:space="preserve">  e.g.: </w:t>
            </w:r>
            <w:hyperlink r:id="rId129" w:tgtFrame="new" w:history="1">
              <w:r w:rsidRPr="006518C9">
                <w:rPr>
                  <w:rStyle w:val="Hyperlink"/>
                </w:rPr>
                <w:t>MS:1002660</w:t>
              </w:r>
            </w:hyperlink>
            <w:r w:rsidRPr="006518C9">
              <w:t xml:space="preserve"> (</w:t>
            </w:r>
            <w:r w:rsidRPr="006518C9">
              <w:rPr>
                <w:rStyle w:val="popup"/>
              </w:rPr>
              <w:t>UniProtKB XML sequence format</w:t>
            </w:r>
            <w:r w:rsidRPr="006518C9">
              <w:t xml:space="preserve">) </w:t>
            </w:r>
          </w:p>
          <w:p w14:paraId="1467D952" w14:textId="77777777" w:rsidR="00921A47" w:rsidRPr="006518C9" w:rsidRDefault="00921A47">
            <w:pPr>
              <w:pStyle w:val="HTMLPreformatted"/>
            </w:pPr>
            <w:r w:rsidRPr="006518C9">
              <w:t>Path /MzIdentML/DataCollection/Inputs/SourceFile/FileFormat</w:t>
            </w:r>
          </w:p>
          <w:p w14:paraId="6F08D3B0" w14:textId="77777777" w:rsidR="00921A47" w:rsidRPr="006518C9" w:rsidRDefault="00921A47">
            <w:pPr>
              <w:pStyle w:val="HTMLPreformatted"/>
            </w:pPr>
            <w:r w:rsidRPr="006518C9">
              <w:t xml:space="preserve">MUST supply a *child* term of </w:t>
            </w:r>
            <w:hyperlink r:id="rId130" w:tgtFrame="new" w:history="1">
              <w:r w:rsidRPr="006518C9">
                <w:rPr>
                  <w:rStyle w:val="Hyperlink"/>
                </w:rPr>
                <w:t>MS:1001040</w:t>
              </w:r>
            </w:hyperlink>
            <w:r w:rsidRPr="006518C9">
              <w:t xml:space="preserve"> (</w:t>
            </w:r>
            <w:r w:rsidRPr="006518C9">
              <w:rPr>
                <w:rStyle w:val="popup"/>
              </w:rPr>
              <w:t>intermediate analysis format</w:t>
            </w:r>
            <w:r w:rsidRPr="006518C9">
              <w:t>) only once</w:t>
            </w:r>
          </w:p>
          <w:p w14:paraId="40ADE9EB" w14:textId="77777777" w:rsidR="00921A47" w:rsidRPr="006518C9" w:rsidRDefault="00921A47">
            <w:pPr>
              <w:pStyle w:val="HTMLPreformatted"/>
            </w:pPr>
            <w:r w:rsidRPr="006518C9">
              <w:t xml:space="preserve">  e.g.: </w:t>
            </w:r>
            <w:hyperlink r:id="rId131" w:tgtFrame="new" w:history="1">
              <w:r w:rsidRPr="006518C9">
                <w:rPr>
                  <w:rStyle w:val="Hyperlink"/>
                </w:rPr>
                <w:t>MS:1000742</w:t>
              </w:r>
            </w:hyperlink>
            <w:r w:rsidRPr="006518C9">
              <w:t xml:space="preserve"> (</w:t>
            </w:r>
            <w:r w:rsidRPr="006518C9">
              <w:rPr>
                <w:rStyle w:val="popup"/>
              </w:rPr>
              <w:t>Bioworks SRF format</w:t>
            </w:r>
            <w:r w:rsidRPr="006518C9">
              <w:t xml:space="preserve">) </w:t>
            </w:r>
          </w:p>
          <w:p w14:paraId="6AF3B442" w14:textId="77777777" w:rsidR="00921A47" w:rsidRPr="006518C9" w:rsidRDefault="00921A47">
            <w:pPr>
              <w:pStyle w:val="HTMLPreformatted"/>
            </w:pPr>
            <w:r w:rsidRPr="006518C9">
              <w:t xml:space="preserve">  e.g.: </w:t>
            </w:r>
            <w:hyperlink r:id="rId132" w:tgtFrame="new" w:history="1">
              <w:r w:rsidRPr="006518C9">
                <w:rPr>
                  <w:rStyle w:val="Hyperlink"/>
                </w:rPr>
                <w:t>MS:1001107</w:t>
              </w:r>
            </w:hyperlink>
            <w:r w:rsidRPr="006518C9">
              <w:t xml:space="preserve"> (</w:t>
            </w:r>
            <w:r w:rsidRPr="006518C9">
              <w:rPr>
                <w:rStyle w:val="popup"/>
              </w:rPr>
              <w:t>data stored in database</w:t>
            </w:r>
            <w:r w:rsidRPr="006518C9">
              <w:t xml:space="preserve">) </w:t>
            </w:r>
          </w:p>
          <w:p w14:paraId="22574AA7" w14:textId="77777777" w:rsidR="00921A47" w:rsidRPr="006518C9" w:rsidRDefault="00921A47">
            <w:pPr>
              <w:pStyle w:val="HTMLPreformatted"/>
            </w:pPr>
            <w:r w:rsidRPr="006518C9">
              <w:t xml:space="preserve">  e.g.: </w:t>
            </w:r>
            <w:hyperlink r:id="rId133" w:tgtFrame="new" w:history="1">
              <w:r w:rsidRPr="006518C9">
                <w:rPr>
                  <w:rStyle w:val="Hyperlink"/>
                </w:rPr>
                <w:t>MS:1001199</w:t>
              </w:r>
            </w:hyperlink>
            <w:r w:rsidRPr="006518C9">
              <w:t xml:space="preserve"> (</w:t>
            </w:r>
            <w:r w:rsidRPr="006518C9">
              <w:rPr>
                <w:rStyle w:val="popup"/>
              </w:rPr>
              <w:t>Mascot DAT format</w:t>
            </w:r>
            <w:r w:rsidRPr="006518C9">
              <w:t xml:space="preserve">) </w:t>
            </w:r>
          </w:p>
          <w:p w14:paraId="09D7BA1E" w14:textId="77777777" w:rsidR="00921A47" w:rsidRPr="006518C9" w:rsidRDefault="00921A47">
            <w:pPr>
              <w:pStyle w:val="HTMLPreformatted"/>
            </w:pPr>
            <w:r w:rsidRPr="006518C9">
              <w:t xml:space="preserve">  e.g.: </w:t>
            </w:r>
            <w:hyperlink r:id="rId134" w:tgtFrame="new" w:history="1">
              <w:r w:rsidRPr="006518C9">
                <w:rPr>
                  <w:rStyle w:val="Hyperlink"/>
                </w:rPr>
                <w:t>MS:1001200</w:t>
              </w:r>
            </w:hyperlink>
            <w:r w:rsidRPr="006518C9">
              <w:t xml:space="preserve"> (</w:t>
            </w:r>
            <w:r w:rsidRPr="006518C9">
              <w:rPr>
                <w:rStyle w:val="popup"/>
              </w:rPr>
              <w:t>SEQUEST out file format</w:t>
            </w:r>
            <w:r w:rsidRPr="006518C9">
              <w:t xml:space="preserve">) </w:t>
            </w:r>
          </w:p>
          <w:p w14:paraId="340BD562" w14:textId="77777777" w:rsidR="00921A47" w:rsidRPr="006518C9" w:rsidRDefault="00921A47">
            <w:pPr>
              <w:pStyle w:val="HTMLPreformatted"/>
            </w:pPr>
            <w:r w:rsidRPr="006518C9">
              <w:t xml:space="preserve">  e.g.: </w:t>
            </w:r>
            <w:hyperlink r:id="rId135" w:tgtFrame="new" w:history="1">
              <w:r w:rsidRPr="006518C9">
                <w:rPr>
                  <w:rStyle w:val="Hyperlink"/>
                </w:rPr>
                <w:t>MS:1001242</w:t>
              </w:r>
            </w:hyperlink>
            <w:r w:rsidRPr="006518C9">
              <w:t xml:space="preserve"> (</w:t>
            </w:r>
            <w:r w:rsidRPr="006518C9">
              <w:rPr>
                <w:rStyle w:val="popup"/>
              </w:rPr>
              <w:t>SEQUEST out folder</w:t>
            </w:r>
            <w:r w:rsidRPr="006518C9">
              <w:t xml:space="preserve">) </w:t>
            </w:r>
          </w:p>
          <w:p w14:paraId="4505EB31" w14:textId="77777777" w:rsidR="00921A47" w:rsidRPr="006518C9" w:rsidRDefault="00921A47">
            <w:pPr>
              <w:pStyle w:val="HTMLPreformatted"/>
            </w:pPr>
            <w:r w:rsidRPr="006518C9">
              <w:t xml:space="preserve">  e.g.: </w:t>
            </w:r>
            <w:hyperlink r:id="rId136" w:tgtFrame="new" w:history="1">
              <w:r w:rsidRPr="006518C9">
                <w:rPr>
                  <w:rStyle w:val="Hyperlink"/>
                </w:rPr>
                <w:t>MS:1001243</w:t>
              </w:r>
            </w:hyperlink>
            <w:r w:rsidRPr="006518C9">
              <w:t xml:space="preserve"> (</w:t>
            </w:r>
            <w:r w:rsidRPr="006518C9">
              <w:rPr>
                <w:rStyle w:val="popup"/>
              </w:rPr>
              <w:t>SEQUEST summary</w:t>
            </w:r>
            <w:r w:rsidRPr="006518C9">
              <w:t xml:space="preserve">) </w:t>
            </w:r>
          </w:p>
          <w:p w14:paraId="0F1C816F" w14:textId="77777777" w:rsidR="00921A47" w:rsidRPr="006518C9" w:rsidRDefault="00921A47">
            <w:pPr>
              <w:pStyle w:val="HTMLPreformatted"/>
            </w:pPr>
            <w:r w:rsidRPr="006518C9">
              <w:t xml:space="preserve">  e.g.: </w:t>
            </w:r>
            <w:hyperlink r:id="rId137" w:tgtFrame="new" w:history="1">
              <w:r w:rsidRPr="006518C9">
                <w:rPr>
                  <w:rStyle w:val="Hyperlink"/>
                </w:rPr>
                <w:t>MS:1001275</w:t>
              </w:r>
            </w:hyperlink>
            <w:r w:rsidRPr="006518C9">
              <w:t xml:space="preserve"> (</w:t>
            </w:r>
            <w:r w:rsidRPr="006518C9">
              <w:rPr>
                <w:rStyle w:val="popup"/>
              </w:rPr>
              <w:t>ProteinScape SearchEvent</w:t>
            </w:r>
            <w:r w:rsidRPr="006518C9">
              <w:t xml:space="preserve">) </w:t>
            </w:r>
          </w:p>
          <w:p w14:paraId="539E2F81" w14:textId="77777777" w:rsidR="00921A47" w:rsidRPr="006518C9" w:rsidRDefault="00921A47">
            <w:pPr>
              <w:pStyle w:val="HTMLPreformatted"/>
            </w:pPr>
            <w:r w:rsidRPr="006518C9">
              <w:t xml:space="preserve">  e.g.: </w:t>
            </w:r>
            <w:hyperlink r:id="rId138" w:tgtFrame="new" w:history="1">
              <w:r w:rsidRPr="006518C9">
                <w:rPr>
                  <w:rStyle w:val="Hyperlink"/>
                </w:rPr>
                <w:t>MS:1001276</w:t>
              </w:r>
            </w:hyperlink>
            <w:r w:rsidRPr="006518C9">
              <w:t xml:space="preserve"> (</w:t>
            </w:r>
            <w:r w:rsidRPr="006518C9">
              <w:rPr>
                <w:rStyle w:val="popup"/>
              </w:rPr>
              <w:t>ProteinScape Gel</w:t>
            </w:r>
            <w:r w:rsidRPr="006518C9">
              <w:t xml:space="preserve">) </w:t>
            </w:r>
          </w:p>
          <w:p w14:paraId="769139D5" w14:textId="77777777" w:rsidR="00921A47" w:rsidRPr="006518C9" w:rsidRDefault="00921A47">
            <w:pPr>
              <w:pStyle w:val="HTMLPreformatted"/>
            </w:pPr>
            <w:r w:rsidRPr="006518C9">
              <w:t xml:space="preserve">  e.g.: </w:t>
            </w:r>
            <w:hyperlink r:id="rId139" w:tgtFrame="new" w:history="1">
              <w:r w:rsidRPr="006518C9">
                <w:rPr>
                  <w:rStyle w:val="Hyperlink"/>
                </w:rPr>
                <w:t>MS:1001399</w:t>
              </w:r>
            </w:hyperlink>
            <w:r w:rsidRPr="006518C9">
              <w:t xml:space="preserve"> (</w:t>
            </w:r>
            <w:r w:rsidRPr="006518C9">
              <w:rPr>
                <w:rStyle w:val="popup"/>
              </w:rPr>
              <w:t>OMSSA csv format</w:t>
            </w:r>
            <w:r w:rsidRPr="006518C9">
              <w:t xml:space="preserve">) </w:t>
            </w:r>
          </w:p>
          <w:p w14:paraId="3C6495A4" w14:textId="77777777" w:rsidR="00921A47" w:rsidRPr="006518C9" w:rsidRDefault="00921A47">
            <w:pPr>
              <w:pStyle w:val="HTMLPreformatted"/>
            </w:pPr>
            <w:r w:rsidRPr="006518C9">
              <w:t xml:space="preserve">  e.g.: </w:t>
            </w:r>
            <w:hyperlink r:id="rId140" w:tgtFrame="new" w:history="1">
              <w:r w:rsidRPr="006518C9">
                <w:rPr>
                  <w:rStyle w:val="Hyperlink"/>
                </w:rPr>
                <w:t>MS:1001400</w:t>
              </w:r>
            </w:hyperlink>
            <w:r w:rsidRPr="006518C9">
              <w:t xml:space="preserve"> (</w:t>
            </w:r>
            <w:r w:rsidRPr="006518C9">
              <w:rPr>
                <w:rStyle w:val="popup"/>
              </w:rPr>
              <w:t>OMSSA xml format</w:t>
            </w:r>
            <w:r w:rsidRPr="006518C9">
              <w:t xml:space="preserve">) </w:t>
            </w:r>
          </w:p>
          <w:p w14:paraId="79CD98C1" w14:textId="77777777" w:rsidR="00921A47" w:rsidRPr="006518C9" w:rsidRDefault="00921A47">
            <w:pPr>
              <w:pStyle w:val="HTMLPreformatted"/>
            </w:pPr>
            <w:r w:rsidRPr="006518C9">
              <w:t xml:space="preserve">  </w:t>
            </w:r>
            <w:hyperlink r:id="rId141" w:tgtFrame="new" w:history="1">
              <w:r w:rsidRPr="006518C9">
                <w:rPr>
                  <w:rStyle w:val="Hyperlink"/>
                </w:rPr>
                <w:t>et al.</w:t>
              </w:r>
            </w:hyperlink>
          </w:p>
          <w:p w14:paraId="5F6A1EB2" w14:textId="77777777" w:rsidR="00921A47" w:rsidRPr="006518C9" w:rsidRDefault="00921A47">
            <w:pPr>
              <w:pStyle w:val="HTMLPreformatted"/>
            </w:pPr>
            <w:r w:rsidRPr="006518C9">
              <w:t>Path /MzIdentML/DataCollection/Inputs/SpectraData/FileFormat</w:t>
            </w:r>
          </w:p>
          <w:p w14:paraId="052872CD" w14:textId="77777777" w:rsidR="00921A47" w:rsidRPr="006518C9" w:rsidRDefault="00921A47">
            <w:pPr>
              <w:pStyle w:val="HTMLPreformatted"/>
            </w:pPr>
            <w:r w:rsidRPr="006518C9">
              <w:t xml:space="preserve">MUST supply a *child* term of </w:t>
            </w:r>
            <w:hyperlink r:id="rId142" w:tgtFrame="new" w:history="1">
              <w:r w:rsidRPr="006518C9">
                <w:rPr>
                  <w:rStyle w:val="Hyperlink"/>
                </w:rPr>
                <w:t>MS:1000560</w:t>
              </w:r>
            </w:hyperlink>
            <w:r w:rsidRPr="006518C9">
              <w:t xml:space="preserve"> (</w:t>
            </w:r>
            <w:r w:rsidRPr="006518C9">
              <w:rPr>
                <w:rStyle w:val="popup"/>
              </w:rPr>
              <w:t>mass spectrometer file format</w:t>
            </w:r>
            <w:r w:rsidRPr="006518C9">
              <w:t>) one or more times</w:t>
            </w:r>
          </w:p>
          <w:p w14:paraId="7BC8D7AB" w14:textId="77777777" w:rsidR="00921A47" w:rsidRPr="006518C9" w:rsidRDefault="00921A47">
            <w:pPr>
              <w:pStyle w:val="HTMLPreformatted"/>
            </w:pPr>
            <w:r w:rsidRPr="006518C9">
              <w:t xml:space="preserve">  e.g.: </w:t>
            </w:r>
            <w:hyperlink r:id="rId143" w:tgtFrame="new" w:history="1">
              <w:r w:rsidRPr="006518C9">
                <w:rPr>
                  <w:rStyle w:val="Hyperlink"/>
                </w:rPr>
                <w:t>MS:1000526</w:t>
              </w:r>
            </w:hyperlink>
            <w:r w:rsidRPr="006518C9">
              <w:t xml:space="preserve"> (</w:t>
            </w:r>
            <w:r w:rsidRPr="006518C9">
              <w:rPr>
                <w:rStyle w:val="popup"/>
              </w:rPr>
              <w:t>Waters raw format</w:t>
            </w:r>
            <w:r w:rsidRPr="006518C9">
              <w:t xml:space="preserve">) </w:t>
            </w:r>
          </w:p>
          <w:p w14:paraId="6306B9F9" w14:textId="77777777" w:rsidR="00921A47" w:rsidRPr="006518C9" w:rsidRDefault="00921A47">
            <w:pPr>
              <w:pStyle w:val="HTMLPreformatted"/>
            </w:pPr>
            <w:r w:rsidRPr="006518C9">
              <w:t xml:space="preserve">  e.g.: </w:t>
            </w:r>
            <w:hyperlink r:id="rId144" w:tgtFrame="new" w:history="1">
              <w:r w:rsidRPr="006518C9">
                <w:rPr>
                  <w:rStyle w:val="Hyperlink"/>
                </w:rPr>
                <w:t>MS:1000562</w:t>
              </w:r>
            </w:hyperlink>
            <w:r w:rsidRPr="006518C9">
              <w:t xml:space="preserve"> (</w:t>
            </w:r>
            <w:r w:rsidRPr="006518C9">
              <w:rPr>
                <w:rStyle w:val="popup"/>
              </w:rPr>
              <w:t>ABI WIFF format</w:t>
            </w:r>
            <w:r w:rsidRPr="006518C9">
              <w:t xml:space="preserve">) </w:t>
            </w:r>
          </w:p>
          <w:p w14:paraId="1419733B" w14:textId="77777777" w:rsidR="00921A47" w:rsidRPr="006518C9" w:rsidRDefault="00921A47">
            <w:pPr>
              <w:pStyle w:val="HTMLPreformatted"/>
            </w:pPr>
            <w:r w:rsidRPr="006518C9">
              <w:t xml:space="preserve">  e.g.: </w:t>
            </w:r>
            <w:hyperlink r:id="rId145" w:tgtFrame="new" w:history="1">
              <w:r w:rsidRPr="006518C9">
                <w:rPr>
                  <w:rStyle w:val="Hyperlink"/>
                </w:rPr>
                <w:t>MS:1000563</w:t>
              </w:r>
            </w:hyperlink>
            <w:r w:rsidRPr="006518C9">
              <w:t xml:space="preserve"> (</w:t>
            </w:r>
            <w:r w:rsidRPr="006518C9">
              <w:rPr>
                <w:rStyle w:val="popup"/>
              </w:rPr>
              <w:t>Thermo RAW format</w:t>
            </w:r>
            <w:r w:rsidRPr="006518C9">
              <w:t xml:space="preserve">) </w:t>
            </w:r>
          </w:p>
          <w:p w14:paraId="2F6655E2" w14:textId="77777777" w:rsidR="00921A47" w:rsidRPr="006518C9" w:rsidRDefault="00921A47">
            <w:pPr>
              <w:pStyle w:val="HTMLPreformatted"/>
            </w:pPr>
            <w:r w:rsidRPr="006518C9">
              <w:t xml:space="preserve">  e.g.: </w:t>
            </w:r>
            <w:hyperlink r:id="rId146" w:tgtFrame="new" w:history="1">
              <w:r w:rsidRPr="006518C9">
                <w:rPr>
                  <w:rStyle w:val="Hyperlink"/>
                </w:rPr>
                <w:t>MS:1000564</w:t>
              </w:r>
            </w:hyperlink>
            <w:r w:rsidRPr="006518C9">
              <w:t xml:space="preserve"> (</w:t>
            </w:r>
            <w:r w:rsidRPr="006518C9">
              <w:rPr>
                <w:rStyle w:val="popup"/>
              </w:rPr>
              <w:t>PSI mzData format</w:t>
            </w:r>
            <w:r w:rsidRPr="006518C9">
              <w:t xml:space="preserve">) </w:t>
            </w:r>
          </w:p>
          <w:p w14:paraId="03F98277" w14:textId="77777777" w:rsidR="00921A47" w:rsidRPr="006518C9" w:rsidRDefault="00921A47">
            <w:pPr>
              <w:pStyle w:val="HTMLPreformatted"/>
            </w:pPr>
            <w:r w:rsidRPr="006518C9">
              <w:t xml:space="preserve">  e.g.: </w:t>
            </w:r>
            <w:hyperlink r:id="rId147" w:tgtFrame="new" w:history="1">
              <w:r w:rsidRPr="006518C9">
                <w:rPr>
                  <w:rStyle w:val="Hyperlink"/>
                </w:rPr>
                <w:t>MS:1000565</w:t>
              </w:r>
            </w:hyperlink>
            <w:r w:rsidRPr="006518C9">
              <w:t xml:space="preserve"> (</w:t>
            </w:r>
            <w:r w:rsidRPr="006518C9">
              <w:rPr>
                <w:rStyle w:val="popup"/>
              </w:rPr>
              <w:t>Micromass PKL format</w:t>
            </w:r>
            <w:r w:rsidRPr="006518C9">
              <w:t xml:space="preserve">) </w:t>
            </w:r>
          </w:p>
          <w:p w14:paraId="160ECE06" w14:textId="77777777" w:rsidR="00921A47" w:rsidRPr="006518C9" w:rsidRDefault="00921A47">
            <w:pPr>
              <w:pStyle w:val="HTMLPreformatted"/>
            </w:pPr>
            <w:r w:rsidRPr="006518C9">
              <w:t xml:space="preserve">  e.g.: </w:t>
            </w:r>
            <w:hyperlink r:id="rId148" w:tgtFrame="new" w:history="1">
              <w:r w:rsidRPr="006518C9">
                <w:rPr>
                  <w:rStyle w:val="Hyperlink"/>
                </w:rPr>
                <w:t>MS:1000566</w:t>
              </w:r>
            </w:hyperlink>
            <w:r w:rsidRPr="006518C9">
              <w:t xml:space="preserve"> (</w:t>
            </w:r>
            <w:r w:rsidRPr="006518C9">
              <w:rPr>
                <w:rStyle w:val="popup"/>
              </w:rPr>
              <w:t>ISB mzXML format</w:t>
            </w:r>
            <w:r w:rsidRPr="006518C9">
              <w:t xml:space="preserve">) </w:t>
            </w:r>
          </w:p>
          <w:p w14:paraId="510277E6" w14:textId="77777777" w:rsidR="00921A47" w:rsidRPr="006518C9" w:rsidRDefault="00921A47">
            <w:pPr>
              <w:pStyle w:val="HTMLPreformatted"/>
            </w:pPr>
            <w:r w:rsidRPr="006518C9">
              <w:lastRenderedPageBreak/>
              <w:t xml:space="preserve">  e.g.: </w:t>
            </w:r>
            <w:hyperlink r:id="rId149" w:tgtFrame="new" w:history="1">
              <w:r w:rsidRPr="006518C9">
                <w:rPr>
                  <w:rStyle w:val="Hyperlink"/>
                </w:rPr>
                <w:t>MS:1000567</w:t>
              </w:r>
            </w:hyperlink>
            <w:r w:rsidRPr="006518C9">
              <w:t xml:space="preserve"> (</w:t>
            </w:r>
            <w:r w:rsidRPr="006518C9">
              <w:rPr>
                <w:rStyle w:val="popup"/>
              </w:rPr>
              <w:t>Bruker/Agilent YEP format</w:t>
            </w:r>
            <w:r w:rsidRPr="006518C9">
              <w:t xml:space="preserve">) </w:t>
            </w:r>
          </w:p>
          <w:p w14:paraId="66BE837A" w14:textId="77777777" w:rsidR="00921A47" w:rsidRPr="006518C9" w:rsidRDefault="00921A47">
            <w:pPr>
              <w:pStyle w:val="HTMLPreformatted"/>
            </w:pPr>
            <w:r w:rsidRPr="006518C9">
              <w:t xml:space="preserve">  e.g.: </w:t>
            </w:r>
            <w:hyperlink r:id="rId150" w:tgtFrame="new" w:history="1">
              <w:r w:rsidRPr="006518C9">
                <w:rPr>
                  <w:rStyle w:val="Hyperlink"/>
                </w:rPr>
                <w:t>MS:1000584</w:t>
              </w:r>
            </w:hyperlink>
            <w:r w:rsidRPr="006518C9">
              <w:t xml:space="preserve"> (</w:t>
            </w:r>
            <w:r w:rsidRPr="006518C9">
              <w:rPr>
                <w:rStyle w:val="popup"/>
              </w:rPr>
              <w:t>mzML format</w:t>
            </w:r>
            <w:r w:rsidRPr="006518C9">
              <w:t xml:space="preserve">) </w:t>
            </w:r>
          </w:p>
          <w:p w14:paraId="35C6BFC1" w14:textId="77777777" w:rsidR="00921A47" w:rsidRPr="006518C9" w:rsidRDefault="00921A47">
            <w:pPr>
              <w:pStyle w:val="HTMLPreformatted"/>
            </w:pPr>
            <w:r w:rsidRPr="006518C9">
              <w:t xml:space="preserve">  e.g.: </w:t>
            </w:r>
            <w:hyperlink r:id="rId151" w:tgtFrame="new" w:history="1">
              <w:r w:rsidRPr="006518C9">
                <w:rPr>
                  <w:rStyle w:val="Hyperlink"/>
                </w:rPr>
                <w:t>MS:1000613</w:t>
              </w:r>
            </w:hyperlink>
            <w:r w:rsidRPr="006518C9">
              <w:t xml:space="preserve"> (</w:t>
            </w:r>
            <w:r w:rsidRPr="006518C9">
              <w:rPr>
                <w:rStyle w:val="popup"/>
              </w:rPr>
              <w:t>DTA format</w:t>
            </w:r>
            <w:r w:rsidRPr="006518C9">
              <w:t xml:space="preserve">) </w:t>
            </w:r>
          </w:p>
          <w:p w14:paraId="24B72030" w14:textId="77777777" w:rsidR="00921A47" w:rsidRPr="006518C9" w:rsidRDefault="00921A47">
            <w:pPr>
              <w:pStyle w:val="HTMLPreformatted"/>
            </w:pPr>
            <w:r w:rsidRPr="006518C9">
              <w:t xml:space="preserve">  e.g.: </w:t>
            </w:r>
            <w:hyperlink r:id="rId152" w:tgtFrame="new" w:history="1">
              <w:r w:rsidRPr="006518C9">
                <w:rPr>
                  <w:rStyle w:val="Hyperlink"/>
                </w:rPr>
                <w:t>MS:1000614</w:t>
              </w:r>
            </w:hyperlink>
            <w:r w:rsidRPr="006518C9">
              <w:t xml:space="preserve"> (</w:t>
            </w:r>
            <w:r w:rsidRPr="006518C9">
              <w:rPr>
                <w:rStyle w:val="popup"/>
              </w:rPr>
              <w:t>ProteinLynx Global Server mass spectrum XML format</w:t>
            </w:r>
            <w:r w:rsidRPr="006518C9">
              <w:t xml:space="preserve">) </w:t>
            </w:r>
          </w:p>
          <w:p w14:paraId="205A9972" w14:textId="77777777" w:rsidR="00921A47" w:rsidRPr="006518C9" w:rsidRDefault="00921A47">
            <w:pPr>
              <w:pStyle w:val="HTMLPreformatted"/>
            </w:pPr>
            <w:r w:rsidRPr="006518C9">
              <w:t xml:space="preserve">  </w:t>
            </w:r>
            <w:hyperlink r:id="rId153" w:tgtFrame="new" w:history="1">
              <w:r w:rsidRPr="006518C9">
                <w:rPr>
                  <w:rStyle w:val="Hyperlink"/>
                </w:rPr>
                <w:t>et al.</w:t>
              </w:r>
            </w:hyperlink>
          </w:p>
        </w:tc>
      </w:tr>
      <w:tr w:rsidR="00921A47" w:rsidRPr="006518C9" w14:paraId="33D3307F" w14:textId="77777777" w:rsidTr="00921A47">
        <w:trPr>
          <w:tblCellSpacing w:w="15" w:type="dxa"/>
        </w:trPr>
        <w:tc>
          <w:tcPr>
            <w:tcW w:w="0" w:type="auto"/>
            <w:vAlign w:val="center"/>
            <w:hideMark/>
          </w:tcPr>
          <w:p w14:paraId="54FB00A4"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3C547BBB" w14:textId="77777777" w:rsidR="00921A47" w:rsidRPr="006518C9" w:rsidRDefault="00921A47">
            <w:pPr>
              <w:pStyle w:val="HTMLPreformatted"/>
            </w:pPr>
            <w:r w:rsidRPr="006518C9">
              <w:t>&lt;cvParam cvRef="PSI-MS" accession="MS:1001400" name="OMSSA xml file"&gt;&lt;/cvParam&gt;</w:t>
            </w:r>
          </w:p>
          <w:p w14:paraId="101B7AD8" w14:textId="77777777" w:rsidR="00921A47" w:rsidRPr="006518C9" w:rsidRDefault="00921A47">
            <w:pPr>
              <w:pStyle w:val="HTMLPreformatted"/>
            </w:pPr>
            <w:r w:rsidRPr="006518C9">
              <w:t>&lt;cvParam cvRef="PSI-MS" accession="MS:1001348" name="FASTA format"&gt;&lt;/cvParam&gt;</w:t>
            </w:r>
          </w:p>
          <w:p w14:paraId="09447602" w14:textId="77777777" w:rsidR="00921A47" w:rsidRPr="006518C9" w:rsidRDefault="00921A47">
            <w:pPr>
              <w:pStyle w:val="HTMLPreformatted"/>
            </w:pPr>
            <w:r w:rsidRPr="006518C9">
              <w:t>&lt;cvParam cvRef="PSI-MS" accession="MS:1001062" name="Mascot MGF file"&gt;&lt;/cvParam&gt;</w:t>
            </w:r>
          </w:p>
          <w:p w14:paraId="226FCD6C" w14:textId="77777777" w:rsidR="00921A47" w:rsidRPr="006518C9" w:rsidRDefault="00921A47">
            <w:pPr>
              <w:pStyle w:val="HTMLPreformatted"/>
            </w:pPr>
            <w:r w:rsidRPr="006518C9">
              <w:t>&lt;cvParam accession="MS:1001401" cvRef="PSI-MS" name="X\!Tandem xml file"/&gt;</w:t>
            </w:r>
          </w:p>
          <w:p w14:paraId="36285F88" w14:textId="77777777" w:rsidR="00921A47" w:rsidRPr="006518C9" w:rsidRDefault="00921A47">
            <w:pPr>
              <w:pStyle w:val="HTMLPreformatted"/>
            </w:pPr>
            <w:r w:rsidRPr="006518C9">
              <w:t>&lt;cvParam accession="MS:1001199" cvRef="PSI-MS" name="Mascot DAT format"/&gt;</w:t>
            </w:r>
          </w:p>
          <w:p w14:paraId="45E5C032" w14:textId="77777777" w:rsidR="00921A47" w:rsidRPr="006518C9" w:rsidRDefault="00921A47">
            <w:pPr>
              <w:pStyle w:val="HTMLPreformatted"/>
            </w:pPr>
            <w:r w:rsidRPr="006518C9">
              <w:t>&lt;cvParam accession="MS:1000584" cvRef="PSI-MS" name="mzML format"/&gt;</w:t>
            </w:r>
          </w:p>
          <w:p w14:paraId="1A0B0533" w14:textId="77777777" w:rsidR="00921A47" w:rsidRPr="006518C9" w:rsidRDefault="00921A47">
            <w:pPr>
              <w:pStyle w:val="HTMLPreformatted"/>
            </w:pPr>
            <w:r w:rsidRPr="006518C9">
              <w:t>&lt;cvParam cvRef="PSI-MS" accession="MS:1000563" name="Thermo Raw file"&gt;&lt;/cvParam&gt;</w:t>
            </w:r>
          </w:p>
        </w:tc>
      </w:tr>
    </w:tbl>
    <w:p w14:paraId="47F8501A" w14:textId="77777777" w:rsidR="00921A47" w:rsidRPr="006518C9" w:rsidRDefault="00921A47" w:rsidP="00921A47">
      <w:pPr>
        <w:rPr>
          <w:lang w:val="en-US"/>
        </w:rPr>
      </w:pPr>
    </w:p>
    <w:p w14:paraId="1C25D8BA" w14:textId="77777777" w:rsidR="00921A47" w:rsidRPr="006518C9" w:rsidRDefault="00921A47" w:rsidP="00921A47">
      <w:pPr>
        <w:pStyle w:val="Heading2"/>
      </w:pPr>
      <w:bookmarkStart w:id="196" w:name="_Toc457214085"/>
      <w:r w:rsidRPr="006518C9">
        <w:t>Element &lt;</w:t>
      </w:r>
      <w:bookmarkStart w:id="197" w:name="Filter"/>
      <w:r w:rsidRPr="006518C9">
        <w:t>Filter</w:t>
      </w:r>
      <w:bookmarkEnd w:id="197"/>
      <w:r w:rsidRPr="006518C9">
        <w:t>&gt;</w:t>
      </w:r>
      <w:bookmarkEnd w:id="1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921A47" w:rsidRPr="006518C9" w14:paraId="5195C9A6" w14:textId="77777777" w:rsidTr="00921A47">
        <w:trPr>
          <w:tblCellSpacing w:w="15" w:type="dxa"/>
        </w:trPr>
        <w:tc>
          <w:tcPr>
            <w:tcW w:w="0" w:type="auto"/>
            <w:vAlign w:val="center"/>
            <w:hideMark/>
          </w:tcPr>
          <w:p w14:paraId="72F824E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4AC506A"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is assumed that inclusion is performed first. </w:t>
            </w:r>
          </w:p>
        </w:tc>
      </w:tr>
      <w:tr w:rsidR="00921A47" w:rsidRPr="006518C9" w14:paraId="185F7A1E" w14:textId="77777777" w:rsidTr="00921A47">
        <w:trPr>
          <w:tblCellSpacing w:w="15" w:type="dxa"/>
        </w:trPr>
        <w:tc>
          <w:tcPr>
            <w:tcW w:w="0" w:type="auto"/>
            <w:vAlign w:val="center"/>
            <w:hideMark/>
          </w:tcPr>
          <w:p w14:paraId="7A65C8A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DCFCFB1" w14:textId="77777777" w:rsidR="00921A47" w:rsidRPr="006518C9" w:rsidRDefault="00921A47">
            <w:pPr>
              <w:rPr>
                <w:sz w:val="24"/>
                <w:szCs w:val="24"/>
                <w:lang w:val="en-US"/>
              </w:rPr>
            </w:pPr>
            <w:r w:rsidRPr="006518C9">
              <w:rPr>
                <w:lang w:val="en-US"/>
              </w:rPr>
              <w:t xml:space="preserve">FilterType </w:t>
            </w:r>
          </w:p>
        </w:tc>
      </w:tr>
      <w:tr w:rsidR="00921A47" w:rsidRPr="006518C9" w14:paraId="241A9795" w14:textId="77777777" w:rsidTr="00921A47">
        <w:trPr>
          <w:tblCellSpacing w:w="15" w:type="dxa"/>
        </w:trPr>
        <w:tc>
          <w:tcPr>
            <w:tcW w:w="0" w:type="auto"/>
            <w:vAlign w:val="center"/>
            <w:hideMark/>
          </w:tcPr>
          <w:p w14:paraId="21DC88F2"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47E80A9" w14:textId="77777777" w:rsidR="00921A47" w:rsidRPr="006518C9" w:rsidRDefault="00921A47">
            <w:pPr>
              <w:rPr>
                <w:sz w:val="24"/>
                <w:szCs w:val="24"/>
                <w:lang w:val="en-US"/>
              </w:rPr>
            </w:pPr>
            <w:r w:rsidRPr="006518C9">
              <w:rPr>
                <w:lang w:val="en-US"/>
              </w:rPr>
              <w:t>none</w:t>
            </w:r>
          </w:p>
        </w:tc>
      </w:tr>
      <w:tr w:rsidR="00921A47" w:rsidRPr="006518C9" w14:paraId="7549D0EF" w14:textId="77777777" w:rsidTr="00921A47">
        <w:trPr>
          <w:tblCellSpacing w:w="15" w:type="dxa"/>
        </w:trPr>
        <w:tc>
          <w:tcPr>
            <w:tcW w:w="0" w:type="auto"/>
            <w:vAlign w:val="center"/>
            <w:hideMark/>
          </w:tcPr>
          <w:p w14:paraId="2B35EDD8"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921A47" w:rsidRPr="006518C9" w14:paraId="3CEDC6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F2529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6F32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BBF0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CDD9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F484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E3B08E" w14:textId="77777777" w:rsidR="00921A47" w:rsidRPr="006518C9" w:rsidRDefault="00A6726E">
                  <w:pPr>
                    <w:rPr>
                      <w:sz w:val="24"/>
                      <w:szCs w:val="24"/>
                      <w:lang w:val="en-US"/>
                    </w:rPr>
                  </w:pPr>
                  <w:hyperlink w:anchor="FilterType" w:history="1">
                    <w:r w:rsidR="00921A47" w:rsidRPr="006518C9">
                      <w:rPr>
                        <w:rStyle w:val="Hyperlink"/>
                        <w:lang w:val="en-US"/>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F8EB9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2B59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CD1AB" w14:textId="77777777"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14:paraId="2BAA19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58A6C" w14:textId="77777777" w:rsidR="00921A47" w:rsidRPr="006518C9" w:rsidRDefault="00A6726E">
                  <w:pPr>
                    <w:rPr>
                      <w:sz w:val="24"/>
                      <w:szCs w:val="24"/>
                      <w:lang w:val="en-US"/>
                    </w:rPr>
                  </w:pPr>
                  <w:hyperlink w:anchor="Include" w:history="1">
                    <w:r w:rsidR="00921A47" w:rsidRPr="006518C9">
                      <w:rPr>
                        <w:rStyle w:val="Hyperlink"/>
                        <w:lang w:val="en-US"/>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1C070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6A7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F7076" w14:textId="77777777" w:rsidR="00921A47" w:rsidRPr="006518C9" w:rsidRDefault="00921A47">
                  <w:pPr>
                    <w:rPr>
                      <w:sz w:val="24"/>
                      <w:szCs w:val="24"/>
                      <w:lang w:val="en-US"/>
                    </w:rPr>
                  </w:pPr>
                  <w:r w:rsidRPr="006518C9">
                    <w:rPr>
                      <w:lang w:val="en-US"/>
                    </w:rPr>
                    <w:t>All sequences fulfilling the specifed criteria are included.</w:t>
                  </w:r>
                </w:p>
              </w:tc>
            </w:tr>
            <w:tr w:rsidR="00921A47" w:rsidRPr="006518C9" w14:paraId="4C3DDE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99DF9D" w14:textId="77777777" w:rsidR="00921A47" w:rsidRPr="006518C9" w:rsidRDefault="00A6726E">
                  <w:pPr>
                    <w:rPr>
                      <w:sz w:val="24"/>
                      <w:szCs w:val="24"/>
                      <w:lang w:val="en-US"/>
                    </w:rPr>
                  </w:pPr>
                  <w:hyperlink w:anchor="Exclude" w:history="1">
                    <w:r w:rsidR="00921A47" w:rsidRPr="006518C9">
                      <w:rPr>
                        <w:rStyle w:val="Hyperlink"/>
                        <w:lang w:val="en-US"/>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2463C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57A2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CEDDB" w14:textId="77777777" w:rsidR="00921A47" w:rsidRPr="006518C9" w:rsidRDefault="00921A47">
                  <w:pPr>
                    <w:rPr>
                      <w:sz w:val="24"/>
                      <w:szCs w:val="24"/>
                      <w:lang w:val="en-US"/>
                    </w:rPr>
                  </w:pPr>
                  <w:r w:rsidRPr="006518C9">
                    <w:rPr>
                      <w:lang w:val="en-US"/>
                    </w:rPr>
                    <w:t>All sequences fulfilling the specifed criteria are excluded.</w:t>
                  </w:r>
                </w:p>
              </w:tc>
            </w:tr>
          </w:tbl>
          <w:p w14:paraId="7C982ED6" w14:textId="77777777" w:rsidR="00921A47" w:rsidRPr="006518C9" w:rsidRDefault="00921A47">
            <w:pPr>
              <w:rPr>
                <w:sz w:val="24"/>
                <w:szCs w:val="24"/>
                <w:lang w:val="en-US"/>
              </w:rPr>
            </w:pPr>
          </w:p>
        </w:tc>
      </w:tr>
      <w:tr w:rsidR="00921A47" w:rsidRPr="006518C9" w14:paraId="721DF492" w14:textId="77777777" w:rsidTr="00921A47">
        <w:trPr>
          <w:tblCellSpacing w:w="15" w:type="dxa"/>
        </w:trPr>
        <w:tc>
          <w:tcPr>
            <w:tcW w:w="0" w:type="auto"/>
            <w:vAlign w:val="center"/>
            <w:hideMark/>
          </w:tcPr>
          <w:p w14:paraId="2BE1512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DF2B6B4" w14:textId="77777777" w:rsidR="00921A47" w:rsidRPr="006518C9" w:rsidRDefault="00921A47">
            <w:pPr>
              <w:pStyle w:val="HTMLPreformatted"/>
            </w:pPr>
            <w:r w:rsidRPr="006518C9">
              <w:t>&lt;Filter&gt;</w:t>
            </w:r>
          </w:p>
          <w:p w14:paraId="6358156B" w14:textId="77777777" w:rsidR="00921A47" w:rsidRPr="006518C9" w:rsidRDefault="00921A47">
            <w:pPr>
              <w:pStyle w:val="HTMLPreformatted"/>
            </w:pPr>
            <w:r w:rsidRPr="006518C9">
              <w:t xml:space="preserve">    &lt;FilterType&gt;</w:t>
            </w:r>
          </w:p>
          <w:p w14:paraId="453A97CA" w14:textId="77777777" w:rsidR="00921A47" w:rsidRPr="006518C9" w:rsidRDefault="00921A47">
            <w:pPr>
              <w:pStyle w:val="HTMLPreformatted"/>
            </w:pPr>
            <w:r w:rsidRPr="006518C9">
              <w:t xml:space="preserve">        &lt;cvParam accession="MS:1001020" cvRef="PSI-MS" name="DB filter taxonomy"/&gt;</w:t>
            </w:r>
          </w:p>
          <w:p w14:paraId="73DE0C20" w14:textId="77777777" w:rsidR="00921A47" w:rsidRPr="006518C9" w:rsidRDefault="00921A47">
            <w:pPr>
              <w:pStyle w:val="HTMLPreformatted"/>
            </w:pPr>
            <w:r w:rsidRPr="006518C9">
              <w:t xml:space="preserve">    &lt;/FilterType&gt;</w:t>
            </w:r>
          </w:p>
          <w:p w14:paraId="28842F79" w14:textId="77777777" w:rsidR="00921A47" w:rsidRPr="006518C9" w:rsidRDefault="00921A47">
            <w:pPr>
              <w:pStyle w:val="HTMLPreformatted"/>
            </w:pPr>
            <w:r w:rsidRPr="006518C9">
              <w:t>&lt;/Filter&gt;</w:t>
            </w:r>
          </w:p>
        </w:tc>
      </w:tr>
    </w:tbl>
    <w:p w14:paraId="023C670D" w14:textId="77777777" w:rsidR="00921A47" w:rsidRPr="006518C9" w:rsidRDefault="00921A47" w:rsidP="00921A47">
      <w:pPr>
        <w:rPr>
          <w:lang w:val="en-US"/>
        </w:rPr>
      </w:pPr>
    </w:p>
    <w:p w14:paraId="624A0150" w14:textId="77777777" w:rsidR="00921A47" w:rsidRPr="006518C9" w:rsidRDefault="00921A47" w:rsidP="00921A47">
      <w:pPr>
        <w:pStyle w:val="Heading2"/>
      </w:pPr>
      <w:bookmarkStart w:id="198" w:name="_Toc457214086"/>
      <w:r w:rsidRPr="006518C9">
        <w:t>Element &lt;</w:t>
      </w:r>
      <w:bookmarkStart w:id="199" w:name="FilterType"/>
      <w:r w:rsidRPr="006518C9">
        <w:t>FilterType</w:t>
      </w:r>
      <w:bookmarkEnd w:id="199"/>
      <w:r w:rsidRPr="006518C9">
        <w:t>&gt;</w:t>
      </w:r>
      <w:bookmarkEnd w:id="1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785876E7" w14:textId="77777777" w:rsidTr="00921A47">
        <w:trPr>
          <w:tblCellSpacing w:w="15" w:type="dxa"/>
        </w:trPr>
        <w:tc>
          <w:tcPr>
            <w:tcW w:w="0" w:type="auto"/>
            <w:vAlign w:val="center"/>
            <w:hideMark/>
          </w:tcPr>
          <w:p w14:paraId="4C213E9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26C1B1A" w14:textId="77777777"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14:paraId="0C400B95" w14:textId="77777777" w:rsidTr="00921A47">
        <w:trPr>
          <w:tblCellSpacing w:w="15" w:type="dxa"/>
        </w:trPr>
        <w:tc>
          <w:tcPr>
            <w:tcW w:w="0" w:type="auto"/>
            <w:vAlign w:val="center"/>
            <w:hideMark/>
          </w:tcPr>
          <w:p w14:paraId="74D6808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40E1B74" w14:textId="77777777" w:rsidR="00921A47" w:rsidRPr="006518C9" w:rsidRDefault="00921A47">
            <w:pPr>
              <w:rPr>
                <w:sz w:val="24"/>
                <w:szCs w:val="24"/>
                <w:lang w:val="en-US"/>
              </w:rPr>
            </w:pPr>
            <w:r w:rsidRPr="006518C9">
              <w:rPr>
                <w:lang w:val="en-US"/>
              </w:rPr>
              <w:t xml:space="preserve">ParamType </w:t>
            </w:r>
          </w:p>
        </w:tc>
      </w:tr>
      <w:tr w:rsidR="00921A47" w:rsidRPr="006518C9" w14:paraId="07450C21" w14:textId="77777777" w:rsidTr="00921A47">
        <w:trPr>
          <w:tblCellSpacing w:w="15" w:type="dxa"/>
        </w:trPr>
        <w:tc>
          <w:tcPr>
            <w:tcW w:w="0" w:type="auto"/>
            <w:vAlign w:val="center"/>
            <w:hideMark/>
          </w:tcPr>
          <w:p w14:paraId="10090FD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6B0CA13" w14:textId="77777777" w:rsidR="00921A47" w:rsidRPr="006518C9" w:rsidRDefault="00921A47">
            <w:pPr>
              <w:rPr>
                <w:sz w:val="24"/>
                <w:szCs w:val="24"/>
                <w:lang w:val="en-US"/>
              </w:rPr>
            </w:pPr>
            <w:r w:rsidRPr="006518C9">
              <w:rPr>
                <w:lang w:val="en-US"/>
              </w:rPr>
              <w:t>none</w:t>
            </w:r>
          </w:p>
        </w:tc>
      </w:tr>
      <w:tr w:rsidR="00921A47" w:rsidRPr="006518C9" w14:paraId="4FC13E19" w14:textId="77777777" w:rsidTr="00921A47">
        <w:trPr>
          <w:tblCellSpacing w:w="15" w:type="dxa"/>
        </w:trPr>
        <w:tc>
          <w:tcPr>
            <w:tcW w:w="0" w:type="auto"/>
            <w:vAlign w:val="center"/>
            <w:hideMark/>
          </w:tcPr>
          <w:p w14:paraId="7EEEFD90"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921A47" w:rsidRPr="006518C9" w14:paraId="6D6E7D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828AA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D0C2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7B02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C769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A60A0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C5575B"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B5170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025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627C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37B416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0430C"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18DA0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23BD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F0232" w14:textId="77777777" w:rsidR="00921A47" w:rsidRPr="006518C9" w:rsidRDefault="00921A47">
                  <w:pPr>
                    <w:rPr>
                      <w:sz w:val="24"/>
                      <w:szCs w:val="24"/>
                      <w:lang w:val="en-US"/>
                    </w:rPr>
                  </w:pPr>
                  <w:r w:rsidRPr="006518C9">
                    <w:rPr>
                      <w:lang w:val="en-US"/>
                    </w:rPr>
                    <w:t>A single user-defined parameter.</w:t>
                  </w:r>
                </w:p>
              </w:tc>
            </w:tr>
          </w:tbl>
          <w:p w14:paraId="12CFFA47" w14:textId="77777777" w:rsidR="00921A47" w:rsidRPr="006518C9" w:rsidRDefault="00921A47">
            <w:pPr>
              <w:rPr>
                <w:sz w:val="24"/>
                <w:szCs w:val="24"/>
                <w:lang w:val="en-US"/>
              </w:rPr>
            </w:pPr>
          </w:p>
        </w:tc>
      </w:tr>
      <w:tr w:rsidR="00921A47" w:rsidRPr="006518C9" w14:paraId="3E763D9E" w14:textId="77777777" w:rsidTr="00921A47">
        <w:trPr>
          <w:tblCellSpacing w:w="15" w:type="dxa"/>
        </w:trPr>
        <w:tc>
          <w:tcPr>
            <w:tcW w:w="0" w:type="auto"/>
            <w:vAlign w:val="center"/>
            <w:hideMark/>
          </w:tcPr>
          <w:p w14:paraId="437829C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E7E2A7" w14:textId="77777777" w:rsidR="00921A47" w:rsidRPr="006518C9" w:rsidRDefault="00921A47">
            <w:pPr>
              <w:pStyle w:val="HTMLPreformatted"/>
            </w:pPr>
            <w:r w:rsidRPr="006518C9">
              <w:t>&lt;FilterType&gt;</w:t>
            </w:r>
          </w:p>
          <w:p w14:paraId="21EF0A52" w14:textId="77777777" w:rsidR="00921A47" w:rsidRPr="006518C9" w:rsidRDefault="00921A47">
            <w:pPr>
              <w:pStyle w:val="HTMLPreformatted"/>
            </w:pPr>
            <w:r w:rsidRPr="006518C9">
              <w:t xml:space="preserve">    &lt;cvParam accession="MS:1001020" cvRef="PSI-MS" name="DB filter taxonomy"/&gt;</w:t>
            </w:r>
          </w:p>
          <w:p w14:paraId="6A6BA3C2" w14:textId="77777777" w:rsidR="00921A47" w:rsidRPr="006518C9" w:rsidRDefault="00921A47">
            <w:pPr>
              <w:pStyle w:val="HTMLPreformatted"/>
            </w:pPr>
            <w:r w:rsidRPr="006518C9">
              <w:t>&lt;/FilterType&gt;</w:t>
            </w:r>
          </w:p>
        </w:tc>
      </w:tr>
      <w:tr w:rsidR="00921A47" w:rsidRPr="006518C9" w14:paraId="075E0640" w14:textId="77777777" w:rsidTr="00921A47">
        <w:trPr>
          <w:tblCellSpacing w:w="15" w:type="dxa"/>
        </w:trPr>
        <w:tc>
          <w:tcPr>
            <w:tcW w:w="0" w:type="auto"/>
            <w:vAlign w:val="center"/>
            <w:hideMark/>
          </w:tcPr>
          <w:p w14:paraId="59269EB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9A34418" w14:textId="77777777" w:rsidR="00921A47" w:rsidRPr="006518C9" w:rsidRDefault="00921A47">
            <w:pPr>
              <w:pStyle w:val="HTMLPreformatted"/>
            </w:pPr>
            <w:r w:rsidRPr="006518C9">
              <w:t>Path /MzIdentML/AnalysisProtocolCollection/SpectrumIdentificationProtocol/DatabaseFilters/Filter/FilterType</w:t>
            </w:r>
          </w:p>
          <w:p w14:paraId="47782B5A" w14:textId="77777777" w:rsidR="00921A47" w:rsidRPr="006518C9" w:rsidRDefault="00921A47">
            <w:pPr>
              <w:pStyle w:val="HTMLPreformatted"/>
            </w:pPr>
            <w:r w:rsidRPr="006518C9">
              <w:t xml:space="preserve">MUST supply a *child* term of </w:t>
            </w:r>
            <w:hyperlink r:id="rId154" w:tgtFrame="new" w:history="1">
              <w:r w:rsidRPr="006518C9">
                <w:rPr>
                  <w:rStyle w:val="Hyperlink"/>
                </w:rPr>
                <w:t>MS:1001511</w:t>
              </w:r>
            </w:hyperlink>
            <w:r w:rsidRPr="006518C9">
              <w:t xml:space="preserve"> (</w:t>
            </w:r>
            <w:r w:rsidRPr="006518C9">
              <w:rPr>
                <w:rStyle w:val="popup"/>
              </w:rPr>
              <w:t>Sequence database filter types</w:t>
            </w:r>
            <w:r w:rsidRPr="006518C9">
              <w:t>) one or more times</w:t>
            </w:r>
          </w:p>
          <w:p w14:paraId="68240558" w14:textId="77777777" w:rsidR="00921A47" w:rsidRPr="006518C9" w:rsidRDefault="00921A47">
            <w:pPr>
              <w:pStyle w:val="HTMLPreformatted"/>
            </w:pPr>
            <w:r w:rsidRPr="006518C9">
              <w:t xml:space="preserve">  e.g.: </w:t>
            </w:r>
            <w:hyperlink r:id="rId155"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48EDDF27" w14:textId="77777777" w:rsidR="00921A47" w:rsidRPr="006518C9" w:rsidRDefault="00921A47">
            <w:pPr>
              <w:pStyle w:val="HTMLPreformatted"/>
            </w:pPr>
            <w:r w:rsidRPr="006518C9">
              <w:t xml:space="preserve">  e.g.: </w:t>
            </w:r>
            <w:hyperlink r:id="rId156"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6896C15E" w14:textId="77777777" w:rsidR="00921A47" w:rsidRPr="006518C9" w:rsidRDefault="00921A47">
            <w:pPr>
              <w:pStyle w:val="HTMLPreformatted"/>
            </w:pPr>
            <w:r w:rsidRPr="006518C9">
              <w:t xml:space="preserve">  e.g.: </w:t>
            </w:r>
            <w:hyperlink r:id="rId157" w:tgtFrame="new" w:history="1">
              <w:r w:rsidRPr="006518C9">
                <w:rPr>
                  <w:rStyle w:val="Hyperlink"/>
                </w:rPr>
                <w:t>MS:1001022</w:t>
              </w:r>
            </w:hyperlink>
            <w:r w:rsidRPr="006518C9">
              <w:t xml:space="preserve"> (</w:t>
            </w:r>
            <w:r w:rsidRPr="006518C9">
              <w:rPr>
                <w:rStyle w:val="popup"/>
              </w:rPr>
              <w:t>DB MW filter</w:t>
            </w:r>
            <w:r w:rsidRPr="006518C9">
              <w:t xml:space="preserve">) </w:t>
            </w:r>
          </w:p>
          <w:p w14:paraId="7A852A0E" w14:textId="77777777" w:rsidR="00921A47" w:rsidRPr="006518C9" w:rsidRDefault="00921A47">
            <w:pPr>
              <w:pStyle w:val="HTMLPreformatted"/>
            </w:pPr>
            <w:r w:rsidRPr="006518C9">
              <w:t xml:space="preserve">  e.g.: </w:t>
            </w:r>
            <w:hyperlink r:id="rId158" w:tgtFrame="new" w:history="1">
              <w:r w:rsidRPr="006518C9">
                <w:rPr>
                  <w:rStyle w:val="Hyperlink"/>
                </w:rPr>
                <w:t>MS:1001023</w:t>
              </w:r>
            </w:hyperlink>
            <w:r w:rsidRPr="006518C9">
              <w:t xml:space="preserve"> (</w:t>
            </w:r>
            <w:r w:rsidRPr="006518C9">
              <w:rPr>
                <w:rStyle w:val="popup"/>
              </w:rPr>
              <w:t>DB PI filter</w:t>
            </w:r>
            <w:r w:rsidRPr="006518C9">
              <w:t xml:space="preserve">) </w:t>
            </w:r>
          </w:p>
          <w:p w14:paraId="61AB6567" w14:textId="77777777" w:rsidR="00921A47" w:rsidRPr="006518C9" w:rsidRDefault="00921A47">
            <w:pPr>
              <w:pStyle w:val="HTMLPreformatted"/>
            </w:pPr>
            <w:r w:rsidRPr="006518C9">
              <w:t xml:space="preserve">  e.g.: </w:t>
            </w:r>
            <w:hyperlink r:id="rId159" w:tgtFrame="new" w:history="1">
              <w:r w:rsidRPr="006518C9">
                <w:rPr>
                  <w:rStyle w:val="Hyperlink"/>
                </w:rPr>
                <w:t>MS:1001027</w:t>
              </w:r>
            </w:hyperlink>
            <w:r w:rsidRPr="006518C9">
              <w:t xml:space="preserve"> (</w:t>
            </w:r>
            <w:r w:rsidRPr="006518C9">
              <w:rPr>
                <w:rStyle w:val="popup"/>
              </w:rPr>
              <w:t>DB filter on sequence pattern</w:t>
            </w:r>
            <w:r w:rsidRPr="006518C9">
              <w:t xml:space="preserve">) </w:t>
            </w:r>
          </w:p>
        </w:tc>
      </w:tr>
      <w:tr w:rsidR="00921A47" w:rsidRPr="006518C9" w14:paraId="529ECF55" w14:textId="77777777" w:rsidTr="00921A47">
        <w:trPr>
          <w:tblCellSpacing w:w="15" w:type="dxa"/>
        </w:trPr>
        <w:tc>
          <w:tcPr>
            <w:tcW w:w="0" w:type="auto"/>
            <w:vAlign w:val="center"/>
            <w:hideMark/>
          </w:tcPr>
          <w:p w14:paraId="3D2272F5"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6DA0F333" w14:textId="77777777" w:rsidR="00921A47" w:rsidRPr="006518C9" w:rsidRDefault="00921A47">
            <w:pPr>
              <w:pStyle w:val="HTMLPreformatted"/>
            </w:pPr>
            <w:r w:rsidRPr="006518C9">
              <w:t>&lt;cvParam accession="MS:1001020" cvRef="PSI-MS" name="DB filter taxonomy"/&gt;</w:t>
            </w:r>
          </w:p>
        </w:tc>
      </w:tr>
    </w:tbl>
    <w:p w14:paraId="3184C79F" w14:textId="77777777" w:rsidR="00921A47" w:rsidRPr="006518C9" w:rsidRDefault="00921A47" w:rsidP="00921A47">
      <w:pPr>
        <w:rPr>
          <w:lang w:val="en-US"/>
        </w:rPr>
      </w:pPr>
    </w:p>
    <w:p w14:paraId="4DEAED23" w14:textId="77777777" w:rsidR="00921A47" w:rsidRPr="006518C9" w:rsidRDefault="00921A47" w:rsidP="00921A47">
      <w:pPr>
        <w:pStyle w:val="Heading2"/>
      </w:pPr>
      <w:bookmarkStart w:id="200" w:name="_Toc457214087"/>
      <w:r w:rsidRPr="006518C9">
        <w:t>Element &lt;</w:t>
      </w:r>
      <w:bookmarkStart w:id="201" w:name="FragmentArray"/>
      <w:r w:rsidRPr="006518C9">
        <w:t>FragmentArray</w:t>
      </w:r>
      <w:bookmarkEnd w:id="201"/>
      <w:r w:rsidRPr="006518C9">
        <w:t>&gt;</w:t>
      </w:r>
      <w:bookmarkEnd w:id="2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625"/>
      </w:tblGrid>
      <w:tr w:rsidR="00921A47" w:rsidRPr="006518C9" w14:paraId="144E7796" w14:textId="77777777" w:rsidTr="00921A47">
        <w:trPr>
          <w:tblCellSpacing w:w="15" w:type="dxa"/>
        </w:trPr>
        <w:tc>
          <w:tcPr>
            <w:tcW w:w="0" w:type="auto"/>
            <w:vAlign w:val="center"/>
            <w:hideMark/>
          </w:tcPr>
          <w:p w14:paraId="4898316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1AC2685"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025D97A8" w14:textId="77777777" w:rsidTr="00921A47">
        <w:trPr>
          <w:tblCellSpacing w:w="15" w:type="dxa"/>
        </w:trPr>
        <w:tc>
          <w:tcPr>
            <w:tcW w:w="0" w:type="auto"/>
            <w:vAlign w:val="center"/>
            <w:hideMark/>
          </w:tcPr>
          <w:p w14:paraId="214E82F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C0336E3" w14:textId="77777777" w:rsidR="00921A47" w:rsidRPr="006518C9" w:rsidRDefault="00921A47">
            <w:pPr>
              <w:rPr>
                <w:sz w:val="24"/>
                <w:szCs w:val="24"/>
                <w:lang w:val="en-US"/>
              </w:rPr>
            </w:pPr>
            <w:r w:rsidRPr="006518C9">
              <w:rPr>
                <w:lang w:val="en-US"/>
              </w:rPr>
              <w:t xml:space="preserve">FragmentArrayType </w:t>
            </w:r>
          </w:p>
        </w:tc>
      </w:tr>
      <w:tr w:rsidR="00921A47" w:rsidRPr="006518C9" w14:paraId="23E8C1A3" w14:textId="77777777" w:rsidTr="00921A47">
        <w:trPr>
          <w:tblCellSpacing w:w="15" w:type="dxa"/>
        </w:trPr>
        <w:tc>
          <w:tcPr>
            <w:tcW w:w="0" w:type="auto"/>
            <w:vAlign w:val="center"/>
            <w:hideMark/>
          </w:tcPr>
          <w:p w14:paraId="5B8FBECD"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1"/>
              <w:gridCol w:w="1091"/>
              <w:gridCol w:w="824"/>
              <w:gridCol w:w="5208"/>
            </w:tblGrid>
            <w:tr w:rsidR="00921A47" w:rsidRPr="006518C9" w14:paraId="0993B2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7B63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360A2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FB65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3B27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116D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34519" w14:textId="77777777" w:rsidR="00921A47" w:rsidRPr="006518C9" w:rsidRDefault="00921A47">
                  <w:pPr>
                    <w:rPr>
                      <w:sz w:val="24"/>
                      <w:szCs w:val="24"/>
                      <w:lang w:val="en-US"/>
                    </w:rPr>
                  </w:pPr>
                  <w:r w:rsidRPr="006518C9">
                    <w:rPr>
                      <w:lang w:val="en-US"/>
                    </w:rP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E81D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7B99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7FEAA" w14:textId="77777777" w:rsidR="00921A47" w:rsidRPr="006518C9" w:rsidRDefault="00921A47">
                  <w:pPr>
                    <w:rPr>
                      <w:sz w:val="24"/>
                      <w:szCs w:val="24"/>
                      <w:lang w:val="en-US"/>
                    </w:rPr>
                  </w:pPr>
                  <w:r w:rsidRPr="006518C9">
                    <w:rPr>
                      <w:lang w:val="en-US"/>
                    </w:rPr>
                    <w:t>A reference to the Measure defined in the FragmentationTable</w:t>
                  </w:r>
                </w:p>
              </w:tc>
            </w:tr>
            <w:tr w:rsidR="00921A47" w:rsidRPr="006518C9" w14:paraId="1B2A453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92E114" w14:textId="77777777" w:rsidR="00921A47" w:rsidRPr="006518C9" w:rsidRDefault="00921A47">
                  <w:pPr>
                    <w:rPr>
                      <w:sz w:val="24"/>
                      <w:szCs w:val="24"/>
                      <w:lang w:val="en-US"/>
                    </w:rPr>
                  </w:pPr>
                  <w:r w:rsidRPr="006518C9">
                    <w:rPr>
                      <w:lang w:val="en-US"/>
                    </w:rPr>
                    <w:t>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D167F3" w14:textId="77777777" w:rsidR="00921A47" w:rsidRPr="006518C9" w:rsidRDefault="00921A47">
                  <w:pPr>
                    <w:rPr>
                      <w:sz w:val="24"/>
                      <w:szCs w:val="24"/>
                      <w:lang w:val="en-US"/>
                    </w:rPr>
                  </w:pPr>
                  <w:r w:rsidRPr="006518C9">
                    <w:rPr>
                      <w:lang w:val="en-US"/>
                    </w:rP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DAB25"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B8A6D" w14:textId="77777777" w:rsidR="00921A47" w:rsidRPr="006518C9" w:rsidRDefault="00921A47">
                  <w:pPr>
                    <w:rPr>
                      <w:sz w:val="24"/>
                      <w:szCs w:val="24"/>
                      <w:lang w:val="en-US"/>
                    </w:rPr>
                  </w:pPr>
                  <w:r w:rsidRPr="006518C9">
                    <w:rPr>
                      <w:lang w:val="en-US"/>
                    </w:rPr>
                    <w:t xml:space="preserve">The values of this particular measure, corresponding to the index defined in ion type </w:t>
                  </w:r>
                </w:p>
              </w:tc>
            </w:tr>
          </w:tbl>
          <w:p w14:paraId="3FAE7C71" w14:textId="77777777" w:rsidR="00921A47" w:rsidRPr="006518C9" w:rsidRDefault="00921A47">
            <w:pPr>
              <w:rPr>
                <w:sz w:val="24"/>
                <w:szCs w:val="24"/>
                <w:lang w:val="en-US"/>
              </w:rPr>
            </w:pPr>
          </w:p>
        </w:tc>
      </w:tr>
      <w:tr w:rsidR="00921A47" w:rsidRPr="006518C9" w14:paraId="485AFFF1" w14:textId="77777777" w:rsidTr="00921A47">
        <w:trPr>
          <w:tblCellSpacing w:w="15" w:type="dxa"/>
        </w:trPr>
        <w:tc>
          <w:tcPr>
            <w:tcW w:w="0" w:type="auto"/>
            <w:vAlign w:val="center"/>
            <w:hideMark/>
          </w:tcPr>
          <w:p w14:paraId="335941BD"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23BB9FE" w14:textId="77777777" w:rsidR="00921A47" w:rsidRPr="006518C9" w:rsidRDefault="00921A47">
            <w:pPr>
              <w:rPr>
                <w:sz w:val="24"/>
                <w:szCs w:val="24"/>
                <w:lang w:val="en-US"/>
              </w:rPr>
            </w:pPr>
            <w:r w:rsidRPr="006518C9">
              <w:rPr>
                <w:lang w:val="en-US"/>
              </w:rPr>
              <w:t>none</w:t>
            </w:r>
          </w:p>
        </w:tc>
      </w:tr>
      <w:tr w:rsidR="00921A47" w:rsidRPr="006518C9" w14:paraId="189AA31E" w14:textId="77777777" w:rsidTr="00921A47">
        <w:trPr>
          <w:tblCellSpacing w:w="15" w:type="dxa"/>
        </w:trPr>
        <w:tc>
          <w:tcPr>
            <w:tcW w:w="0" w:type="auto"/>
            <w:vAlign w:val="center"/>
            <w:hideMark/>
          </w:tcPr>
          <w:p w14:paraId="6619A30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8F6822" w14:textId="77777777" w:rsidR="00921A47" w:rsidRPr="006518C9" w:rsidRDefault="00921A47">
            <w:pPr>
              <w:pStyle w:val="HTMLPreformatted"/>
            </w:pPr>
            <w:r w:rsidRPr="006518C9">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14:paraId="7F70634D" w14:textId="77777777" w:rsidR="00921A47" w:rsidRPr="006518C9" w:rsidRDefault="00921A47" w:rsidP="00921A47">
      <w:pPr>
        <w:rPr>
          <w:lang w:val="en-US"/>
        </w:rPr>
      </w:pPr>
    </w:p>
    <w:p w14:paraId="159E8F87" w14:textId="77777777" w:rsidR="00921A47" w:rsidRPr="006518C9" w:rsidRDefault="00921A47" w:rsidP="00921A47">
      <w:pPr>
        <w:pStyle w:val="Heading2"/>
      </w:pPr>
      <w:bookmarkStart w:id="202" w:name="_Toc457214088"/>
      <w:r w:rsidRPr="006518C9">
        <w:t>Element &lt;</w:t>
      </w:r>
      <w:bookmarkStart w:id="203" w:name="Fragmentation"/>
      <w:r w:rsidRPr="006518C9">
        <w:t>Fragmentation</w:t>
      </w:r>
      <w:bookmarkEnd w:id="203"/>
      <w:r w:rsidRPr="006518C9">
        <w:t>&gt;</w:t>
      </w:r>
      <w:bookmarkEnd w:id="2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RPr="006518C9" w14:paraId="08478726" w14:textId="77777777" w:rsidTr="00921A47">
        <w:trPr>
          <w:tblCellSpacing w:w="15" w:type="dxa"/>
        </w:trPr>
        <w:tc>
          <w:tcPr>
            <w:tcW w:w="0" w:type="auto"/>
            <w:vAlign w:val="center"/>
            <w:hideMark/>
          </w:tcPr>
          <w:p w14:paraId="7EF4E45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3E9B814" w14:textId="77777777" w:rsidR="00921A47" w:rsidRPr="006518C9" w:rsidRDefault="00921A47">
            <w:pPr>
              <w:rPr>
                <w:sz w:val="24"/>
                <w:szCs w:val="24"/>
                <w:lang w:val="en-US"/>
              </w:rPr>
            </w:pPr>
            <w:r w:rsidRPr="006518C9">
              <w:rPr>
                <w:lang w:val="en-US"/>
              </w:rPr>
              <w:t xml:space="preserve">The product ions identified in this result. </w:t>
            </w:r>
          </w:p>
        </w:tc>
      </w:tr>
      <w:tr w:rsidR="00921A47" w:rsidRPr="006518C9" w14:paraId="08425795" w14:textId="77777777" w:rsidTr="00921A47">
        <w:trPr>
          <w:tblCellSpacing w:w="15" w:type="dxa"/>
        </w:trPr>
        <w:tc>
          <w:tcPr>
            <w:tcW w:w="0" w:type="auto"/>
            <w:vAlign w:val="center"/>
            <w:hideMark/>
          </w:tcPr>
          <w:p w14:paraId="3B1872E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3FCE74E" w14:textId="77777777" w:rsidR="00921A47" w:rsidRPr="006518C9" w:rsidRDefault="00921A47">
            <w:pPr>
              <w:rPr>
                <w:sz w:val="24"/>
                <w:szCs w:val="24"/>
                <w:lang w:val="en-US"/>
              </w:rPr>
            </w:pPr>
            <w:r w:rsidRPr="006518C9">
              <w:rPr>
                <w:lang w:val="en-US"/>
              </w:rPr>
              <w:t xml:space="preserve">FragmentationType </w:t>
            </w:r>
          </w:p>
        </w:tc>
      </w:tr>
      <w:tr w:rsidR="00921A47" w:rsidRPr="006518C9" w14:paraId="045BED8A" w14:textId="77777777" w:rsidTr="00921A47">
        <w:trPr>
          <w:tblCellSpacing w:w="15" w:type="dxa"/>
        </w:trPr>
        <w:tc>
          <w:tcPr>
            <w:tcW w:w="0" w:type="auto"/>
            <w:vAlign w:val="center"/>
            <w:hideMark/>
          </w:tcPr>
          <w:p w14:paraId="7426A41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9726366" w14:textId="77777777" w:rsidR="00921A47" w:rsidRPr="006518C9" w:rsidRDefault="00921A47">
            <w:pPr>
              <w:rPr>
                <w:sz w:val="24"/>
                <w:szCs w:val="24"/>
                <w:lang w:val="en-US"/>
              </w:rPr>
            </w:pPr>
            <w:r w:rsidRPr="006518C9">
              <w:rPr>
                <w:lang w:val="en-US"/>
              </w:rPr>
              <w:t>none</w:t>
            </w:r>
          </w:p>
        </w:tc>
      </w:tr>
      <w:tr w:rsidR="00921A47" w:rsidRPr="006518C9" w14:paraId="551FC8A4" w14:textId="77777777" w:rsidTr="00921A47">
        <w:trPr>
          <w:tblCellSpacing w:w="15" w:type="dxa"/>
        </w:trPr>
        <w:tc>
          <w:tcPr>
            <w:tcW w:w="0" w:type="auto"/>
            <w:vAlign w:val="center"/>
            <w:hideMark/>
          </w:tcPr>
          <w:p w14:paraId="55B4846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7"/>
            </w:tblGrid>
            <w:tr w:rsidR="00921A47" w:rsidRPr="006518C9" w14:paraId="3DD844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49136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A2D0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E8B3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F616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F234A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C15B7" w14:textId="77777777" w:rsidR="00921A47" w:rsidRPr="006518C9" w:rsidRDefault="00A6726E">
                  <w:pPr>
                    <w:rPr>
                      <w:sz w:val="24"/>
                      <w:szCs w:val="24"/>
                      <w:lang w:val="en-US"/>
                    </w:rPr>
                  </w:pPr>
                  <w:hyperlink w:anchor="IonType" w:history="1">
                    <w:r w:rsidR="00921A47" w:rsidRPr="006518C9">
                      <w:rPr>
                        <w:rStyle w:val="Hyperlink"/>
                        <w:lang w:val="en-US"/>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699DD2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5180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8751F" w14:textId="77777777" w:rsidR="00921A47" w:rsidRPr="006518C9" w:rsidRDefault="00921A47">
                  <w:pPr>
                    <w:rPr>
                      <w:sz w:val="24"/>
                      <w:szCs w:val="24"/>
                      <w:lang w:val="en-US"/>
                    </w:rPr>
                  </w:pPr>
                  <w:r w:rsidRPr="006518C9">
                    <w:rPr>
                      <w:lang w:val="en-US"/>
                    </w:rP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14:paraId="6DD9BC75" w14:textId="77777777" w:rsidR="00921A47" w:rsidRPr="006518C9" w:rsidRDefault="00921A47">
            <w:pPr>
              <w:rPr>
                <w:sz w:val="24"/>
                <w:szCs w:val="24"/>
                <w:lang w:val="en-US"/>
              </w:rPr>
            </w:pPr>
          </w:p>
        </w:tc>
      </w:tr>
      <w:tr w:rsidR="00921A47" w:rsidRPr="006518C9" w14:paraId="177DDE51" w14:textId="77777777" w:rsidTr="00921A47">
        <w:trPr>
          <w:tblCellSpacing w:w="15" w:type="dxa"/>
        </w:trPr>
        <w:tc>
          <w:tcPr>
            <w:tcW w:w="0" w:type="auto"/>
            <w:vAlign w:val="center"/>
            <w:hideMark/>
          </w:tcPr>
          <w:p w14:paraId="3F612A6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DA45756" w14:textId="77777777" w:rsidR="00921A47" w:rsidRPr="006518C9" w:rsidRDefault="00921A47">
            <w:pPr>
              <w:pStyle w:val="HTMLPreformatted"/>
            </w:pPr>
            <w:r w:rsidRPr="006518C9">
              <w:t xml:space="preserve">            &lt;Fragmentation&gt;</w:t>
            </w:r>
          </w:p>
          <w:p w14:paraId="74B72E45" w14:textId="77777777" w:rsidR="00921A47" w:rsidRPr="006518C9" w:rsidRDefault="00921A47">
            <w:pPr>
              <w:pStyle w:val="HTMLPreformatted"/>
            </w:pPr>
            <w:r w:rsidRPr="006518C9">
              <w:t xml:space="preserve">              &lt;IonType charge="1" index="1 2 3 4 5 6 7 8 9 10 11 12 13 14 15 16 17 18 19 20 21 22 23"&gt;</w:t>
            </w:r>
          </w:p>
          <w:p w14:paraId="3276F777" w14:textId="77777777" w:rsidR="00921A47" w:rsidRPr="006518C9" w:rsidRDefault="00921A47">
            <w:pPr>
              <w:pStyle w:val="HTMLPreformatted"/>
            </w:pPr>
            <w:r w:rsidRPr="006518C9">
              <w:t xml:space="preserve">                &lt;FragmentArray measure_ref="Measure_MZ" values="175.1193695 232.1403961 289.1618958 452.2268982 509.2429504 566.2701416 653.2999268 710.3218994 767.3411865 854.3770752 911.3968506 968.4257813 1065.472168 1122.492432 1285.553833 1399.612305 1456.62561 1513.645874 1570.669067 1733.721191 1830.793213 1887.808105 1944.829834"/&gt;</w:t>
            </w:r>
          </w:p>
          <w:p w14:paraId="19006760" w14:textId="77777777" w:rsidR="00921A47" w:rsidRPr="006518C9" w:rsidRDefault="00921A47">
            <w:pPr>
              <w:pStyle w:val="HTMLPreformatted"/>
            </w:pPr>
            <w:r w:rsidRPr="006518C9">
              <w:t xml:space="preserve">                &lt;FragmentArray measure_ref="Measure_Int"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14:paraId="3F8A8ADE" w14:textId="77777777" w:rsidR="00921A47" w:rsidRPr="006518C9" w:rsidRDefault="00921A47">
            <w:pPr>
              <w:pStyle w:val="HTMLPreformatted"/>
            </w:pPr>
            <w:r w:rsidRPr="006518C9">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14:paraId="40FE3AF1" w14:textId="77777777" w:rsidR="00921A47" w:rsidRPr="006518C9" w:rsidRDefault="00921A47">
            <w:pPr>
              <w:pStyle w:val="HTMLPreformatted"/>
            </w:pPr>
            <w:r w:rsidRPr="006518C9">
              <w:t xml:space="preserve">                &lt;cvParam cvRef="PSI-MS" accession="MS:1001220" name="frag: y ion"/&gt;</w:t>
            </w:r>
          </w:p>
          <w:p w14:paraId="742816A6" w14:textId="77777777" w:rsidR="00921A47" w:rsidRPr="006518C9" w:rsidRDefault="00921A47">
            <w:pPr>
              <w:pStyle w:val="HTMLPreformatted"/>
            </w:pPr>
            <w:r w:rsidRPr="006518C9">
              <w:t xml:space="preserve">              &lt;/IonType&gt;</w:t>
            </w:r>
          </w:p>
          <w:p w14:paraId="40F9DC1C" w14:textId="77777777" w:rsidR="00921A47" w:rsidRPr="006518C9" w:rsidRDefault="00921A47">
            <w:pPr>
              <w:pStyle w:val="HTMLPreformatted"/>
            </w:pPr>
            <w:r w:rsidRPr="006518C9">
              <w:t xml:space="preserve">  ...</w:t>
            </w:r>
          </w:p>
          <w:p w14:paraId="4C7DF71C" w14:textId="77777777" w:rsidR="00921A47" w:rsidRPr="006518C9" w:rsidRDefault="00921A47">
            <w:pPr>
              <w:pStyle w:val="HTMLPreformatted"/>
            </w:pPr>
            <w:r w:rsidRPr="006518C9">
              <w:t>&lt;/Fragmentation&gt;</w:t>
            </w:r>
          </w:p>
        </w:tc>
      </w:tr>
    </w:tbl>
    <w:p w14:paraId="52C6878A" w14:textId="77777777" w:rsidR="00921A47" w:rsidRPr="006518C9" w:rsidRDefault="00921A47" w:rsidP="00921A47">
      <w:pPr>
        <w:rPr>
          <w:lang w:val="en-US"/>
        </w:rPr>
      </w:pPr>
    </w:p>
    <w:p w14:paraId="254AA93A" w14:textId="77777777" w:rsidR="00921A47" w:rsidRPr="006518C9" w:rsidRDefault="00921A47" w:rsidP="00921A47">
      <w:pPr>
        <w:pStyle w:val="Heading2"/>
      </w:pPr>
      <w:bookmarkStart w:id="204" w:name="_Toc457214089"/>
      <w:r w:rsidRPr="006518C9">
        <w:t>Element &lt;</w:t>
      </w:r>
      <w:bookmarkStart w:id="205" w:name="FragmentationTable"/>
      <w:r w:rsidRPr="006518C9">
        <w:t>FragmentationTable</w:t>
      </w:r>
      <w:bookmarkEnd w:id="205"/>
      <w:r w:rsidRPr="006518C9">
        <w:t>&gt;</w:t>
      </w:r>
      <w:bookmarkEnd w:id="2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921A47" w:rsidRPr="006518C9" w14:paraId="7638AEAF" w14:textId="77777777" w:rsidTr="00921A47">
        <w:trPr>
          <w:tblCellSpacing w:w="15" w:type="dxa"/>
        </w:trPr>
        <w:tc>
          <w:tcPr>
            <w:tcW w:w="0" w:type="auto"/>
            <w:vAlign w:val="center"/>
            <w:hideMark/>
          </w:tcPr>
          <w:p w14:paraId="3C4AE5B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05BA0E8" w14:textId="77777777" w:rsidR="00921A47" w:rsidRPr="006518C9" w:rsidRDefault="00921A47">
            <w:pPr>
              <w:rPr>
                <w:sz w:val="24"/>
                <w:szCs w:val="24"/>
                <w:lang w:val="en-US"/>
              </w:rPr>
            </w:pPr>
            <w:r w:rsidRPr="006518C9">
              <w:rPr>
                <w:lang w:val="en-US"/>
              </w:rPr>
              <w:t xml:space="preserve">Contains the types of measures that will be reported in generic arrays for each SpectrumIdentificationItem e.g. product ion m/z, product ion intensity, product ion m/z error </w:t>
            </w:r>
          </w:p>
        </w:tc>
      </w:tr>
      <w:tr w:rsidR="00921A47" w:rsidRPr="006518C9" w14:paraId="79F5A082" w14:textId="77777777" w:rsidTr="00921A47">
        <w:trPr>
          <w:tblCellSpacing w:w="15" w:type="dxa"/>
        </w:trPr>
        <w:tc>
          <w:tcPr>
            <w:tcW w:w="0" w:type="auto"/>
            <w:vAlign w:val="center"/>
            <w:hideMark/>
          </w:tcPr>
          <w:p w14:paraId="7792579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43680BD" w14:textId="77777777" w:rsidR="00921A47" w:rsidRPr="006518C9" w:rsidRDefault="00921A47">
            <w:pPr>
              <w:rPr>
                <w:sz w:val="24"/>
                <w:szCs w:val="24"/>
                <w:lang w:val="en-US"/>
              </w:rPr>
            </w:pPr>
            <w:r w:rsidRPr="006518C9">
              <w:rPr>
                <w:lang w:val="en-US"/>
              </w:rPr>
              <w:t xml:space="preserve">FragmentationTableType </w:t>
            </w:r>
          </w:p>
        </w:tc>
      </w:tr>
      <w:tr w:rsidR="00921A47" w:rsidRPr="006518C9" w14:paraId="44913966" w14:textId="77777777" w:rsidTr="00921A47">
        <w:trPr>
          <w:tblCellSpacing w:w="15" w:type="dxa"/>
        </w:trPr>
        <w:tc>
          <w:tcPr>
            <w:tcW w:w="0" w:type="auto"/>
            <w:vAlign w:val="center"/>
            <w:hideMark/>
          </w:tcPr>
          <w:p w14:paraId="5F1B90D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F914F05" w14:textId="77777777" w:rsidR="00921A47" w:rsidRPr="006518C9" w:rsidRDefault="00921A47">
            <w:pPr>
              <w:rPr>
                <w:sz w:val="24"/>
                <w:szCs w:val="24"/>
                <w:lang w:val="en-US"/>
              </w:rPr>
            </w:pPr>
            <w:r w:rsidRPr="006518C9">
              <w:rPr>
                <w:lang w:val="en-US"/>
              </w:rPr>
              <w:t>none</w:t>
            </w:r>
          </w:p>
        </w:tc>
      </w:tr>
      <w:tr w:rsidR="00921A47" w:rsidRPr="006518C9" w14:paraId="3327B6BA" w14:textId="77777777" w:rsidTr="00921A47">
        <w:trPr>
          <w:tblCellSpacing w:w="15" w:type="dxa"/>
        </w:trPr>
        <w:tc>
          <w:tcPr>
            <w:tcW w:w="0" w:type="auto"/>
            <w:vAlign w:val="center"/>
            <w:hideMark/>
          </w:tcPr>
          <w:p w14:paraId="1253DBF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921A47" w:rsidRPr="006518C9" w14:paraId="0FC4DC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2976E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C276C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3460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221B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4EB7D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389BC" w14:textId="77777777" w:rsidR="00921A47" w:rsidRPr="006518C9" w:rsidRDefault="00A6726E">
                  <w:pPr>
                    <w:rPr>
                      <w:sz w:val="24"/>
                      <w:szCs w:val="24"/>
                      <w:lang w:val="en-US"/>
                    </w:rPr>
                  </w:pPr>
                  <w:hyperlink w:anchor="Measure" w:history="1">
                    <w:r w:rsidR="00921A47" w:rsidRPr="006518C9">
                      <w:rPr>
                        <w:rStyle w:val="Hyperlink"/>
                        <w:lang w:val="en-US"/>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D7A8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5EB4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F5EFA" w14:textId="77777777" w:rsidR="00921A47" w:rsidRPr="006518C9" w:rsidRDefault="00921A47">
                  <w:pPr>
                    <w:rPr>
                      <w:sz w:val="24"/>
                      <w:szCs w:val="24"/>
                      <w:lang w:val="en-US"/>
                    </w:rPr>
                  </w:pPr>
                  <w:r w:rsidRPr="006518C9">
                    <w:rPr>
                      <w:lang w:val="en-US"/>
                    </w:rPr>
                    <w:t xml:space="preserve">References to CV terms defining the measures about product ions to be reported in SpectrumIdentificationItem </w:t>
                  </w:r>
                </w:p>
              </w:tc>
            </w:tr>
          </w:tbl>
          <w:p w14:paraId="2936B76E" w14:textId="77777777" w:rsidR="00921A47" w:rsidRPr="006518C9" w:rsidRDefault="00921A47">
            <w:pPr>
              <w:rPr>
                <w:sz w:val="24"/>
                <w:szCs w:val="24"/>
                <w:lang w:val="en-US"/>
              </w:rPr>
            </w:pPr>
          </w:p>
        </w:tc>
      </w:tr>
      <w:tr w:rsidR="00921A47" w:rsidRPr="006518C9" w14:paraId="7B0C9D4F" w14:textId="77777777" w:rsidTr="00921A47">
        <w:trPr>
          <w:tblCellSpacing w:w="15" w:type="dxa"/>
        </w:trPr>
        <w:tc>
          <w:tcPr>
            <w:tcW w:w="0" w:type="auto"/>
            <w:vAlign w:val="center"/>
            <w:hideMark/>
          </w:tcPr>
          <w:p w14:paraId="1599C727"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779E4E1" w14:textId="77777777" w:rsidR="00921A47" w:rsidRPr="006518C9" w:rsidRDefault="00921A47">
            <w:pPr>
              <w:pStyle w:val="HTMLPreformatted"/>
            </w:pPr>
            <w:r w:rsidRPr="006518C9">
              <w:t xml:space="preserve">        &lt;FragmentationTable&gt;</w:t>
            </w:r>
          </w:p>
          <w:p w14:paraId="2A4E710B" w14:textId="77777777" w:rsidR="00921A47" w:rsidRPr="006518C9" w:rsidRDefault="00921A47">
            <w:pPr>
              <w:pStyle w:val="HTMLPreformatted"/>
            </w:pPr>
            <w:r w:rsidRPr="006518C9">
              <w:t xml:space="preserve">          &lt;Measure id="Measure_MZ"&gt;</w:t>
            </w:r>
          </w:p>
          <w:p w14:paraId="1E537CA7" w14:textId="77777777" w:rsidR="00921A47" w:rsidRPr="006518C9" w:rsidRDefault="00921A47">
            <w:pPr>
              <w:pStyle w:val="HTMLPreformatted"/>
            </w:pPr>
            <w:r w:rsidRPr="006518C9">
              <w:t xml:space="preserve">            &lt;cvParam cvRef="PSI-MS" accession="MS:1001225" name="product ion m/z" unitCvRef="PSI-MS" unitAccession="MS:1000040" unitName="m/z" /&gt;</w:t>
            </w:r>
          </w:p>
          <w:p w14:paraId="03E1DB5A" w14:textId="77777777" w:rsidR="00921A47" w:rsidRPr="006518C9" w:rsidRDefault="00921A47">
            <w:pPr>
              <w:pStyle w:val="HTMLPreformatted"/>
            </w:pPr>
            <w:r w:rsidRPr="006518C9">
              <w:t xml:space="preserve">          &lt;/Measure&gt;</w:t>
            </w:r>
          </w:p>
          <w:p w14:paraId="0AA8C685" w14:textId="77777777" w:rsidR="00921A47" w:rsidRPr="006518C9" w:rsidRDefault="00921A47">
            <w:pPr>
              <w:pStyle w:val="HTMLPreformatted"/>
            </w:pPr>
            <w:r w:rsidRPr="006518C9">
              <w:t xml:space="preserve">          &lt;Measure id="Measure_Int"&gt;</w:t>
            </w:r>
          </w:p>
          <w:p w14:paraId="07D47FFC" w14:textId="77777777" w:rsidR="00921A47" w:rsidRPr="006518C9" w:rsidRDefault="00921A47">
            <w:pPr>
              <w:pStyle w:val="HTMLPreformatted"/>
            </w:pPr>
            <w:r w:rsidRPr="006518C9">
              <w:t xml:space="preserve">            &lt;cvParam cvRef="PSI-MS" accession="MS:1001226" name="product ion intensity" unitCvRef="PSI-MS" unitAccession="MS:1000131" unitName="number of detector counts"/&gt;</w:t>
            </w:r>
          </w:p>
          <w:p w14:paraId="7E3EABB4" w14:textId="77777777" w:rsidR="00921A47" w:rsidRPr="006518C9" w:rsidRDefault="00921A47">
            <w:pPr>
              <w:pStyle w:val="HTMLPreformatted"/>
            </w:pPr>
            <w:r w:rsidRPr="006518C9">
              <w:t xml:space="preserve">          &lt;/Measure&gt;</w:t>
            </w:r>
          </w:p>
          <w:p w14:paraId="454E0B55" w14:textId="77777777" w:rsidR="00921A47" w:rsidRPr="006518C9" w:rsidRDefault="00921A47">
            <w:pPr>
              <w:pStyle w:val="HTMLPreformatted"/>
            </w:pPr>
            <w:r w:rsidRPr="006518C9">
              <w:t xml:space="preserve">  ...</w:t>
            </w:r>
          </w:p>
          <w:p w14:paraId="5E1587EE" w14:textId="77777777" w:rsidR="00921A47" w:rsidRPr="006518C9" w:rsidRDefault="00921A47">
            <w:pPr>
              <w:pStyle w:val="HTMLPreformatted"/>
            </w:pPr>
            <w:r w:rsidRPr="006518C9">
              <w:t>&lt;/FragmentationTable&gt;</w:t>
            </w:r>
          </w:p>
        </w:tc>
      </w:tr>
    </w:tbl>
    <w:p w14:paraId="2DFBD676" w14:textId="77777777" w:rsidR="00921A47" w:rsidRPr="006518C9" w:rsidRDefault="00921A47" w:rsidP="00921A47">
      <w:pPr>
        <w:rPr>
          <w:lang w:val="en-US"/>
        </w:rPr>
      </w:pPr>
    </w:p>
    <w:p w14:paraId="315F42F6" w14:textId="77777777" w:rsidR="00921A47" w:rsidRPr="006518C9" w:rsidRDefault="00921A47" w:rsidP="00921A47">
      <w:pPr>
        <w:pStyle w:val="Heading2"/>
      </w:pPr>
      <w:bookmarkStart w:id="206" w:name="_Toc457214090"/>
      <w:r w:rsidRPr="006518C9">
        <w:t>Element &lt;</w:t>
      </w:r>
      <w:bookmarkStart w:id="207" w:name="FragmentTolerance"/>
      <w:r w:rsidRPr="006518C9">
        <w:t>FragmentTolerance</w:t>
      </w:r>
      <w:bookmarkEnd w:id="207"/>
      <w:r w:rsidRPr="006518C9">
        <w:t>&gt;</w:t>
      </w:r>
      <w:bookmarkEnd w:id="2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8516"/>
      </w:tblGrid>
      <w:tr w:rsidR="00921A47" w:rsidRPr="006518C9" w14:paraId="5A8E5AFF" w14:textId="77777777" w:rsidTr="00921A47">
        <w:trPr>
          <w:tblCellSpacing w:w="15" w:type="dxa"/>
        </w:trPr>
        <w:tc>
          <w:tcPr>
            <w:tcW w:w="0" w:type="auto"/>
            <w:vAlign w:val="center"/>
            <w:hideMark/>
          </w:tcPr>
          <w:p w14:paraId="2E98A5E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1210375"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558F7833" w14:textId="77777777" w:rsidTr="00921A47">
        <w:trPr>
          <w:tblCellSpacing w:w="15" w:type="dxa"/>
        </w:trPr>
        <w:tc>
          <w:tcPr>
            <w:tcW w:w="0" w:type="auto"/>
            <w:vAlign w:val="center"/>
            <w:hideMark/>
          </w:tcPr>
          <w:p w14:paraId="2245CB0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A8A453F" w14:textId="77777777" w:rsidR="00921A47" w:rsidRPr="006518C9" w:rsidRDefault="00921A47">
            <w:pPr>
              <w:rPr>
                <w:sz w:val="24"/>
                <w:szCs w:val="24"/>
                <w:lang w:val="en-US"/>
              </w:rPr>
            </w:pPr>
            <w:r w:rsidRPr="006518C9">
              <w:rPr>
                <w:lang w:val="en-US"/>
              </w:rPr>
              <w:t xml:space="preserve">ToleranceType </w:t>
            </w:r>
          </w:p>
        </w:tc>
      </w:tr>
      <w:tr w:rsidR="00921A47" w:rsidRPr="006518C9" w14:paraId="3938635C" w14:textId="77777777" w:rsidTr="00921A47">
        <w:trPr>
          <w:tblCellSpacing w:w="15" w:type="dxa"/>
        </w:trPr>
        <w:tc>
          <w:tcPr>
            <w:tcW w:w="0" w:type="auto"/>
            <w:vAlign w:val="center"/>
            <w:hideMark/>
          </w:tcPr>
          <w:p w14:paraId="7C030F18"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C67125E" w14:textId="77777777" w:rsidR="00921A47" w:rsidRPr="006518C9" w:rsidRDefault="00921A47">
            <w:pPr>
              <w:rPr>
                <w:sz w:val="24"/>
                <w:szCs w:val="24"/>
                <w:lang w:val="en-US"/>
              </w:rPr>
            </w:pPr>
            <w:r w:rsidRPr="006518C9">
              <w:rPr>
                <w:lang w:val="en-US"/>
              </w:rPr>
              <w:t>none</w:t>
            </w:r>
          </w:p>
        </w:tc>
      </w:tr>
      <w:tr w:rsidR="00921A47" w:rsidRPr="006518C9" w14:paraId="6DDE285A" w14:textId="77777777" w:rsidTr="00921A47">
        <w:trPr>
          <w:tblCellSpacing w:w="15" w:type="dxa"/>
        </w:trPr>
        <w:tc>
          <w:tcPr>
            <w:tcW w:w="0" w:type="auto"/>
            <w:vAlign w:val="center"/>
            <w:hideMark/>
          </w:tcPr>
          <w:p w14:paraId="434897A3"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7"/>
            </w:tblGrid>
            <w:tr w:rsidR="00921A47" w:rsidRPr="006518C9" w14:paraId="6F6AD3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EE328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5A84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69FD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DC27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57A08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394361"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DADDB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9A57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D2E67" w14:textId="77777777" w:rsidR="00921A47" w:rsidRPr="006518C9" w:rsidRDefault="00921A47">
                  <w:pPr>
                    <w:rPr>
                      <w:sz w:val="24"/>
                      <w:szCs w:val="24"/>
                      <w:lang w:val="en-US"/>
                    </w:rPr>
                  </w:pPr>
                  <w:r w:rsidRPr="006518C9">
                    <w:rPr>
                      <w:lang w:val="en-US"/>
                    </w:rPr>
                    <w:t>A single entry from an ontology or a controlled vocabulary.</w:t>
                  </w:r>
                </w:p>
              </w:tc>
            </w:tr>
          </w:tbl>
          <w:p w14:paraId="65A108DE" w14:textId="77777777" w:rsidR="00921A47" w:rsidRPr="006518C9" w:rsidRDefault="00921A47">
            <w:pPr>
              <w:rPr>
                <w:sz w:val="24"/>
                <w:szCs w:val="24"/>
                <w:lang w:val="en-US"/>
              </w:rPr>
            </w:pPr>
          </w:p>
        </w:tc>
      </w:tr>
      <w:tr w:rsidR="00921A47" w:rsidRPr="006518C9" w14:paraId="29A42B5E" w14:textId="77777777" w:rsidTr="00921A47">
        <w:trPr>
          <w:tblCellSpacing w:w="15" w:type="dxa"/>
        </w:trPr>
        <w:tc>
          <w:tcPr>
            <w:tcW w:w="0" w:type="auto"/>
            <w:vAlign w:val="center"/>
            <w:hideMark/>
          </w:tcPr>
          <w:p w14:paraId="7EBF00A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87E4C1" w14:textId="77777777" w:rsidR="00921A47" w:rsidRPr="006518C9" w:rsidRDefault="00921A47">
            <w:pPr>
              <w:pStyle w:val="HTMLPreformatted"/>
            </w:pPr>
            <w:r w:rsidRPr="006518C9">
              <w:t>&lt;FragmentTolerance&gt;</w:t>
            </w:r>
          </w:p>
          <w:p w14:paraId="785F5F81" w14:textId="77777777" w:rsidR="00921A47" w:rsidRPr="006518C9" w:rsidRDefault="00921A47">
            <w:pPr>
              <w:pStyle w:val="HTMLPreformatted"/>
            </w:pPr>
            <w:r w:rsidRPr="006518C9">
              <w:t xml:space="preserve">  &lt;cvParam cvRef="PSI-MS" accession="MS:1001412" name="search tolerance plus value" value="20.0 ppm" unitAccession="UO:0000169" unitName="parts per million" unitCvRef="UO"&gt;&lt;/cvParam&gt;</w:t>
            </w:r>
          </w:p>
          <w:p w14:paraId="7DDFDC2F" w14:textId="77777777" w:rsidR="00921A47" w:rsidRPr="006518C9" w:rsidRDefault="00921A47">
            <w:pPr>
              <w:pStyle w:val="HTMLPreformatted"/>
            </w:pPr>
            <w:r w:rsidRPr="006518C9">
              <w:t xml:space="preserve">  &lt;cvParam cvRef="PSI-MS" accession="MS:1001413" name="search tolerance minus value" value="20.0 ppm" unitAccession="UO:0000169" unitName="parts per million" unitCvRef="UO"&gt;&lt;/cvParam&gt;</w:t>
            </w:r>
          </w:p>
          <w:p w14:paraId="100EFA47" w14:textId="77777777" w:rsidR="00921A47" w:rsidRPr="006518C9" w:rsidRDefault="00921A47">
            <w:pPr>
              <w:pStyle w:val="HTMLPreformatted"/>
            </w:pPr>
            <w:r w:rsidRPr="006518C9">
              <w:t>&lt;/FragmentTolerance&gt;</w:t>
            </w:r>
          </w:p>
        </w:tc>
      </w:tr>
      <w:tr w:rsidR="00921A47" w:rsidRPr="006518C9" w14:paraId="75BA2743" w14:textId="77777777" w:rsidTr="00921A47">
        <w:trPr>
          <w:tblCellSpacing w:w="15" w:type="dxa"/>
        </w:trPr>
        <w:tc>
          <w:tcPr>
            <w:tcW w:w="0" w:type="auto"/>
            <w:vAlign w:val="center"/>
            <w:hideMark/>
          </w:tcPr>
          <w:p w14:paraId="1A208A1F"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D5F79FC" w14:textId="77777777" w:rsidR="00921A47" w:rsidRPr="006518C9" w:rsidRDefault="00921A47">
            <w:pPr>
              <w:pStyle w:val="HTMLPreformatted"/>
            </w:pPr>
            <w:r w:rsidRPr="006518C9">
              <w:t>Path /MzIdentML/AnalysisProtocolCollection/SpectrumIdentificationProtocol/FragmentTolerance</w:t>
            </w:r>
          </w:p>
          <w:p w14:paraId="02D7B7A1" w14:textId="77777777" w:rsidR="00921A47" w:rsidRPr="006518C9" w:rsidRDefault="00921A47">
            <w:pPr>
              <w:pStyle w:val="HTMLPreformatted"/>
            </w:pPr>
            <w:r w:rsidRPr="006518C9">
              <w:t xml:space="preserve">MUST supply term </w:t>
            </w:r>
            <w:hyperlink r:id="rId160"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28AC515D" w14:textId="77777777" w:rsidR="00921A47" w:rsidRPr="006518C9" w:rsidRDefault="00921A47">
            <w:pPr>
              <w:pStyle w:val="HTMLPreformatted"/>
            </w:pPr>
            <w:r w:rsidRPr="006518C9">
              <w:t xml:space="preserve">MUST supply term </w:t>
            </w:r>
            <w:hyperlink r:id="rId161"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730D0A64" w14:textId="77777777" w:rsidTr="00921A47">
        <w:trPr>
          <w:tblCellSpacing w:w="15" w:type="dxa"/>
        </w:trPr>
        <w:tc>
          <w:tcPr>
            <w:tcW w:w="0" w:type="auto"/>
            <w:vAlign w:val="center"/>
            <w:hideMark/>
          </w:tcPr>
          <w:p w14:paraId="01813B5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55CD3D35" w14:textId="77777777" w:rsidR="00921A47" w:rsidRPr="006518C9" w:rsidRDefault="00921A47">
            <w:pPr>
              <w:pStyle w:val="HTMLPreformatted"/>
            </w:pPr>
            <w:r w:rsidRPr="006518C9">
              <w:t>&lt;cvParam cvRef="PSI-MS" accession="MS:1001412" name="search tolerance plus value" value="0.7" unitAccession="UO:0000221" unitName="dalton" unitCvRef="UO"&gt;&lt;/cvParam&gt;</w:t>
            </w:r>
          </w:p>
          <w:p w14:paraId="3DB20F98" w14:textId="77777777" w:rsidR="00921A47" w:rsidRPr="006518C9" w:rsidRDefault="00921A47">
            <w:pPr>
              <w:pStyle w:val="HTMLPreformatted"/>
            </w:pPr>
            <w:r w:rsidRPr="006518C9">
              <w:t>&lt;cvParam cvRef="PSI-MS" accession="MS:1001413" name="search tolerance minus value" value="0.7" unitAccession="UO:0000221" unitName="dalton" unitCvRef="UO"&gt;&lt;/cvParam&gt;</w:t>
            </w:r>
          </w:p>
        </w:tc>
      </w:tr>
    </w:tbl>
    <w:p w14:paraId="565485CE" w14:textId="77777777" w:rsidR="00921A47" w:rsidRPr="006518C9" w:rsidRDefault="00921A47" w:rsidP="00921A47">
      <w:pPr>
        <w:rPr>
          <w:lang w:val="en-US"/>
        </w:rPr>
      </w:pPr>
    </w:p>
    <w:p w14:paraId="039E03D6" w14:textId="77777777" w:rsidR="00921A47" w:rsidRPr="006518C9" w:rsidRDefault="00921A47" w:rsidP="00921A47">
      <w:pPr>
        <w:pStyle w:val="Heading2"/>
      </w:pPr>
      <w:bookmarkStart w:id="208" w:name="_Toc457214091"/>
      <w:r w:rsidRPr="006518C9">
        <w:t>Element &lt;</w:t>
      </w:r>
      <w:bookmarkStart w:id="209" w:name="Include"/>
      <w:r w:rsidRPr="006518C9">
        <w:t>Include</w:t>
      </w:r>
      <w:bookmarkEnd w:id="209"/>
      <w:r w:rsidRPr="006518C9">
        <w:t>&gt;</w:t>
      </w:r>
      <w:bookmarkEnd w:id="2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RPr="006518C9" w14:paraId="74292429" w14:textId="77777777" w:rsidTr="00921A47">
        <w:trPr>
          <w:tblCellSpacing w:w="15" w:type="dxa"/>
        </w:trPr>
        <w:tc>
          <w:tcPr>
            <w:tcW w:w="0" w:type="auto"/>
            <w:vAlign w:val="center"/>
            <w:hideMark/>
          </w:tcPr>
          <w:p w14:paraId="6005CD9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9AD9B3C" w14:textId="77777777" w:rsidR="00921A47" w:rsidRPr="006518C9" w:rsidRDefault="00921A47">
            <w:pPr>
              <w:rPr>
                <w:sz w:val="24"/>
                <w:szCs w:val="24"/>
                <w:lang w:val="en-US"/>
              </w:rPr>
            </w:pPr>
            <w:r w:rsidRPr="006518C9">
              <w:rPr>
                <w:lang w:val="en-US"/>
              </w:rPr>
              <w:t xml:space="preserve">All sequences fulfilling the specifed criteria are included. </w:t>
            </w:r>
          </w:p>
        </w:tc>
      </w:tr>
      <w:tr w:rsidR="00921A47" w:rsidRPr="006518C9" w14:paraId="50AFDDF6" w14:textId="77777777" w:rsidTr="00921A47">
        <w:trPr>
          <w:tblCellSpacing w:w="15" w:type="dxa"/>
        </w:trPr>
        <w:tc>
          <w:tcPr>
            <w:tcW w:w="0" w:type="auto"/>
            <w:vAlign w:val="center"/>
            <w:hideMark/>
          </w:tcPr>
          <w:p w14:paraId="695D312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733938A" w14:textId="77777777" w:rsidR="00921A47" w:rsidRPr="006518C9" w:rsidRDefault="00921A47">
            <w:pPr>
              <w:rPr>
                <w:sz w:val="24"/>
                <w:szCs w:val="24"/>
                <w:lang w:val="en-US"/>
              </w:rPr>
            </w:pPr>
            <w:r w:rsidRPr="006518C9">
              <w:rPr>
                <w:lang w:val="en-US"/>
              </w:rPr>
              <w:t xml:space="preserve">ParamListType </w:t>
            </w:r>
          </w:p>
        </w:tc>
      </w:tr>
      <w:tr w:rsidR="00921A47" w:rsidRPr="006518C9" w14:paraId="12DF5070" w14:textId="77777777" w:rsidTr="00921A47">
        <w:trPr>
          <w:tblCellSpacing w:w="15" w:type="dxa"/>
        </w:trPr>
        <w:tc>
          <w:tcPr>
            <w:tcW w:w="0" w:type="auto"/>
            <w:vAlign w:val="center"/>
            <w:hideMark/>
          </w:tcPr>
          <w:p w14:paraId="05E3157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3BC1E32" w14:textId="77777777" w:rsidR="00921A47" w:rsidRPr="006518C9" w:rsidRDefault="00921A47">
            <w:pPr>
              <w:rPr>
                <w:sz w:val="24"/>
                <w:szCs w:val="24"/>
                <w:lang w:val="en-US"/>
              </w:rPr>
            </w:pPr>
            <w:r w:rsidRPr="006518C9">
              <w:rPr>
                <w:lang w:val="en-US"/>
              </w:rPr>
              <w:t>none</w:t>
            </w:r>
          </w:p>
        </w:tc>
      </w:tr>
      <w:tr w:rsidR="00921A47" w:rsidRPr="006518C9" w14:paraId="1590863E" w14:textId="77777777" w:rsidTr="00921A47">
        <w:trPr>
          <w:tblCellSpacing w:w="15" w:type="dxa"/>
        </w:trPr>
        <w:tc>
          <w:tcPr>
            <w:tcW w:w="0" w:type="auto"/>
            <w:vAlign w:val="center"/>
            <w:hideMark/>
          </w:tcPr>
          <w:p w14:paraId="1C1D9E4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rsidRPr="006518C9" w14:paraId="76DCCF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4E99A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8B56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3997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43A4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19419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077DBB"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6F1A5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175C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06A20"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9480E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ACC991"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BDB25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EA3D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F7353" w14:textId="77777777" w:rsidR="00921A47" w:rsidRPr="006518C9" w:rsidRDefault="00921A47">
                  <w:pPr>
                    <w:rPr>
                      <w:sz w:val="24"/>
                      <w:szCs w:val="24"/>
                      <w:lang w:val="en-US"/>
                    </w:rPr>
                  </w:pPr>
                  <w:r w:rsidRPr="006518C9">
                    <w:rPr>
                      <w:lang w:val="en-US"/>
                    </w:rPr>
                    <w:t>A single user-defined parameter.</w:t>
                  </w:r>
                </w:p>
              </w:tc>
            </w:tr>
          </w:tbl>
          <w:p w14:paraId="4C59369A" w14:textId="77777777" w:rsidR="00921A47" w:rsidRPr="006518C9" w:rsidRDefault="00921A47">
            <w:pPr>
              <w:rPr>
                <w:sz w:val="24"/>
                <w:szCs w:val="24"/>
                <w:lang w:val="en-US"/>
              </w:rPr>
            </w:pPr>
          </w:p>
        </w:tc>
      </w:tr>
      <w:tr w:rsidR="00921A47" w:rsidRPr="006518C9" w14:paraId="5DD0CF85" w14:textId="77777777" w:rsidTr="00921A47">
        <w:trPr>
          <w:tblCellSpacing w:w="15" w:type="dxa"/>
        </w:trPr>
        <w:tc>
          <w:tcPr>
            <w:tcW w:w="0" w:type="auto"/>
            <w:vAlign w:val="center"/>
            <w:hideMark/>
          </w:tcPr>
          <w:p w14:paraId="647AB94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32216C8" w14:textId="77777777" w:rsidR="00921A47" w:rsidRPr="006518C9" w:rsidRDefault="00921A47">
            <w:pPr>
              <w:rPr>
                <w:sz w:val="24"/>
                <w:szCs w:val="24"/>
                <w:lang w:val="en-US"/>
              </w:rPr>
            </w:pPr>
          </w:p>
        </w:tc>
      </w:tr>
      <w:tr w:rsidR="00921A47" w:rsidRPr="006518C9" w14:paraId="05871AAD" w14:textId="77777777" w:rsidTr="00921A47">
        <w:trPr>
          <w:tblCellSpacing w:w="15" w:type="dxa"/>
        </w:trPr>
        <w:tc>
          <w:tcPr>
            <w:tcW w:w="0" w:type="auto"/>
            <w:vAlign w:val="center"/>
            <w:hideMark/>
          </w:tcPr>
          <w:p w14:paraId="2EB60B7E"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8E3A303" w14:textId="77777777" w:rsidR="00921A47" w:rsidRPr="006518C9" w:rsidRDefault="00921A47">
            <w:pPr>
              <w:pStyle w:val="HTMLPreformatted"/>
            </w:pPr>
            <w:r w:rsidRPr="006518C9">
              <w:t>Path /MzIdentML/AnalysisProtocolCollection/SpectrumIdentificationProtocol/DatabaseFilters/Filter/Include</w:t>
            </w:r>
          </w:p>
          <w:p w14:paraId="6FF17371" w14:textId="77777777" w:rsidR="00921A47" w:rsidRPr="006518C9" w:rsidRDefault="00921A47">
            <w:pPr>
              <w:pStyle w:val="HTMLPreformatted"/>
            </w:pPr>
            <w:r w:rsidRPr="006518C9">
              <w:t xml:space="preserve">MAY supply a *child* term of </w:t>
            </w:r>
            <w:hyperlink r:id="rId162"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1CE6AF96" w14:textId="77777777" w:rsidR="00921A47" w:rsidRPr="006518C9" w:rsidRDefault="00921A47">
            <w:pPr>
              <w:pStyle w:val="HTMLPreformatted"/>
            </w:pPr>
            <w:r w:rsidRPr="006518C9">
              <w:t xml:space="preserve">  e.g.: </w:t>
            </w:r>
            <w:hyperlink r:id="rId163"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8EAD8F2" w14:textId="77777777" w:rsidR="00921A47" w:rsidRPr="006518C9" w:rsidRDefault="00921A47">
            <w:pPr>
              <w:pStyle w:val="HTMLPreformatted"/>
            </w:pPr>
            <w:r w:rsidRPr="006518C9">
              <w:t xml:space="preserve">  e.g.: </w:t>
            </w:r>
            <w:hyperlink r:id="rId164" w:tgtFrame="new" w:history="1">
              <w:r w:rsidRPr="006518C9">
                <w:rPr>
                  <w:rStyle w:val="Hyperlink"/>
                </w:rPr>
                <w:t>MS:1001201</w:t>
              </w:r>
            </w:hyperlink>
            <w:r w:rsidRPr="006518C9">
              <w:t xml:space="preserve"> (</w:t>
            </w:r>
            <w:r w:rsidRPr="006518C9">
              <w:rPr>
                <w:rStyle w:val="popup"/>
              </w:rPr>
              <w:t>DB MW filter maximum</w:t>
            </w:r>
            <w:r w:rsidRPr="006518C9">
              <w:t xml:space="preserve">) </w:t>
            </w:r>
          </w:p>
          <w:p w14:paraId="44919262" w14:textId="77777777" w:rsidR="00921A47" w:rsidRPr="006518C9" w:rsidRDefault="00921A47">
            <w:pPr>
              <w:pStyle w:val="HTMLPreformatted"/>
            </w:pPr>
            <w:r w:rsidRPr="006518C9">
              <w:t xml:space="preserve">  e.g.: </w:t>
            </w:r>
            <w:hyperlink r:id="rId165" w:tgtFrame="new" w:history="1">
              <w:r w:rsidRPr="006518C9">
                <w:rPr>
                  <w:rStyle w:val="Hyperlink"/>
                </w:rPr>
                <w:t>MS:1001202</w:t>
              </w:r>
            </w:hyperlink>
            <w:r w:rsidRPr="006518C9">
              <w:t xml:space="preserve"> (</w:t>
            </w:r>
            <w:r w:rsidRPr="006518C9">
              <w:rPr>
                <w:rStyle w:val="popup"/>
              </w:rPr>
              <w:t>DB MW filter minimum</w:t>
            </w:r>
            <w:r w:rsidRPr="006518C9">
              <w:t xml:space="preserve">) </w:t>
            </w:r>
          </w:p>
          <w:p w14:paraId="1FA9849B" w14:textId="77777777" w:rsidR="00921A47" w:rsidRPr="006518C9" w:rsidRDefault="00921A47">
            <w:pPr>
              <w:pStyle w:val="HTMLPreformatted"/>
            </w:pPr>
            <w:r w:rsidRPr="006518C9">
              <w:t xml:space="preserve">  e.g.: </w:t>
            </w:r>
            <w:hyperlink r:id="rId166" w:tgtFrame="new" w:history="1">
              <w:r w:rsidRPr="006518C9">
                <w:rPr>
                  <w:rStyle w:val="Hyperlink"/>
                </w:rPr>
                <w:t>MS:1001203</w:t>
              </w:r>
            </w:hyperlink>
            <w:r w:rsidRPr="006518C9">
              <w:t xml:space="preserve"> (</w:t>
            </w:r>
            <w:r w:rsidRPr="006518C9">
              <w:rPr>
                <w:rStyle w:val="popup"/>
              </w:rPr>
              <w:t>DB PI filter maximum</w:t>
            </w:r>
            <w:r w:rsidRPr="006518C9">
              <w:t xml:space="preserve">) </w:t>
            </w:r>
          </w:p>
          <w:p w14:paraId="45510154" w14:textId="77777777" w:rsidR="00921A47" w:rsidRPr="006518C9" w:rsidRDefault="00921A47">
            <w:pPr>
              <w:pStyle w:val="HTMLPreformatted"/>
            </w:pPr>
            <w:r w:rsidRPr="006518C9">
              <w:t xml:space="preserve">  e.g.: </w:t>
            </w:r>
            <w:hyperlink r:id="rId167" w:tgtFrame="new" w:history="1">
              <w:r w:rsidRPr="006518C9">
                <w:rPr>
                  <w:rStyle w:val="Hyperlink"/>
                </w:rPr>
                <w:t>MS:1001204</w:t>
              </w:r>
            </w:hyperlink>
            <w:r w:rsidRPr="006518C9">
              <w:t xml:space="preserve"> (</w:t>
            </w:r>
            <w:r w:rsidRPr="006518C9">
              <w:rPr>
                <w:rStyle w:val="popup"/>
              </w:rPr>
              <w:t>DB PI filter minimum</w:t>
            </w:r>
            <w:r w:rsidRPr="006518C9">
              <w:t xml:space="preserve">) </w:t>
            </w:r>
          </w:p>
          <w:p w14:paraId="4FACD73F" w14:textId="77777777" w:rsidR="00921A47" w:rsidRPr="006518C9" w:rsidRDefault="00921A47">
            <w:pPr>
              <w:pStyle w:val="HTMLPreformatted"/>
            </w:pPr>
            <w:r w:rsidRPr="006518C9">
              <w:t xml:space="preserve">  e.g.: </w:t>
            </w:r>
            <w:hyperlink r:id="rId168"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34CA5CA9" w14:textId="77777777" w:rsidR="00921A47" w:rsidRPr="006518C9" w:rsidRDefault="00921A47">
            <w:pPr>
              <w:pStyle w:val="HTMLPreformatted"/>
            </w:pPr>
            <w:r w:rsidRPr="006518C9">
              <w:t xml:space="preserve">  e.g.: </w:t>
            </w:r>
            <w:hyperlink r:id="rId169"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525191E4" w14:textId="77777777" w:rsidR="00921A47" w:rsidRPr="006518C9" w:rsidRDefault="00921A47">
            <w:pPr>
              <w:pStyle w:val="HTMLPreformatted"/>
            </w:pPr>
            <w:r w:rsidRPr="006518C9">
              <w:t xml:space="preserve">  e.g.: </w:t>
            </w:r>
            <w:hyperlink r:id="rId170"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1E56B125" w14:textId="77777777" w:rsidR="00921A47" w:rsidRPr="006518C9" w:rsidRDefault="00921A47">
            <w:pPr>
              <w:pStyle w:val="HTMLPreformatted"/>
            </w:pPr>
            <w:r w:rsidRPr="006518C9">
              <w:t xml:space="preserve">  e.g.: </w:t>
            </w:r>
            <w:hyperlink r:id="rId171"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7ED69FB2" w14:textId="77777777" w:rsidR="00921A47" w:rsidRPr="006518C9" w:rsidRDefault="00921A47">
            <w:pPr>
              <w:pStyle w:val="HTMLPreformatted"/>
            </w:pPr>
            <w:r w:rsidRPr="006518C9">
              <w:t xml:space="preserve">  e.g.: </w:t>
            </w:r>
            <w:hyperlink r:id="rId172"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0AB965E8" w14:textId="77777777" w:rsidR="00921A47" w:rsidRPr="006518C9" w:rsidRDefault="00921A47">
            <w:pPr>
              <w:pStyle w:val="HTMLPreformatted"/>
            </w:pPr>
            <w:r w:rsidRPr="006518C9">
              <w:t xml:space="preserve">  </w:t>
            </w:r>
            <w:hyperlink r:id="rId173" w:tgtFrame="new" w:history="1">
              <w:r w:rsidRPr="006518C9">
                <w:rPr>
                  <w:rStyle w:val="Hyperlink"/>
                </w:rPr>
                <w:t>et al.</w:t>
              </w:r>
            </w:hyperlink>
          </w:p>
        </w:tc>
      </w:tr>
    </w:tbl>
    <w:p w14:paraId="2B170477" w14:textId="77777777" w:rsidR="00921A47" w:rsidRPr="006518C9" w:rsidRDefault="00921A47" w:rsidP="00921A47">
      <w:pPr>
        <w:rPr>
          <w:lang w:val="en-US"/>
        </w:rPr>
      </w:pPr>
    </w:p>
    <w:p w14:paraId="2D1303C0" w14:textId="77777777" w:rsidR="00921A47" w:rsidRPr="006518C9" w:rsidRDefault="00921A47" w:rsidP="00921A47">
      <w:pPr>
        <w:pStyle w:val="Heading2"/>
      </w:pPr>
      <w:bookmarkStart w:id="210" w:name="_Toc457214092"/>
      <w:r w:rsidRPr="006518C9">
        <w:t>Element &lt;</w:t>
      </w:r>
      <w:bookmarkStart w:id="211" w:name="Inputs"/>
      <w:r w:rsidRPr="006518C9">
        <w:t>Inputs</w:t>
      </w:r>
      <w:bookmarkEnd w:id="211"/>
      <w:r w:rsidRPr="006518C9">
        <w:t>&gt;</w:t>
      </w:r>
      <w:bookmarkEnd w:id="2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68B08627" w14:textId="77777777" w:rsidTr="008F498D">
        <w:trPr>
          <w:tblCellSpacing w:w="15" w:type="dxa"/>
        </w:trPr>
        <w:tc>
          <w:tcPr>
            <w:tcW w:w="0" w:type="auto"/>
            <w:vAlign w:val="center"/>
            <w:hideMark/>
          </w:tcPr>
          <w:p w14:paraId="4D83B145" w14:textId="77777777" w:rsidR="00921A47" w:rsidRPr="006518C9" w:rsidRDefault="00921A47">
            <w:pPr>
              <w:rPr>
                <w:sz w:val="24"/>
                <w:szCs w:val="24"/>
                <w:lang w:val="en-US"/>
              </w:rPr>
            </w:pPr>
            <w:r w:rsidRPr="006518C9">
              <w:rPr>
                <w:b/>
                <w:bCs/>
                <w:lang w:val="en-US"/>
              </w:rPr>
              <w:t>Definition:</w:t>
            </w:r>
          </w:p>
        </w:tc>
        <w:tc>
          <w:tcPr>
            <w:tcW w:w="7371" w:type="dxa"/>
            <w:vAlign w:val="center"/>
            <w:hideMark/>
          </w:tcPr>
          <w:p w14:paraId="503479B5" w14:textId="77777777" w:rsidR="008F498D" w:rsidRPr="006518C9" w:rsidRDefault="00921A47" w:rsidP="008F498D">
            <w:pPr>
              <w:rPr>
                <w:lang w:val="en-US"/>
              </w:rPr>
            </w:pPr>
            <w:r w:rsidRPr="006518C9">
              <w:rPr>
                <w:lang w:val="en-US"/>
              </w:rPr>
              <w:t>The inputs to the analyses including the databases searched, the spectral data and the source</w:t>
            </w:r>
          </w:p>
          <w:p w14:paraId="082E0633" w14:textId="77777777" w:rsidR="00921A47" w:rsidRPr="006518C9" w:rsidRDefault="00921A47" w:rsidP="008F498D">
            <w:pPr>
              <w:rPr>
                <w:sz w:val="24"/>
                <w:szCs w:val="24"/>
                <w:lang w:val="en-US"/>
              </w:rPr>
            </w:pPr>
            <w:r w:rsidRPr="006518C9">
              <w:rPr>
                <w:lang w:val="en-US"/>
              </w:rPr>
              <w:lastRenderedPageBreak/>
              <w:t xml:space="preserve">file converted to mzIdentML. </w:t>
            </w:r>
          </w:p>
        </w:tc>
      </w:tr>
      <w:tr w:rsidR="00921A47" w:rsidRPr="006518C9" w14:paraId="4FBC4206" w14:textId="77777777" w:rsidTr="008F498D">
        <w:trPr>
          <w:tblCellSpacing w:w="15" w:type="dxa"/>
        </w:trPr>
        <w:tc>
          <w:tcPr>
            <w:tcW w:w="0" w:type="auto"/>
            <w:vAlign w:val="center"/>
            <w:hideMark/>
          </w:tcPr>
          <w:p w14:paraId="571765C6" w14:textId="77777777" w:rsidR="00921A47" w:rsidRPr="006518C9" w:rsidRDefault="00921A47">
            <w:pPr>
              <w:rPr>
                <w:sz w:val="24"/>
                <w:szCs w:val="24"/>
                <w:lang w:val="en-US"/>
              </w:rPr>
            </w:pPr>
            <w:r w:rsidRPr="006518C9">
              <w:rPr>
                <w:b/>
                <w:bCs/>
                <w:lang w:val="en-US"/>
              </w:rPr>
              <w:lastRenderedPageBreak/>
              <w:t>Type:</w:t>
            </w:r>
          </w:p>
        </w:tc>
        <w:tc>
          <w:tcPr>
            <w:tcW w:w="7371" w:type="dxa"/>
            <w:vAlign w:val="center"/>
            <w:hideMark/>
          </w:tcPr>
          <w:p w14:paraId="37A85471" w14:textId="77777777" w:rsidR="00921A47" w:rsidRPr="006518C9" w:rsidRDefault="00921A47">
            <w:pPr>
              <w:rPr>
                <w:sz w:val="24"/>
                <w:szCs w:val="24"/>
                <w:lang w:val="en-US"/>
              </w:rPr>
            </w:pPr>
            <w:r w:rsidRPr="006518C9">
              <w:rPr>
                <w:lang w:val="en-US"/>
              </w:rPr>
              <w:t xml:space="preserve">InputsType </w:t>
            </w:r>
          </w:p>
        </w:tc>
      </w:tr>
      <w:tr w:rsidR="00921A47" w:rsidRPr="006518C9" w14:paraId="329F6EA7" w14:textId="77777777" w:rsidTr="008F498D">
        <w:trPr>
          <w:tblCellSpacing w:w="15" w:type="dxa"/>
        </w:trPr>
        <w:tc>
          <w:tcPr>
            <w:tcW w:w="0" w:type="auto"/>
            <w:vAlign w:val="center"/>
            <w:hideMark/>
          </w:tcPr>
          <w:p w14:paraId="043DCB42" w14:textId="77777777" w:rsidR="00921A47" w:rsidRPr="006518C9" w:rsidRDefault="00921A47">
            <w:pPr>
              <w:rPr>
                <w:sz w:val="24"/>
                <w:szCs w:val="24"/>
                <w:lang w:val="en-US"/>
              </w:rPr>
            </w:pPr>
            <w:r w:rsidRPr="006518C9">
              <w:rPr>
                <w:b/>
                <w:bCs/>
                <w:lang w:val="en-US"/>
              </w:rPr>
              <w:t>Attributes:</w:t>
            </w:r>
          </w:p>
        </w:tc>
        <w:tc>
          <w:tcPr>
            <w:tcW w:w="7371" w:type="dxa"/>
            <w:vAlign w:val="center"/>
            <w:hideMark/>
          </w:tcPr>
          <w:p w14:paraId="51AB45BE" w14:textId="77777777" w:rsidR="00921A47" w:rsidRPr="006518C9" w:rsidRDefault="00921A47">
            <w:pPr>
              <w:rPr>
                <w:sz w:val="24"/>
                <w:szCs w:val="24"/>
                <w:lang w:val="en-US"/>
              </w:rPr>
            </w:pPr>
            <w:r w:rsidRPr="006518C9">
              <w:rPr>
                <w:lang w:val="en-US"/>
              </w:rPr>
              <w:t>none</w:t>
            </w:r>
          </w:p>
        </w:tc>
      </w:tr>
      <w:tr w:rsidR="00921A47" w:rsidRPr="006518C9" w14:paraId="75936584" w14:textId="77777777" w:rsidTr="008F498D">
        <w:trPr>
          <w:tblCellSpacing w:w="15" w:type="dxa"/>
        </w:trPr>
        <w:tc>
          <w:tcPr>
            <w:tcW w:w="0" w:type="auto"/>
            <w:vAlign w:val="center"/>
            <w:hideMark/>
          </w:tcPr>
          <w:p w14:paraId="2964D456" w14:textId="77777777" w:rsidR="00921A47" w:rsidRPr="006518C9" w:rsidRDefault="00921A47">
            <w:pPr>
              <w:rPr>
                <w:sz w:val="24"/>
                <w:szCs w:val="24"/>
                <w:lang w:val="en-US"/>
              </w:rPr>
            </w:pPr>
            <w:r w:rsidRPr="006518C9">
              <w:rPr>
                <w:b/>
                <w:bCs/>
                <w:lang w:val="en-US"/>
              </w:rPr>
              <w:t>Subelements:</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8046F3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32AEA7"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2F41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BE642"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EFD572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068F42A"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2B9647" w14:textId="77777777" w:rsidR="00921A47" w:rsidRPr="006518C9" w:rsidRDefault="00A6726E">
                  <w:pPr>
                    <w:rPr>
                      <w:sz w:val="24"/>
                      <w:szCs w:val="24"/>
                      <w:lang w:val="en-US"/>
                    </w:rPr>
                  </w:pPr>
                  <w:hyperlink w:anchor="SourceFile" w:history="1">
                    <w:r w:rsidR="00921A47" w:rsidRPr="006518C9">
                      <w:rPr>
                        <w:rStyle w:val="Hyperlink"/>
                        <w:lang w:val="en-US"/>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3100F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E5E5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F76174E" w14:textId="77777777" w:rsidR="00921A47" w:rsidRPr="006518C9" w:rsidRDefault="00921A47">
                  <w:pPr>
                    <w:rPr>
                      <w:sz w:val="24"/>
                      <w:szCs w:val="24"/>
                      <w:lang w:val="en-US"/>
                    </w:rPr>
                  </w:pPr>
                  <w:r w:rsidRPr="006518C9">
                    <w:rPr>
                      <w:lang w:val="en-US"/>
                    </w:rPr>
                    <w:t>A file from which this mzIdentML instance was created.</w:t>
                  </w:r>
                </w:p>
              </w:tc>
            </w:tr>
            <w:tr w:rsidR="00921A47" w:rsidRPr="006518C9" w14:paraId="3D0EDBF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6BA727" w14:textId="77777777" w:rsidR="00921A47" w:rsidRPr="006518C9" w:rsidRDefault="00A6726E">
                  <w:pPr>
                    <w:rPr>
                      <w:sz w:val="24"/>
                      <w:szCs w:val="24"/>
                      <w:lang w:val="en-US"/>
                    </w:rPr>
                  </w:pPr>
                  <w:hyperlink w:anchor="SearchDatabase" w:history="1">
                    <w:r w:rsidR="00921A47" w:rsidRPr="006518C9">
                      <w:rPr>
                        <w:rStyle w:val="Hyperlink"/>
                        <w:lang w:val="en-US"/>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F8705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A946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E1CAC67" w14:textId="77777777"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frame translated) or annotated spectra libraries. </w:t>
                  </w:r>
                </w:p>
              </w:tc>
            </w:tr>
            <w:tr w:rsidR="00921A47" w:rsidRPr="006518C9" w14:paraId="42CA3BC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193F76" w14:textId="77777777" w:rsidR="00921A47" w:rsidRPr="006518C9" w:rsidRDefault="00A6726E">
                  <w:pPr>
                    <w:rPr>
                      <w:sz w:val="24"/>
                      <w:szCs w:val="24"/>
                      <w:lang w:val="en-US"/>
                    </w:rPr>
                  </w:pPr>
                  <w:hyperlink w:anchor="SpectraData" w:history="1">
                    <w:r w:rsidR="00921A47" w:rsidRPr="006518C9">
                      <w:rPr>
                        <w:rStyle w:val="Hyperlink"/>
                        <w:lang w:val="en-US"/>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A47C9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B935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C5FD063"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bl>
          <w:p w14:paraId="63635A7D" w14:textId="77777777" w:rsidR="00921A47" w:rsidRPr="006518C9" w:rsidRDefault="00921A47">
            <w:pPr>
              <w:rPr>
                <w:sz w:val="24"/>
                <w:szCs w:val="24"/>
                <w:lang w:val="en-US"/>
              </w:rPr>
            </w:pPr>
          </w:p>
        </w:tc>
      </w:tr>
      <w:tr w:rsidR="00921A47" w:rsidRPr="006518C9" w14:paraId="5D0FC2B1" w14:textId="77777777" w:rsidTr="008F498D">
        <w:trPr>
          <w:tblCellSpacing w:w="15" w:type="dxa"/>
        </w:trPr>
        <w:tc>
          <w:tcPr>
            <w:tcW w:w="0" w:type="auto"/>
            <w:vAlign w:val="center"/>
            <w:hideMark/>
          </w:tcPr>
          <w:p w14:paraId="32AA7FAD" w14:textId="77777777" w:rsidR="00921A47" w:rsidRPr="006518C9" w:rsidRDefault="00921A47">
            <w:pPr>
              <w:rPr>
                <w:sz w:val="24"/>
                <w:szCs w:val="24"/>
                <w:lang w:val="en-US"/>
              </w:rPr>
            </w:pPr>
            <w:r w:rsidRPr="006518C9">
              <w:rPr>
                <w:b/>
                <w:bCs/>
                <w:lang w:val="en-US"/>
              </w:rPr>
              <w:t>Example Context:</w:t>
            </w:r>
          </w:p>
        </w:tc>
        <w:tc>
          <w:tcPr>
            <w:tcW w:w="7371" w:type="dxa"/>
            <w:vAlign w:val="center"/>
            <w:hideMark/>
          </w:tcPr>
          <w:p w14:paraId="51F0DA1A" w14:textId="77777777" w:rsidR="00921A47" w:rsidRPr="006518C9" w:rsidRDefault="00921A47">
            <w:pPr>
              <w:pStyle w:val="HTMLPreformatted"/>
            </w:pPr>
            <w:r w:rsidRPr="006518C9">
              <w:t>&lt;Inputs xmlns="http://psidev.info/psi/pi/mzIdentML/1.2"&gt;</w:t>
            </w:r>
          </w:p>
          <w:p w14:paraId="1FEBF183" w14:textId="77777777" w:rsidR="008F498D" w:rsidRPr="006518C9" w:rsidRDefault="00921A47">
            <w:pPr>
              <w:pStyle w:val="HTMLPreformatted"/>
            </w:pPr>
            <w:r w:rsidRPr="006518C9">
              <w:t xml:space="preserve">    &lt;SourceFile location="C:\Work\PSI\mzIdentML\ProteinInference\Rosetta2\tandem\peaklist2a_plus_ecoli_versus_unimod_</w:t>
            </w:r>
          </w:p>
          <w:p w14:paraId="399CEECE" w14:textId="77777777" w:rsidR="00921A47" w:rsidRPr="006518C9" w:rsidRDefault="00921A47">
            <w:pPr>
              <w:pStyle w:val="HTMLPreformatted"/>
            </w:pPr>
            <w:r w:rsidRPr="006518C9">
              <w:t>full.xml" id="SourceFile_1"&gt;</w:t>
            </w:r>
          </w:p>
          <w:p w14:paraId="548221DC" w14:textId="77777777" w:rsidR="00921A47" w:rsidRPr="006518C9" w:rsidRDefault="00921A47">
            <w:pPr>
              <w:pStyle w:val="HTMLPreformatted"/>
            </w:pPr>
            <w:r w:rsidRPr="006518C9">
              <w:t xml:space="preserve">        &lt;FileFormat&gt;</w:t>
            </w:r>
          </w:p>
          <w:p w14:paraId="1F59EAA3" w14:textId="77777777" w:rsidR="00921A47" w:rsidRPr="006518C9" w:rsidRDefault="00921A47">
            <w:pPr>
              <w:pStyle w:val="HTMLPreformatted"/>
            </w:pPr>
            <w:r w:rsidRPr="006518C9">
              <w:t xml:space="preserve">            &lt;cvParam accession="MS:1001401" cvRef="PSI-MS" name="X\!Tandem xml file"/&gt;</w:t>
            </w:r>
          </w:p>
          <w:p w14:paraId="578B3067" w14:textId="77777777" w:rsidR="00921A47" w:rsidRPr="006518C9" w:rsidRDefault="00921A47">
            <w:pPr>
              <w:pStyle w:val="HTMLPreformatted"/>
            </w:pPr>
            <w:r w:rsidRPr="006518C9">
              <w:t xml:space="preserve">        &lt;/FileFormat&gt;</w:t>
            </w:r>
          </w:p>
          <w:p w14:paraId="11CCBA4F" w14:textId="77777777" w:rsidR="00921A47" w:rsidRPr="006518C9" w:rsidRDefault="00921A47">
            <w:pPr>
              <w:pStyle w:val="HTMLPreformatted"/>
            </w:pPr>
            <w:r w:rsidRPr="006518C9">
              <w:t xml:space="preserve">    &lt;/SourceFile&gt;</w:t>
            </w:r>
          </w:p>
          <w:p w14:paraId="761428D6" w14:textId="77777777" w:rsidR="00921A47" w:rsidRPr="006518C9" w:rsidRDefault="00921A47">
            <w:pPr>
              <w:pStyle w:val="HTMLPreformatted"/>
            </w:pPr>
            <w:r w:rsidRPr="006518C9">
              <w:t xml:space="preserve">    &lt;SearchDatabase numDatabaseSequences="163648" location="C:/Work/PSI/mzIdentML/ProteinInference/Rosetta2/FASTAs, neat/Rosetta_uniprot_20130402_mouse_FULL_UNIPROT_can+iso.fasta" id="SearchDB_1"&gt;</w:t>
            </w:r>
          </w:p>
          <w:p w14:paraId="7E6F8629" w14:textId="77777777" w:rsidR="00921A47" w:rsidRPr="006518C9" w:rsidRDefault="00921A47">
            <w:pPr>
              <w:pStyle w:val="HTMLPreformatted"/>
            </w:pPr>
            <w:r w:rsidRPr="006518C9">
              <w:t xml:space="preserve">  ...</w:t>
            </w:r>
          </w:p>
          <w:p w14:paraId="177ACCCE" w14:textId="77777777" w:rsidR="00921A47" w:rsidRPr="006518C9" w:rsidRDefault="00921A47">
            <w:pPr>
              <w:pStyle w:val="HTMLPreformatted"/>
            </w:pPr>
            <w:r w:rsidRPr="006518C9">
              <w:t>&lt;/Inputs&gt;</w:t>
            </w:r>
          </w:p>
        </w:tc>
      </w:tr>
    </w:tbl>
    <w:p w14:paraId="40ACE18F" w14:textId="77777777" w:rsidR="00921A47" w:rsidRPr="006518C9" w:rsidRDefault="00921A47" w:rsidP="00921A47">
      <w:pPr>
        <w:rPr>
          <w:lang w:val="en-US"/>
        </w:rPr>
      </w:pPr>
    </w:p>
    <w:p w14:paraId="4355FBF2" w14:textId="77777777" w:rsidR="00921A47" w:rsidRPr="006518C9" w:rsidRDefault="00921A47" w:rsidP="00921A47">
      <w:pPr>
        <w:pStyle w:val="Heading2"/>
      </w:pPr>
      <w:bookmarkStart w:id="212" w:name="_Toc457214093"/>
      <w:r w:rsidRPr="006518C9">
        <w:t>Element &lt;</w:t>
      </w:r>
      <w:bookmarkStart w:id="213" w:name="InputSpectra"/>
      <w:r w:rsidRPr="006518C9">
        <w:t>InputSpectra</w:t>
      </w:r>
      <w:bookmarkEnd w:id="213"/>
      <w:r w:rsidRPr="006518C9">
        <w:t>&gt;</w:t>
      </w:r>
      <w:bookmarkEnd w:id="2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8470"/>
      </w:tblGrid>
      <w:tr w:rsidR="00921A47" w:rsidRPr="006518C9" w14:paraId="3FEA2B9F" w14:textId="77777777" w:rsidTr="00921A47">
        <w:trPr>
          <w:tblCellSpacing w:w="15" w:type="dxa"/>
        </w:trPr>
        <w:tc>
          <w:tcPr>
            <w:tcW w:w="0" w:type="auto"/>
            <w:vAlign w:val="center"/>
            <w:hideMark/>
          </w:tcPr>
          <w:p w14:paraId="54AF5A5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628A260" w14:textId="77777777" w:rsidR="00921A47" w:rsidRPr="006518C9" w:rsidRDefault="00921A47">
            <w:pPr>
              <w:rPr>
                <w:sz w:val="24"/>
                <w:szCs w:val="24"/>
                <w:lang w:val="en-US"/>
              </w:rPr>
            </w:pPr>
            <w:r w:rsidRPr="006518C9">
              <w:rPr>
                <w:lang w:val="en-US"/>
              </w:rPr>
              <w:t xml:space="preserve">One of the spectra data sets used. </w:t>
            </w:r>
          </w:p>
        </w:tc>
      </w:tr>
      <w:tr w:rsidR="00921A47" w:rsidRPr="006518C9" w14:paraId="5C7F0DBF" w14:textId="77777777" w:rsidTr="00921A47">
        <w:trPr>
          <w:tblCellSpacing w:w="15" w:type="dxa"/>
        </w:trPr>
        <w:tc>
          <w:tcPr>
            <w:tcW w:w="0" w:type="auto"/>
            <w:vAlign w:val="center"/>
            <w:hideMark/>
          </w:tcPr>
          <w:p w14:paraId="1598381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BABE50E" w14:textId="77777777" w:rsidR="00921A47" w:rsidRPr="006518C9" w:rsidRDefault="00921A47">
            <w:pPr>
              <w:rPr>
                <w:sz w:val="24"/>
                <w:szCs w:val="24"/>
                <w:lang w:val="en-US"/>
              </w:rPr>
            </w:pPr>
            <w:r w:rsidRPr="006518C9">
              <w:rPr>
                <w:lang w:val="en-US"/>
              </w:rPr>
              <w:t xml:space="preserve">InputSpectraType </w:t>
            </w:r>
          </w:p>
        </w:tc>
      </w:tr>
      <w:tr w:rsidR="00921A47" w:rsidRPr="006518C9" w14:paraId="2B1B2644" w14:textId="77777777" w:rsidTr="00921A47">
        <w:trPr>
          <w:tblCellSpacing w:w="15" w:type="dxa"/>
        </w:trPr>
        <w:tc>
          <w:tcPr>
            <w:tcW w:w="0" w:type="auto"/>
            <w:vAlign w:val="center"/>
            <w:hideMark/>
          </w:tcPr>
          <w:p w14:paraId="113F330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52"/>
            </w:tblGrid>
            <w:tr w:rsidR="00921A47" w:rsidRPr="006518C9" w14:paraId="3790EC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964B5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45B3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BF8F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AE7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3E0C5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D4519C" w14:textId="77777777" w:rsidR="00921A47" w:rsidRPr="006518C9" w:rsidRDefault="00921A47">
                  <w:pPr>
                    <w:rPr>
                      <w:sz w:val="24"/>
                      <w:szCs w:val="24"/>
                      <w:lang w:val="en-US"/>
                    </w:rPr>
                  </w:pPr>
                  <w:r w:rsidRPr="006518C9">
                    <w:rPr>
                      <w:lang w:val="en-US"/>
                    </w:rP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BA05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22AA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C1439" w14:textId="77777777" w:rsidR="00921A47" w:rsidRPr="006518C9" w:rsidRDefault="00921A47">
                  <w:pPr>
                    <w:rPr>
                      <w:sz w:val="24"/>
                      <w:szCs w:val="24"/>
                      <w:lang w:val="en-US"/>
                    </w:rPr>
                  </w:pPr>
                  <w:r w:rsidRPr="006518C9">
                    <w:rPr>
                      <w:lang w:val="en-US"/>
                    </w:rPr>
                    <w:t xml:space="preserve">A reference to the SpectraData element which locates the input spectra to an external file. </w:t>
                  </w:r>
                </w:p>
              </w:tc>
            </w:tr>
          </w:tbl>
          <w:p w14:paraId="410D0239" w14:textId="77777777" w:rsidR="00921A47" w:rsidRPr="006518C9" w:rsidRDefault="00921A47">
            <w:pPr>
              <w:rPr>
                <w:sz w:val="24"/>
                <w:szCs w:val="24"/>
                <w:lang w:val="en-US"/>
              </w:rPr>
            </w:pPr>
          </w:p>
        </w:tc>
      </w:tr>
      <w:tr w:rsidR="00921A47" w:rsidRPr="006518C9" w14:paraId="6EAA7938" w14:textId="77777777" w:rsidTr="00921A47">
        <w:trPr>
          <w:tblCellSpacing w:w="15" w:type="dxa"/>
        </w:trPr>
        <w:tc>
          <w:tcPr>
            <w:tcW w:w="0" w:type="auto"/>
            <w:vAlign w:val="center"/>
            <w:hideMark/>
          </w:tcPr>
          <w:p w14:paraId="4B97C536"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18757F89" w14:textId="77777777" w:rsidR="00921A47" w:rsidRPr="006518C9" w:rsidRDefault="00921A47">
            <w:pPr>
              <w:rPr>
                <w:sz w:val="24"/>
                <w:szCs w:val="24"/>
                <w:lang w:val="en-US"/>
              </w:rPr>
            </w:pPr>
            <w:r w:rsidRPr="006518C9">
              <w:rPr>
                <w:lang w:val="en-US"/>
              </w:rPr>
              <w:t>none</w:t>
            </w:r>
          </w:p>
        </w:tc>
      </w:tr>
      <w:tr w:rsidR="00921A47" w:rsidRPr="006518C9" w14:paraId="5E65D391" w14:textId="77777777" w:rsidTr="00921A47">
        <w:trPr>
          <w:tblCellSpacing w:w="15" w:type="dxa"/>
        </w:trPr>
        <w:tc>
          <w:tcPr>
            <w:tcW w:w="0" w:type="auto"/>
            <w:vAlign w:val="center"/>
            <w:hideMark/>
          </w:tcPr>
          <w:p w14:paraId="1CF93A0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032F821" w14:textId="77777777" w:rsidR="00921A47" w:rsidRPr="006518C9" w:rsidRDefault="00921A47">
            <w:pPr>
              <w:pStyle w:val="HTMLPreformatted"/>
            </w:pPr>
            <w:r w:rsidRPr="006518C9">
              <w:t>&lt;InputSpectra spectraData_ref="SD_4299_120114_20_Orbi2_ZC_QC_220_HSAd0-d4-1to1-3_Din.raw"&gt;&lt;/InputSpectra&gt;</w:t>
            </w:r>
          </w:p>
        </w:tc>
      </w:tr>
    </w:tbl>
    <w:p w14:paraId="037249C1" w14:textId="77777777" w:rsidR="00921A47" w:rsidRPr="006518C9" w:rsidRDefault="00921A47" w:rsidP="00921A47">
      <w:pPr>
        <w:rPr>
          <w:lang w:val="en-US"/>
        </w:rPr>
      </w:pPr>
    </w:p>
    <w:p w14:paraId="5284300D" w14:textId="77777777" w:rsidR="00921A47" w:rsidRPr="006518C9" w:rsidRDefault="00921A47" w:rsidP="00921A47">
      <w:pPr>
        <w:pStyle w:val="Heading2"/>
      </w:pPr>
      <w:bookmarkStart w:id="214" w:name="_Toc457214094"/>
      <w:r w:rsidRPr="006518C9">
        <w:t>Element &lt;</w:t>
      </w:r>
      <w:bookmarkStart w:id="215" w:name="InputSpectrumIdentifications"/>
      <w:r w:rsidRPr="006518C9">
        <w:t>InputSpectrumIdentifications</w:t>
      </w:r>
      <w:bookmarkEnd w:id="215"/>
      <w:r w:rsidRPr="006518C9">
        <w:t>&gt;</w:t>
      </w:r>
      <w:bookmarkEnd w:id="2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921A47" w:rsidRPr="006518C9" w14:paraId="6468D992" w14:textId="77777777" w:rsidTr="00921A47">
        <w:trPr>
          <w:tblCellSpacing w:w="15" w:type="dxa"/>
        </w:trPr>
        <w:tc>
          <w:tcPr>
            <w:tcW w:w="0" w:type="auto"/>
            <w:vAlign w:val="center"/>
            <w:hideMark/>
          </w:tcPr>
          <w:p w14:paraId="343452B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570BB4" w14:textId="77777777" w:rsidR="00921A47" w:rsidRPr="006518C9" w:rsidRDefault="00921A47">
            <w:pPr>
              <w:rPr>
                <w:sz w:val="24"/>
                <w:szCs w:val="24"/>
                <w:lang w:val="en-US"/>
              </w:rPr>
            </w:pPr>
            <w:r w:rsidRPr="006518C9">
              <w:rPr>
                <w:lang w:val="en-US"/>
              </w:rPr>
              <w:t xml:space="preserve">The lists of spectrum identifications that are input to the protein detection process. </w:t>
            </w:r>
          </w:p>
        </w:tc>
      </w:tr>
      <w:tr w:rsidR="00921A47" w:rsidRPr="006518C9" w14:paraId="7E4F229F" w14:textId="77777777" w:rsidTr="00921A47">
        <w:trPr>
          <w:tblCellSpacing w:w="15" w:type="dxa"/>
        </w:trPr>
        <w:tc>
          <w:tcPr>
            <w:tcW w:w="0" w:type="auto"/>
            <w:vAlign w:val="center"/>
            <w:hideMark/>
          </w:tcPr>
          <w:p w14:paraId="256FA66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750B57C" w14:textId="77777777" w:rsidR="00921A47" w:rsidRPr="006518C9" w:rsidRDefault="00921A47">
            <w:pPr>
              <w:rPr>
                <w:sz w:val="24"/>
                <w:szCs w:val="24"/>
                <w:lang w:val="en-US"/>
              </w:rPr>
            </w:pPr>
            <w:r w:rsidRPr="006518C9">
              <w:rPr>
                <w:lang w:val="en-US"/>
              </w:rPr>
              <w:t xml:space="preserve">InputSpectrumIdentificationsType </w:t>
            </w:r>
          </w:p>
        </w:tc>
      </w:tr>
      <w:tr w:rsidR="00921A47" w:rsidRPr="006518C9" w14:paraId="3DF6BE26" w14:textId="77777777" w:rsidTr="00921A47">
        <w:trPr>
          <w:tblCellSpacing w:w="15" w:type="dxa"/>
        </w:trPr>
        <w:tc>
          <w:tcPr>
            <w:tcW w:w="0" w:type="auto"/>
            <w:vAlign w:val="center"/>
            <w:hideMark/>
          </w:tcPr>
          <w:p w14:paraId="3CF0200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921A47" w:rsidRPr="006518C9" w14:paraId="0AB101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098688"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AEF0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03D9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B80B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6145B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8C456F" w14:textId="77777777" w:rsidR="00921A47" w:rsidRPr="006518C9" w:rsidRDefault="00921A47">
                  <w:pPr>
                    <w:rPr>
                      <w:sz w:val="24"/>
                      <w:szCs w:val="24"/>
                      <w:lang w:val="en-US"/>
                    </w:rPr>
                  </w:pPr>
                  <w:r w:rsidRPr="006518C9">
                    <w:rPr>
                      <w:lang w:val="en-US"/>
                    </w:rP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0985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0A2A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D06A2" w14:textId="77777777" w:rsidR="00921A47" w:rsidRPr="006518C9" w:rsidRDefault="00921A47">
                  <w:pPr>
                    <w:rPr>
                      <w:sz w:val="24"/>
                      <w:szCs w:val="24"/>
                      <w:lang w:val="en-US"/>
                    </w:rPr>
                  </w:pPr>
                  <w:r w:rsidRPr="006518C9">
                    <w:rPr>
                      <w:lang w:val="en-US"/>
                    </w:rPr>
                    <w:t xml:space="preserve">A reference to the list of spectrum identifications that were input to the process. </w:t>
                  </w:r>
                </w:p>
              </w:tc>
            </w:tr>
          </w:tbl>
          <w:p w14:paraId="660737DB" w14:textId="77777777" w:rsidR="00921A47" w:rsidRPr="006518C9" w:rsidRDefault="00921A47">
            <w:pPr>
              <w:rPr>
                <w:sz w:val="24"/>
                <w:szCs w:val="24"/>
                <w:lang w:val="en-US"/>
              </w:rPr>
            </w:pPr>
          </w:p>
        </w:tc>
      </w:tr>
      <w:tr w:rsidR="00921A47" w:rsidRPr="006518C9" w14:paraId="418F7BDF" w14:textId="77777777" w:rsidTr="00921A47">
        <w:trPr>
          <w:tblCellSpacing w:w="15" w:type="dxa"/>
        </w:trPr>
        <w:tc>
          <w:tcPr>
            <w:tcW w:w="0" w:type="auto"/>
            <w:vAlign w:val="center"/>
            <w:hideMark/>
          </w:tcPr>
          <w:p w14:paraId="3DE99FBB"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6A1A04D" w14:textId="77777777" w:rsidR="00921A47" w:rsidRPr="006518C9" w:rsidRDefault="00921A47">
            <w:pPr>
              <w:rPr>
                <w:sz w:val="24"/>
                <w:szCs w:val="24"/>
                <w:lang w:val="en-US"/>
              </w:rPr>
            </w:pPr>
            <w:r w:rsidRPr="006518C9">
              <w:rPr>
                <w:lang w:val="en-US"/>
              </w:rPr>
              <w:t>none</w:t>
            </w:r>
          </w:p>
        </w:tc>
      </w:tr>
      <w:tr w:rsidR="00921A47" w:rsidRPr="006518C9" w14:paraId="43CC192B" w14:textId="77777777" w:rsidTr="00921A47">
        <w:trPr>
          <w:tblCellSpacing w:w="15" w:type="dxa"/>
        </w:trPr>
        <w:tc>
          <w:tcPr>
            <w:tcW w:w="0" w:type="auto"/>
            <w:vAlign w:val="center"/>
            <w:hideMark/>
          </w:tcPr>
          <w:p w14:paraId="388FE1F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2DBC2C8" w14:textId="77777777" w:rsidR="00921A47" w:rsidRPr="006518C9" w:rsidRDefault="00921A47">
            <w:pPr>
              <w:pStyle w:val="HTMLPreformatted"/>
            </w:pPr>
            <w:r w:rsidRPr="006518C9">
              <w:t>&lt;InputSpectrumIdentifications spectrumIdentificationList_ref="SII_LIST_1"/&gt;</w:t>
            </w:r>
          </w:p>
        </w:tc>
      </w:tr>
    </w:tbl>
    <w:p w14:paraId="07EE6E67" w14:textId="77777777" w:rsidR="00921A47" w:rsidRPr="006518C9" w:rsidRDefault="00921A47" w:rsidP="00921A47">
      <w:pPr>
        <w:rPr>
          <w:lang w:val="en-US"/>
        </w:rPr>
      </w:pPr>
    </w:p>
    <w:p w14:paraId="610E1F7C" w14:textId="77777777" w:rsidR="00921A47" w:rsidRPr="006518C9" w:rsidRDefault="00921A47" w:rsidP="00921A47">
      <w:pPr>
        <w:pStyle w:val="Heading2"/>
      </w:pPr>
      <w:bookmarkStart w:id="216" w:name="_Toc457214095"/>
      <w:r w:rsidRPr="006518C9">
        <w:t>Element &lt;</w:t>
      </w:r>
      <w:bookmarkStart w:id="217" w:name="IonType"/>
      <w:r w:rsidRPr="006518C9">
        <w:t>IonType</w:t>
      </w:r>
      <w:bookmarkEnd w:id="217"/>
      <w:r w:rsidRPr="006518C9">
        <w:t>&gt;</w:t>
      </w:r>
      <w:bookmarkEnd w:id="2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5"/>
        <w:gridCol w:w="8057"/>
      </w:tblGrid>
      <w:tr w:rsidR="00921A47" w:rsidRPr="006518C9" w14:paraId="73C496AA" w14:textId="77777777" w:rsidTr="008F498D">
        <w:trPr>
          <w:tblCellSpacing w:w="15" w:type="dxa"/>
        </w:trPr>
        <w:tc>
          <w:tcPr>
            <w:tcW w:w="0" w:type="auto"/>
            <w:vAlign w:val="center"/>
            <w:hideMark/>
          </w:tcPr>
          <w:p w14:paraId="75DACF7B" w14:textId="77777777" w:rsidR="00921A47" w:rsidRPr="006518C9" w:rsidRDefault="00921A47">
            <w:pPr>
              <w:rPr>
                <w:sz w:val="24"/>
                <w:szCs w:val="24"/>
                <w:lang w:val="en-US"/>
              </w:rPr>
            </w:pPr>
            <w:r w:rsidRPr="006518C9">
              <w:rPr>
                <w:b/>
                <w:bCs/>
                <w:lang w:val="en-US"/>
              </w:rPr>
              <w:t>Definition:</w:t>
            </w:r>
          </w:p>
        </w:tc>
        <w:tc>
          <w:tcPr>
            <w:tcW w:w="6804" w:type="dxa"/>
            <w:vAlign w:val="center"/>
            <w:hideMark/>
          </w:tcPr>
          <w:p w14:paraId="6656900D" w14:textId="77777777" w:rsidR="008F498D" w:rsidRPr="006518C9" w:rsidRDefault="00921A47" w:rsidP="008F498D">
            <w:pPr>
              <w:rPr>
                <w:lang w:val="en-US"/>
              </w:rPr>
            </w:pPr>
            <w:r w:rsidRPr="006518C9">
              <w:rPr>
                <w:lang w:val="en-US"/>
              </w:rPr>
              <w:t>IonType defines the index of fragmentation ions being report</w:t>
            </w:r>
            <w:r w:rsidR="008F498D" w:rsidRPr="006518C9">
              <w:rPr>
                <w:lang w:val="en-US"/>
              </w:rPr>
              <w:t>ed, importing a CV term for the</w:t>
            </w:r>
          </w:p>
          <w:p w14:paraId="21E131FE" w14:textId="77777777" w:rsidR="008F498D" w:rsidRPr="006518C9" w:rsidRDefault="008F498D" w:rsidP="008F498D">
            <w:pPr>
              <w:rPr>
                <w:lang w:val="en-US"/>
              </w:rPr>
            </w:pPr>
            <w:r w:rsidRPr="006518C9">
              <w:rPr>
                <w:lang w:val="en-US"/>
              </w:rPr>
              <w:lastRenderedPageBreak/>
              <w:t>T</w:t>
            </w:r>
            <w:r w:rsidR="00921A47" w:rsidRPr="006518C9">
              <w:rPr>
                <w:lang w:val="en-US"/>
              </w:rPr>
              <w:t>ype</w:t>
            </w:r>
            <w:r w:rsidRPr="006518C9">
              <w:rPr>
                <w:lang w:val="en-US"/>
              </w:rPr>
              <w:t xml:space="preserve"> </w:t>
            </w:r>
            <w:r w:rsidR="00921A47" w:rsidRPr="006518C9">
              <w:rPr>
                <w:lang w:val="en-US"/>
              </w:rPr>
              <w:t xml:space="preserve">of ion e.g. b ion. Example: if b3 b7 b8 and b10 have been </w:t>
            </w:r>
            <w:r w:rsidRPr="006518C9">
              <w:rPr>
                <w:lang w:val="en-US"/>
              </w:rPr>
              <w:t>identified, the index attribute</w:t>
            </w:r>
          </w:p>
          <w:p w14:paraId="5747ACFF" w14:textId="77777777" w:rsidR="00921A47" w:rsidRPr="006518C9" w:rsidRDefault="00921A47" w:rsidP="008F498D">
            <w:pPr>
              <w:rPr>
                <w:sz w:val="24"/>
                <w:szCs w:val="24"/>
                <w:lang w:val="en-US"/>
              </w:rPr>
            </w:pPr>
            <w:r w:rsidRPr="006518C9">
              <w:rPr>
                <w:lang w:val="en-US"/>
              </w:rPr>
              <w:t xml:space="preserve">will contain 3 7 8 10, and the corresponding values will be reported in parallel arrays below </w:t>
            </w:r>
          </w:p>
        </w:tc>
      </w:tr>
      <w:tr w:rsidR="00921A47" w:rsidRPr="006518C9" w14:paraId="67E1A54C" w14:textId="77777777" w:rsidTr="008F498D">
        <w:trPr>
          <w:tblCellSpacing w:w="15" w:type="dxa"/>
        </w:trPr>
        <w:tc>
          <w:tcPr>
            <w:tcW w:w="0" w:type="auto"/>
            <w:vAlign w:val="center"/>
            <w:hideMark/>
          </w:tcPr>
          <w:p w14:paraId="57D4E467" w14:textId="77777777" w:rsidR="00921A47" w:rsidRPr="006518C9" w:rsidRDefault="00921A47">
            <w:pPr>
              <w:rPr>
                <w:sz w:val="24"/>
                <w:szCs w:val="24"/>
                <w:lang w:val="en-US"/>
              </w:rPr>
            </w:pPr>
            <w:r w:rsidRPr="006518C9">
              <w:rPr>
                <w:b/>
                <w:bCs/>
                <w:lang w:val="en-US"/>
              </w:rPr>
              <w:lastRenderedPageBreak/>
              <w:t>Type:</w:t>
            </w:r>
          </w:p>
        </w:tc>
        <w:tc>
          <w:tcPr>
            <w:tcW w:w="6804" w:type="dxa"/>
            <w:vAlign w:val="center"/>
            <w:hideMark/>
          </w:tcPr>
          <w:p w14:paraId="1D4B2BF2" w14:textId="77777777" w:rsidR="00921A47" w:rsidRPr="006518C9" w:rsidRDefault="00921A47">
            <w:pPr>
              <w:rPr>
                <w:sz w:val="24"/>
                <w:szCs w:val="24"/>
                <w:lang w:val="en-US"/>
              </w:rPr>
            </w:pPr>
            <w:r w:rsidRPr="006518C9">
              <w:rPr>
                <w:lang w:val="en-US"/>
              </w:rPr>
              <w:t xml:space="preserve">IonTypeType </w:t>
            </w:r>
          </w:p>
        </w:tc>
      </w:tr>
      <w:tr w:rsidR="00921A47" w:rsidRPr="006518C9" w14:paraId="2CAD0390" w14:textId="77777777" w:rsidTr="008F498D">
        <w:trPr>
          <w:tblCellSpacing w:w="15" w:type="dxa"/>
        </w:trPr>
        <w:tc>
          <w:tcPr>
            <w:tcW w:w="0" w:type="auto"/>
            <w:vAlign w:val="center"/>
            <w:hideMark/>
          </w:tcPr>
          <w:p w14:paraId="568F5243" w14:textId="77777777" w:rsidR="00921A47" w:rsidRPr="006518C9" w:rsidRDefault="00921A47">
            <w:pPr>
              <w:rPr>
                <w:sz w:val="24"/>
                <w:szCs w:val="24"/>
                <w:lang w:val="en-US"/>
              </w:rPr>
            </w:pPr>
            <w:r w:rsidRPr="006518C9">
              <w:rPr>
                <w:b/>
                <w:bCs/>
                <w:lang w:val="en-U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rsidRPr="006518C9" w14:paraId="1A2156C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53C5A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1A3E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9BCC5"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71BA1F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19F91D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09CB4F" w14:textId="77777777" w:rsidR="00921A47" w:rsidRPr="006518C9" w:rsidRDefault="00921A47">
                  <w:pPr>
                    <w:rPr>
                      <w:sz w:val="24"/>
                      <w:szCs w:val="24"/>
                      <w:lang w:val="en-US"/>
                    </w:rPr>
                  </w:pPr>
                  <w:r w:rsidRPr="006518C9">
                    <w:rPr>
                      <w:lang w:val="en-US"/>
                    </w:rPr>
                    <w:t>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C95B15"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8161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A351626" w14:textId="77777777" w:rsidR="00921A47" w:rsidRPr="006518C9" w:rsidRDefault="00921A47">
                  <w:pPr>
                    <w:rPr>
                      <w:sz w:val="24"/>
                      <w:szCs w:val="24"/>
                      <w:lang w:val="en-US"/>
                    </w:rPr>
                  </w:pPr>
                  <w:r w:rsidRPr="006518C9">
                    <w:rPr>
                      <w:lang w:val="en-US"/>
                    </w:rPr>
                    <w:t>The charge of the identified fragmentation ions.</w:t>
                  </w:r>
                </w:p>
              </w:tc>
            </w:tr>
            <w:tr w:rsidR="00921A47" w:rsidRPr="006518C9" w14:paraId="0DD40B9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A9A285" w14:textId="77777777" w:rsidR="00921A47" w:rsidRPr="006518C9" w:rsidRDefault="00921A47">
                  <w:pPr>
                    <w:rPr>
                      <w:sz w:val="24"/>
                      <w:szCs w:val="24"/>
                      <w:lang w:val="en-US"/>
                    </w:rPr>
                  </w:pPr>
                  <w:r w:rsidRPr="006518C9">
                    <w:rPr>
                      <w:lang w:val="en-US"/>
                    </w:rP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C8683" w14:textId="77777777" w:rsidR="00921A47" w:rsidRPr="006518C9" w:rsidRDefault="00921A47">
                  <w:pPr>
                    <w:rPr>
                      <w:sz w:val="24"/>
                      <w:szCs w:val="24"/>
                      <w:lang w:val="en-US"/>
                    </w:rPr>
                  </w:pPr>
                  <w:r w:rsidRPr="006518C9">
                    <w:rPr>
                      <w:lang w:val="en-US"/>
                    </w:rP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0F9EC"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590C4A0" w14:textId="77777777" w:rsidR="00921A47" w:rsidRPr="006518C9" w:rsidRDefault="00921A47">
                  <w:pPr>
                    <w:rPr>
                      <w:sz w:val="24"/>
                      <w:szCs w:val="24"/>
                      <w:lang w:val="en-US"/>
                    </w:rPr>
                  </w:pPr>
                  <w:r w:rsidRPr="006518C9">
                    <w:rPr>
                      <w:lang w:val="en-US"/>
                    </w:rPr>
                    <w:t xml:space="preserve">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 </w:t>
                  </w:r>
                </w:p>
              </w:tc>
            </w:tr>
          </w:tbl>
          <w:p w14:paraId="1ACC5A32" w14:textId="77777777" w:rsidR="00921A47" w:rsidRPr="006518C9" w:rsidRDefault="00921A47">
            <w:pPr>
              <w:rPr>
                <w:sz w:val="24"/>
                <w:szCs w:val="24"/>
                <w:lang w:val="en-US"/>
              </w:rPr>
            </w:pPr>
          </w:p>
        </w:tc>
      </w:tr>
      <w:tr w:rsidR="00921A47" w:rsidRPr="006518C9" w14:paraId="5A2D9643" w14:textId="77777777" w:rsidTr="008F498D">
        <w:trPr>
          <w:tblCellSpacing w:w="15" w:type="dxa"/>
        </w:trPr>
        <w:tc>
          <w:tcPr>
            <w:tcW w:w="0" w:type="auto"/>
            <w:vAlign w:val="center"/>
            <w:hideMark/>
          </w:tcPr>
          <w:p w14:paraId="046E6529" w14:textId="77777777" w:rsidR="00921A47" w:rsidRPr="006518C9" w:rsidRDefault="00921A47">
            <w:pPr>
              <w:rPr>
                <w:sz w:val="24"/>
                <w:szCs w:val="24"/>
                <w:lang w:val="en-US"/>
              </w:rPr>
            </w:pPr>
            <w:r w:rsidRPr="006518C9">
              <w:rPr>
                <w:b/>
                <w:bCs/>
                <w:lang w:val="en-US"/>
              </w:rPr>
              <w:t>Subelements: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rsidRPr="006518C9" w14:paraId="4666450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2B921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F442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786C8"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83A79F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DE773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743719" w14:textId="77777777" w:rsidR="00921A47" w:rsidRPr="006518C9" w:rsidRDefault="00A6726E">
                  <w:pPr>
                    <w:rPr>
                      <w:sz w:val="24"/>
                      <w:szCs w:val="24"/>
                      <w:lang w:val="en-US"/>
                    </w:rPr>
                  </w:pPr>
                  <w:hyperlink w:anchor="FragmentArray" w:history="1">
                    <w:r w:rsidR="00921A47" w:rsidRPr="006518C9">
                      <w:rPr>
                        <w:rStyle w:val="Hyperlink"/>
                        <w:lang w:val="en-US"/>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72B47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11E47"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C7371B7"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4FB42ED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9024AA"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DB63A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9D11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D27ECCD" w14:textId="77777777" w:rsidR="00921A47" w:rsidRPr="006518C9" w:rsidRDefault="00921A47">
                  <w:pPr>
                    <w:rPr>
                      <w:sz w:val="24"/>
                      <w:szCs w:val="24"/>
                      <w:lang w:val="en-US"/>
                    </w:rPr>
                  </w:pPr>
                  <w:r w:rsidRPr="006518C9">
                    <w:rPr>
                      <w:lang w:val="en-US"/>
                    </w:rPr>
                    <w:t>A single user-defined parameter.</w:t>
                  </w:r>
                </w:p>
              </w:tc>
            </w:tr>
            <w:tr w:rsidR="00921A47" w:rsidRPr="006518C9" w14:paraId="5365705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75DB0D"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615F9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DAE01"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0291708" w14:textId="77777777" w:rsidR="00921A47" w:rsidRPr="006518C9" w:rsidRDefault="00921A47">
                  <w:pPr>
                    <w:rPr>
                      <w:sz w:val="24"/>
                      <w:szCs w:val="24"/>
                      <w:lang w:val="en-US"/>
                    </w:rPr>
                  </w:pPr>
                  <w:r w:rsidRPr="006518C9">
                    <w:rPr>
                      <w:lang w:val="en-US"/>
                    </w:rPr>
                    <w:t>A single entry from an ontology or a controlled vocabulary.</w:t>
                  </w:r>
                </w:p>
              </w:tc>
            </w:tr>
          </w:tbl>
          <w:p w14:paraId="75946D2F" w14:textId="77777777" w:rsidR="00921A47" w:rsidRPr="006518C9" w:rsidRDefault="00921A47">
            <w:pPr>
              <w:rPr>
                <w:sz w:val="24"/>
                <w:szCs w:val="24"/>
                <w:lang w:val="en-US"/>
              </w:rPr>
            </w:pPr>
          </w:p>
        </w:tc>
      </w:tr>
      <w:tr w:rsidR="00921A47" w:rsidRPr="006518C9" w14:paraId="644D565E" w14:textId="77777777" w:rsidTr="008F498D">
        <w:trPr>
          <w:tblCellSpacing w:w="15" w:type="dxa"/>
        </w:trPr>
        <w:tc>
          <w:tcPr>
            <w:tcW w:w="0" w:type="auto"/>
            <w:vAlign w:val="center"/>
            <w:hideMark/>
          </w:tcPr>
          <w:p w14:paraId="21EA81A7" w14:textId="77777777" w:rsidR="00921A47" w:rsidRPr="006518C9" w:rsidRDefault="00921A47">
            <w:pPr>
              <w:rPr>
                <w:sz w:val="24"/>
                <w:szCs w:val="24"/>
                <w:lang w:val="en-US"/>
              </w:rPr>
            </w:pPr>
            <w:r w:rsidRPr="006518C9">
              <w:rPr>
                <w:b/>
                <w:bCs/>
                <w:lang w:val="en-US"/>
              </w:rPr>
              <w:t>Example Context:</w:t>
            </w:r>
          </w:p>
        </w:tc>
        <w:tc>
          <w:tcPr>
            <w:tcW w:w="6804" w:type="dxa"/>
            <w:vAlign w:val="center"/>
            <w:hideMark/>
          </w:tcPr>
          <w:p w14:paraId="3C7C9A11" w14:textId="77777777" w:rsidR="00921A47" w:rsidRPr="006518C9" w:rsidRDefault="00921A47">
            <w:pPr>
              <w:pStyle w:val="HTMLPreformatted"/>
            </w:pPr>
            <w:r w:rsidRPr="006518C9">
              <w:t xml:space="preserve">              &lt;IonType charge="1" index="1 2 3 4 5 6 7 8 9 10 11 12 13 14 15 16 17 18 19 20 21 22 23"&gt;</w:t>
            </w:r>
          </w:p>
          <w:p w14:paraId="132F5313" w14:textId="77777777" w:rsidR="008F498D" w:rsidRPr="006518C9" w:rsidRDefault="00921A47">
            <w:pPr>
              <w:pStyle w:val="HTMLPreformatted"/>
            </w:pPr>
            <w:r w:rsidRPr="006518C9">
              <w:t xml:space="preserve">                &lt;FragmentArray measure_ref="Measure_MZ" values="175.</w:t>
            </w:r>
            <w:r w:rsidR="008F498D" w:rsidRPr="006518C9">
              <w:t>1193695 232.1403961 289.1618958</w:t>
            </w:r>
          </w:p>
          <w:p w14:paraId="1992ABAA" w14:textId="77777777" w:rsidR="008F498D" w:rsidRPr="006518C9" w:rsidRDefault="00921A47">
            <w:pPr>
              <w:pStyle w:val="HTMLPreformatted"/>
            </w:pPr>
            <w:r w:rsidRPr="006518C9">
              <w:t>452.2268982 509.2429504 566.2701416 653.2999268 710.3218994 767.3411</w:t>
            </w:r>
            <w:r w:rsidR="008F498D" w:rsidRPr="006518C9">
              <w:t>865 854.3770752 911.3968506 968</w:t>
            </w:r>
          </w:p>
          <w:p w14:paraId="2AD04F3B" w14:textId="77777777" w:rsidR="008F498D" w:rsidRPr="006518C9" w:rsidRDefault="00921A47">
            <w:pPr>
              <w:pStyle w:val="HTMLPreformatted"/>
            </w:pPr>
            <w:r w:rsidRPr="006518C9">
              <w:t>4257813 1065.472168 1122.492432 1285.553833 1399.612305 1456.62561 1513</w:t>
            </w:r>
            <w:r w:rsidR="008F498D" w:rsidRPr="006518C9">
              <w:t>.645874 1570.669067 1733.721191</w:t>
            </w:r>
          </w:p>
          <w:p w14:paraId="147C664C" w14:textId="77777777" w:rsidR="00921A47" w:rsidRPr="006518C9" w:rsidRDefault="00921A47">
            <w:pPr>
              <w:pStyle w:val="HTMLPreformatted"/>
            </w:pPr>
            <w:r w:rsidRPr="006518C9">
              <w:t>1830.793213 1887.808105 1944.829834"/&gt;</w:t>
            </w:r>
          </w:p>
          <w:p w14:paraId="036D3F9D" w14:textId="77777777" w:rsidR="008F498D" w:rsidRPr="006518C9" w:rsidRDefault="00921A47">
            <w:pPr>
              <w:pStyle w:val="HTMLPreformatted"/>
            </w:pPr>
            <w:r w:rsidRPr="006518C9">
              <w:t xml:space="preserve">                &lt;FragmentArray measure_ref="Measure_Int" values="</w:t>
            </w:r>
            <w:r w:rsidR="008F498D" w:rsidRPr="006518C9">
              <w:t>5939.5844726563 4933.5014648438</w:t>
            </w:r>
          </w:p>
          <w:p w14:paraId="112E20E3" w14:textId="77777777" w:rsidR="008F498D" w:rsidRPr="006518C9" w:rsidRDefault="00921A47">
            <w:pPr>
              <w:pStyle w:val="HTMLPreformatted"/>
            </w:pPr>
            <w:r w:rsidRPr="006518C9">
              <w:t>13310.7265625 5077.6694335938 5685.9287109375 13253.552734375 7620.094726</w:t>
            </w:r>
            <w:r w:rsidR="008F498D" w:rsidRPr="006518C9">
              <w:t>5625 7724.3696289063</w:t>
            </w:r>
          </w:p>
          <w:p w14:paraId="31B05671" w14:textId="77777777" w:rsidR="008F498D" w:rsidRPr="006518C9" w:rsidRDefault="00921A47">
            <w:pPr>
              <w:pStyle w:val="HTMLPreformatted"/>
            </w:pPr>
            <w:r w:rsidRPr="006518C9">
              <w:t>16868.541015625 10552.126953125 11589.0576171875 7839.974121093</w:t>
            </w:r>
            <w:r w:rsidR="008F498D" w:rsidRPr="006518C9">
              <w:t>8 47821.64453125 60335.71484375</w:t>
            </w:r>
          </w:p>
          <w:p w14:paraId="54F10CCF" w14:textId="77777777" w:rsidR="008F498D" w:rsidRPr="006518C9" w:rsidRDefault="00921A47">
            <w:pPr>
              <w:pStyle w:val="HTMLPreformatted"/>
            </w:pPr>
            <w:r w:rsidRPr="006518C9">
              <w:t>21759.3984375 8742.5595703125 11512.0908203125 18130.890625 30577.37</w:t>
            </w:r>
            <w:r w:rsidR="008F498D" w:rsidRPr="006518C9">
              <w:t>5 3801.3923339844 8051.07421875</w:t>
            </w:r>
          </w:p>
          <w:p w14:paraId="3E854049" w14:textId="77777777" w:rsidR="00921A47" w:rsidRPr="006518C9" w:rsidRDefault="00921A47">
            <w:pPr>
              <w:pStyle w:val="HTMLPreformatted"/>
            </w:pPr>
            <w:r w:rsidRPr="006518C9">
              <w:t>1954.5501708984 4844.9125976563"/&gt;</w:t>
            </w:r>
          </w:p>
          <w:p w14:paraId="18FFF741" w14:textId="77777777" w:rsidR="008F498D" w:rsidRPr="006518C9" w:rsidRDefault="00921A47">
            <w:pPr>
              <w:pStyle w:val="HTMLPreformatted"/>
            </w:pPr>
            <w:r w:rsidRPr="006518C9">
              <w:t xml:space="preserve">                &lt;FragmentArray measure_ref="Measure_Erro</w:t>
            </w:r>
            <w:r w:rsidR="008F498D" w:rsidRPr="006518C9">
              <w:t>r" values="4.173258879802688E-4</w:t>
            </w:r>
          </w:p>
          <w:p w14:paraId="2EBD3E13" w14:textId="77777777" w:rsidR="008F498D" w:rsidRPr="006518C9" w:rsidRDefault="00921A47">
            <w:pPr>
              <w:pStyle w:val="HTMLPreformatted"/>
            </w:pPr>
            <w:r w:rsidRPr="006518C9">
              <w:t>-1.9794682032170385E-5 1.618474794895519E-5 0.0016900521</w:t>
            </w:r>
            <w:r w:rsidR="008F498D" w:rsidRPr="006518C9">
              <w:t>97886871 -0.0037214683721344954</w:t>
            </w:r>
          </w:p>
          <w:p w14:paraId="2D0320FE" w14:textId="77777777" w:rsidR="008F498D" w:rsidRPr="006518C9" w:rsidRDefault="00921A47">
            <w:pPr>
              <w:pStyle w:val="HTMLPreformatted"/>
            </w:pPr>
            <w:r w:rsidRPr="006518C9">
              <w:t>0.0020060110579152024 -2.3719321211501665E-4 2.7168621795681247E-4 -0.0019049343</w:t>
            </w:r>
            <w:r w:rsidR="008F498D" w:rsidRPr="006518C9">
              <w:t>519554895</w:t>
            </w:r>
          </w:p>
          <w:p w14:paraId="6C156BB0" w14:textId="77777777" w:rsidR="008F498D" w:rsidRPr="006518C9" w:rsidRDefault="00921A47">
            <w:pPr>
              <w:pStyle w:val="HTMLPreformatted"/>
            </w:pPr>
            <w:r w:rsidRPr="006518C9">
              <w:t>0.0019553613780090018 2.6704080801209784E-4 0.007734020</w:t>
            </w:r>
            <w:r w:rsidR="008F498D" w:rsidRPr="006518C9">
              <w:t>238103767 0.0013568713879976713</w:t>
            </w:r>
          </w:p>
          <w:p w14:paraId="0CD140B7" w14:textId="77777777" w:rsidR="008F498D" w:rsidRPr="006518C9" w:rsidRDefault="00921A47">
            <w:pPr>
              <w:pStyle w:val="HTMLPreformatted"/>
            </w:pPr>
            <w:r w:rsidRPr="006518C9">
              <w:t>1.571508180404635E-4 -0.0017703817320580129 0.013774177</w:t>
            </w:r>
            <w:r w:rsidR="008F498D" w:rsidRPr="006518C9">
              <w:t>127970688 0.0056154565579618065</w:t>
            </w:r>
          </w:p>
          <w:p w14:paraId="52AC7709" w14:textId="77777777" w:rsidR="008F498D" w:rsidRPr="006518C9" w:rsidRDefault="00921A47">
            <w:pPr>
              <w:pStyle w:val="HTMLPreformatted"/>
            </w:pPr>
            <w:r w:rsidRPr="006518C9">
              <w:t>0.004415735988004599 0.006145015418042021 -0.005059517131940083 0.014198</w:t>
            </w:r>
            <w:r w:rsidR="008F498D" w:rsidRPr="006518C9">
              <w:t>63401793009</w:t>
            </w:r>
          </w:p>
          <w:p w14:paraId="3D5F63D8" w14:textId="77777777" w:rsidR="00921A47" w:rsidRPr="006518C9" w:rsidRDefault="00921A47">
            <w:pPr>
              <w:pStyle w:val="HTMLPreformatted"/>
            </w:pPr>
            <w:r w:rsidRPr="006518C9">
              <w:t>0.007626913448120831 0.007892192877989146"/&gt;</w:t>
            </w:r>
          </w:p>
          <w:p w14:paraId="0F862B91" w14:textId="77777777" w:rsidR="00921A47" w:rsidRPr="006518C9" w:rsidRDefault="00921A47">
            <w:pPr>
              <w:pStyle w:val="HTMLPreformatted"/>
            </w:pPr>
            <w:r w:rsidRPr="006518C9">
              <w:t xml:space="preserve">                &lt;cvParam cvRef="PSI-MS" accession="MS:1001220" name="frag: y ion"/&gt;</w:t>
            </w:r>
          </w:p>
          <w:p w14:paraId="294201D7" w14:textId="77777777" w:rsidR="00921A47" w:rsidRPr="006518C9" w:rsidRDefault="00921A47">
            <w:pPr>
              <w:pStyle w:val="HTMLPreformatted"/>
            </w:pPr>
            <w:r w:rsidRPr="006518C9">
              <w:t xml:space="preserve">              &lt;/IonType&gt;</w:t>
            </w:r>
          </w:p>
        </w:tc>
      </w:tr>
      <w:tr w:rsidR="00921A47" w:rsidRPr="006518C9" w14:paraId="283DEF05" w14:textId="77777777" w:rsidTr="008F498D">
        <w:trPr>
          <w:tblCellSpacing w:w="15" w:type="dxa"/>
        </w:trPr>
        <w:tc>
          <w:tcPr>
            <w:tcW w:w="0" w:type="auto"/>
            <w:vAlign w:val="center"/>
            <w:hideMark/>
          </w:tcPr>
          <w:p w14:paraId="05F73602" w14:textId="77777777" w:rsidR="00921A47" w:rsidRPr="006518C9" w:rsidRDefault="00921A47">
            <w:pPr>
              <w:rPr>
                <w:sz w:val="24"/>
                <w:szCs w:val="24"/>
                <w:lang w:val="en-US"/>
              </w:rPr>
            </w:pPr>
            <w:r w:rsidRPr="006518C9">
              <w:rPr>
                <w:b/>
                <w:bCs/>
                <w:lang w:val="en-US"/>
              </w:rPr>
              <w:t>cvParam Mapping Rules:</w:t>
            </w:r>
          </w:p>
        </w:tc>
        <w:tc>
          <w:tcPr>
            <w:tcW w:w="6804" w:type="dxa"/>
            <w:vAlign w:val="center"/>
            <w:hideMark/>
          </w:tcPr>
          <w:p w14:paraId="77DFA6BE" w14:textId="77777777" w:rsidR="008F498D" w:rsidRPr="006518C9" w:rsidRDefault="00921A47">
            <w:pPr>
              <w:pStyle w:val="HTMLPreformatted"/>
            </w:pPr>
            <w:r w:rsidRPr="006518C9">
              <w:t>Path /MzIdentML/DataCollection/AnalysisData/SpectrumIdentificationList/SpectrumIdentificationResult/</w:t>
            </w:r>
          </w:p>
          <w:p w14:paraId="5A0CB3D1" w14:textId="77777777" w:rsidR="00921A47" w:rsidRPr="006518C9" w:rsidRDefault="00921A47">
            <w:pPr>
              <w:pStyle w:val="HTMLPreformatted"/>
            </w:pPr>
            <w:r w:rsidRPr="006518C9">
              <w:t>SpectrumIdentificationItem/Fragmentation/IonType</w:t>
            </w:r>
          </w:p>
          <w:p w14:paraId="345B4F3D" w14:textId="77777777" w:rsidR="00921A47" w:rsidRPr="006518C9" w:rsidRDefault="00921A47">
            <w:pPr>
              <w:pStyle w:val="HTMLPreformatted"/>
            </w:pPr>
            <w:r w:rsidRPr="006518C9">
              <w:t xml:space="preserve">MAY supply a *child* term of </w:t>
            </w:r>
            <w:hyperlink r:id="rId174" w:tgtFrame="new" w:history="1">
              <w:r w:rsidRPr="006518C9">
                <w:rPr>
                  <w:rStyle w:val="Hyperlink"/>
                </w:rPr>
                <w:t>MS:1001221</w:t>
              </w:r>
            </w:hyperlink>
            <w:r w:rsidRPr="006518C9">
              <w:t xml:space="preserve"> (</w:t>
            </w:r>
            <w:r w:rsidRPr="006518C9">
              <w:rPr>
                <w:rStyle w:val="popup"/>
              </w:rPr>
              <w:t>fragmentation information</w:t>
            </w:r>
            <w:r w:rsidRPr="006518C9">
              <w:t>) one or more times</w:t>
            </w:r>
          </w:p>
          <w:p w14:paraId="2DFBA9BC" w14:textId="77777777" w:rsidR="00921A47" w:rsidRPr="006518C9" w:rsidRDefault="00921A47">
            <w:pPr>
              <w:pStyle w:val="HTMLPreformatted"/>
            </w:pPr>
            <w:r w:rsidRPr="006518C9">
              <w:t xml:space="preserve">  e.g.: </w:t>
            </w:r>
            <w:hyperlink r:id="rId175"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2AAB4B38" w14:textId="77777777" w:rsidR="00921A47" w:rsidRPr="006518C9" w:rsidRDefault="00921A47">
            <w:pPr>
              <w:pStyle w:val="HTMLPreformatted"/>
            </w:pPr>
            <w:r w:rsidRPr="006518C9">
              <w:t xml:space="preserve">  e.g.: </w:t>
            </w:r>
            <w:hyperlink r:id="rId176"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0871667C" w14:textId="77777777" w:rsidR="00921A47" w:rsidRPr="006518C9" w:rsidRDefault="00921A47">
            <w:pPr>
              <w:pStyle w:val="HTMLPreformatted"/>
            </w:pPr>
            <w:r w:rsidRPr="006518C9">
              <w:t xml:space="preserve">  e.g.: </w:t>
            </w:r>
            <w:hyperlink r:id="rId177"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01754CF0" w14:textId="77777777" w:rsidR="00921A47" w:rsidRPr="006518C9" w:rsidRDefault="00921A47">
            <w:pPr>
              <w:pStyle w:val="HTMLPreformatted"/>
            </w:pPr>
            <w:r w:rsidRPr="006518C9">
              <w:t xml:space="preserve">  e.g.: </w:t>
            </w:r>
            <w:hyperlink r:id="rId178" w:tgtFrame="new" w:history="1">
              <w:r w:rsidRPr="006518C9">
                <w:rPr>
                  <w:rStyle w:val="Hyperlink"/>
                </w:rPr>
                <w:t>MS:1001220</w:t>
              </w:r>
            </w:hyperlink>
            <w:r w:rsidRPr="006518C9">
              <w:t xml:space="preserve"> (</w:t>
            </w:r>
            <w:r w:rsidRPr="006518C9">
              <w:rPr>
                <w:rStyle w:val="popup"/>
              </w:rPr>
              <w:t>frag: y ion</w:t>
            </w:r>
            <w:r w:rsidRPr="006518C9">
              <w:t xml:space="preserve">) </w:t>
            </w:r>
          </w:p>
          <w:p w14:paraId="0C1534E9" w14:textId="77777777" w:rsidR="00921A47" w:rsidRPr="006518C9" w:rsidRDefault="00921A47">
            <w:pPr>
              <w:pStyle w:val="HTMLPreformatted"/>
            </w:pPr>
            <w:r w:rsidRPr="006518C9">
              <w:lastRenderedPageBreak/>
              <w:t xml:space="preserve">  e.g.: </w:t>
            </w:r>
            <w:hyperlink r:id="rId179" w:tgtFrame="new" w:history="1">
              <w:r w:rsidRPr="006518C9">
                <w:rPr>
                  <w:rStyle w:val="Hyperlink"/>
                </w:rPr>
                <w:t>MS:1001222</w:t>
              </w:r>
            </w:hyperlink>
            <w:r w:rsidRPr="006518C9">
              <w:t xml:space="preserve"> (</w:t>
            </w:r>
            <w:r w:rsidRPr="006518C9">
              <w:rPr>
                <w:rStyle w:val="popup"/>
              </w:rPr>
              <w:t>frag: b ion - H2O</w:t>
            </w:r>
            <w:r w:rsidRPr="006518C9">
              <w:t xml:space="preserve">) </w:t>
            </w:r>
          </w:p>
          <w:p w14:paraId="249B7815" w14:textId="77777777" w:rsidR="00921A47" w:rsidRPr="006518C9" w:rsidRDefault="00921A47">
            <w:pPr>
              <w:pStyle w:val="HTMLPreformatted"/>
            </w:pPr>
            <w:r w:rsidRPr="006518C9">
              <w:t xml:space="preserve">  e.g.: </w:t>
            </w:r>
            <w:hyperlink r:id="rId180" w:tgtFrame="new" w:history="1">
              <w:r w:rsidRPr="006518C9">
                <w:rPr>
                  <w:rStyle w:val="Hyperlink"/>
                </w:rPr>
                <w:t>MS:1001223</w:t>
              </w:r>
            </w:hyperlink>
            <w:r w:rsidRPr="006518C9">
              <w:t xml:space="preserve"> (</w:t>
            </w:r>
            <w:r w:rsidRPr="006518C9">
              <w:rPr>
                <w:rStyle w:val="popup"/>
              </w:rPr>
              <w:t>frag: y ion - H2O</w:t>
            </w:r>
            <w:r w:rsidRPr="006518C9">
              <w:t xml:space="preserve">) </w:t>
            </w:r>
          </w:p>
          <w:p w14:paraId="7B5A8DC3" w14:textId="77777777" w:rsidR="00921A47" w:rsidRPr="006518C9" w:rsidRDefault="00921A47">
            <w:pPr>
              <w:pStyle w:val="HTMLPreformatted"/>
            </w:pPr>
            <w:r w:rsidRPr="006518C9">
              <w:t xml:space="preserve">  e.g.: </w:t>
            </w:r>
            <w:hyperlink r:id="rId181" w:tgtFrame="new" w:history="1">
              <w:r w:rsidRPr="006518C9">
                <w:rPr>
                  <w:rStyle w:val="Hyperlink"/>
                </w:rPr>
                <w:t>MS:1001224</w:t>
              </w:r>
            </w:hyperlink>
            <w:r w:rsidRPr="006518C9">
              <w:t xml:space="preserve"> (</w:t>
            </w:r>
            <w:r w:rsidRPr="006518C9">
              <w:rPr>
                <w:rStyle w:val="popup"/>
              </w:rPr>
              <w:t>frag: b ion</w:t>
            </w:r>
            <w:r w:rsidRPr="006518C9">
              <w:t xml:space="preserve">) </w:t>
            </w:r>
          </w:p>
          <w:p w14:paraId="5BFD6903" w14:textId="77777777" w:rsidR="00921A47" w:rsidRPr="006518C9" w:rsidRDefault="00921A47">
            <w:pPr>
              <w:pStyle w:val="HTMLPreformatted"/>
            </w:pPr>
            <w:r w:rsidRPr="006518C9">
              <w:t xml:space="preserve">  e.g.: </w:t>
            </w:r>
            <w:hyperlink r:id="rId182" w:tgtFrame="new" w:history="1">
              <w:r w:rsidRPr="006518C9">
                <w:rPr>
                  <w:rStyle w:val="Hyperlink"/>
                </w:rPr>
                <w:t>MS:1001225</w:t>
              </w:r>
            </w:hyperlink>
            <w:r w:rsidRPr="006518C9">
              <w:t xml:space="preserve"> (</w:t>
            </w:r>
            <w:r w:rsidRPr="006518C9">
              <w:rPr>
                <w:rStyle w:val="popup"/>
              </w:rPr>
              <w:t>product ion m/z</w:t>
            </w:r>
            <w:r w:rsidRPr="006518C9">
              <w:t xml:space="preserve">) </w:t>
            </w:r>
          </w:p>
          <w:p w14:paraId="23B2815E" w14:textId="77777777" w:rsidR="00921A47" w:rsidRPr="006518C9" w:rsidRDefault="00921A47">
            <w:pPr>
              <w:pStyle w:val="HTMLPreformatted"/>
            </w:pPr>
            <w:r w:rsidRPr="006518C9">
              <w:t xml:space="preserve">  e.g.: </w:t>
            </w:r>
            <w:hyperlink r:id="rId183" w:tgtFrame="new" w:history="1">
              <w:r w:rsidRPr="006518C9">
                <w:rPr>
                  <w:rStyle w:val="Hyperlink"/>
                </w:rPr>
                <w:t>MS:1001227</w:t>
              </w:r>
            </w:hyperlink>
            <w:r w:rsidRPr="006518C9">
              <w:t xml:space="preserve"> (</w:t>
            </w:r>
            <w:r w:rsidRPr="006518C9">
              <w:rPr>
                <w:rStyle w:val="popup"/>
              </w:rPr>
              <w:t>product ion m/z error</w:t>
            </w:r>
            <w:r w:rsidRPr="006518C9">
              <w:t xml:space="preserve">) </w:t>
            </w:r>
          </w:p>
          <w:p w14:paraId="1219AE7F" w14:textId="77777777" w:rsidR="00921A47" w:rsidRPr="006518C9" w:rsidRDefault="00921A47">
            <w:pPr>
              <w:pStyle w:val="HTMLPreformatted"/>
            </w:pPr>
            <w:r w:rsidRPr="006518C9">
              <w:t xml:space="preserve">  e.g.: </w:t>
            </w:r>
            <w:hyperlink r:id="rId184" w:tgtFrame="new" w:history="1">
              <w:r w:rsidRPr="006518C9">
                <w:rPr>
                  <w:rStyle w:val="Hyperlink"/>
                </w:rPr>
                <w:t>MS:1001228</w:t>
              </w:r>
            </w:hyperlink>
            <w:r w:rsidRPr="006518C9">
              <w:t xml:space="preserve"> (</w:t>
            </w:r>
            <w:r w:rsidRPr="006518C9">
              <w:rPr>
                <w:rStyle w:val="popup"/>
              </w:rPr>
              <w:t>frag: x ion</w:t>
            </w:r>
            <w:r w:rsidRPr="006518C9">
              <w:t xml:space="preserve">) </w:t>
            </w:r>
          </w:p>
          <w:p w14:paraId="7E47EC37" w14:textId="77777777" w:rsidR="00921A47" w:rsidRPr="006518C9" w:rsidRDefault="00921A47">
            <w:pPr>
              <w:pStyle w:val="HTMLPreformatted"/>
            </w:pPr>
            <w:r w:rsidRPr="006518C9">
              <w:t xml:space="preserve">  </w:t>
            </w:r>
            <w:hyperlink r:id="rId185" w:tgtFrame="new" w:history="1">
              <w:r w:rsidRPr="006518C9">
                <w:rPr>
                  <w:rStyle w:val="Hyperlink"/>
                </w:rPr>
                <w:t>et al.</w:t>
              </w:r>
            </w:hyperlink>
          </w:p>
        </w:tc>
      </w:tr>
      <w:tr w:rsidR="00921A47" w:rsidRPr="006518C9" w14:paraId="68FC13D2" w14:textId="77777777" w:rsidTr="008F498D">
        <w:trPr>
          <w:tblCellSpacing w:w="15" w:type="dxa"/>
        </w:trPr>
        <w:tc>
          <w:tcPr>
            <w:tcW w:w="0" w:type="auto"/>
            <w:vAlign w:val="center"/>
            <w:hideMark/>
          </w:tcPr>
          <w:p w14:paraId="6B07622A" w14:textId="77777777" w:rsidR="00921A47" w:rsidRPr="006518C9" w:rsidRDefault="00921A47">
            <w:pPr>
              <w:rPr>
                <w:sz w:val="24"/>
                <w:szCs w:val="24"/>
                <w:lang w:val="en-US"/>
              </w:rPr>
            </w:pPr>
            <w:r w:rsidRPr="006518C9">
              <w:rPr>
                <w:b/>
                <w:bCs/>
                <w:lang w:val="en-US"/>
              </w:rPr>
              <w:lastRenderedPageBreak/>
              <w:t>Example cvParams:</w:t>
            </w:r>
          </w:p>
        </w:tc>
        <w:tc>
          <w:tcPr>
            <w:tcW w:w="6804" w:type="dxa"/>
            <w:vAlign w:val="center"/>
            <w:hideMark/>
          </w:tcPr>
          <w:p w14:paraId="154DCCD0" w14:textId="77777777" w:rsidR="00921A47" w:rsidRPr="006518C9" w:rsidRDefault="00921A47">
            <w:pPr>
              <w:pStyle w:val="HTMLPreformatted"/>
            </w:pPr>
            <w:r w:rsidRPr="006518C9">
              <w:t>&lt;cvParam accession="MS:1001224" cvRef="PSI-MS" name="frag: b ion"/&gt;</w:t>
            </w:r>
          </w:p>
          <w:p w14:paraId="64B6FC3C" w14:textId="77777777" w:rsidR="00921A47" w:rsidRPr="006518C9" w:rsidRDefault="00921A47">
            <w:pPr>
              <w:pStyle w:val="HTMLPreformatted"/>
            </w:pPr>
            <w:r w:rsidRPr="006518C9">
              <w:t>&lt;cvParam accession="MS:1001220" cvRef="PSI-MS" name="frag: y ion"/&gt;</w:t>
            </w:r>
          </w:p>
          <w:p w14:paraId="5AF77E3C" w14:textId="77777777" w:rsidR="00921A47" w:rsidRPr="006518C9" w:rsidRDefault="00921A47">
            <w:pPr>
              <w:pStyle w:val="HTMLPreformatted"/>
            </w:pPr>
            <w:r w:rsidRPr="006518C9">
              <w:t>&lt;cvParam accession="MS:1002681" cvRef="PSI-MS" name="OpenXQuest:combined score" value="21.9678562261903"/&gt;</w:t>
            </w:r>
          </w:p>
          <w:p w14:paraId="63B2A7F9" w14:textId="77777777" w:rsidR="00921A47" w:rsidRPr="006518C9" w:rsidRDefault="00921A47">
            <w:pPr>
              <w:pStyle w:val="HTMLPreformatted"/>
            </w:pPr>
            <w:r w:rsidRPr="006518C9">
              <w:t>&lt;cvParam accession="MS:1002511" cvRef="PSI-MS" name="cross-link spectrum identification item" value="3050674907789158263"/&gt;</w:t>
            </w:r>
          </w:p>
          <w:p w14:paraId="57E2F60A" w14:textId="77777777" w:rsidR="00921A47" w:rsidRPr="006518C9" w:rsidRDefault="00921A47">
            <w:pPr>
              <w:pStyle w:val="HTMLPreformatted"/>
            </w:pPr>
            <w:r w:rsidRPr="006518C9">
              <w:t>&lt;cvParam accession="MS:1000894" cvRef="PSI-MS" name="retention time" value="5468.0193" unitAccession="second" unitName="" unitCvRef="se"/&gt;</w:t>
            </w:r>
          </w:p>
          <w:p w14:paraId="3905BDC4" w14:textId="77777777" w:rsidR="00921A47" w:rsidRPr="006518C9" w:rsidRDefault="00921A47">
            <w:pPr>
              <w:pStyle w:val="HTMLPreformatted"/>
            </w:pPr>
            <w:r w:rsidRPr="006518C9">
              <w:t>&lt;cvParam cvRef="PSI-MS" accession="MS:1001523" name="frag: precursor ion"/&gt;</w:t>
            </w:r>
          </w:p>
          <w:p w14:paraId="2C4DE3C4" w14:textId="77777777" w:rsidR="00921A47" w:rsidRPr="006518C9" w:rsidRDefault="00921A47">
            <w:pPr>
              <w:pStyle w:val="HTMLPreformatted"/>
            </w:pPr>
            <w:r w:rsidRPr="006518C9">
              <w:t>&lt;cvParam cvRef="PSI-MS" accession="MS:1002466" name="PeptideShaker PSM score" value="0.0"/&gt;</w:t>
            </w:r>
          </w:p>
          <w:p w14:paraId="4327AEB2" w14:textId="77777777" w:rsidR="00921A47" w:rsidRPr="006518C9" w:rsidRDefault="00921A47">
            <w:pPr>
              <w:pStyle w:val="HTMLPreformatted"/>
            </w:pPr>
            <w:r w:rsidRPr="006518C9">
              <w:t>&lt;cvParam cvRef="PSI-MS" accession="MS:1002467" name="PeptideShaker PSM confidence" value="0.0"/&gt;</w:t>
            </w:r>
          </w:p>
          <w:p w14:paraId="6465A9FE" w14:textId="77777777" w:rsidR="00921A47" w:rsidRPr="006518C9" w:rsidRDefault="00921A47">
            <w:pPr>
              <w:pStyle w:val="HTMLPreformatted"/>
            </w:pPr>
            <w:r w:rsidRPr="006518C9">
              <w:t>&lt;cvParam cvRef="PSI-MS" accession="MS:1002469" name="PeptideShaker peptide confidence" value="4.0000000000000036"/&gt;</w:t>
            </w:r>
          </w:p>
          <w:p w14:paraId="2B37727B" w14:textId="77777777" w:rsidR="00921A47" w:rsidRPr="006518C9" w:rsidRDefault="00921A47">
            <w:pPr>
              <w:pStyle w:val="HTMLPreformatted"/>
            </w:pPr>
            <w:r w:rsidRPr="006518C9">
              <w:t>&lt;cvParam cvRef="PSI-MS" accession="MS:1002468" name="PeptideShaker peptide score" value="-0.0"/&gt;</w:t>
            </w:r>
          </w:p>
          <w:p w14:paraId="092FA02B" w14:textId="77777777" w:rsidR="00921A47" w:rsidRPr="006518C9" w:rsidRDefault="00921A47">
            <w:pPr>
              <w:pStyle w:val="HTMLPreformatted"/>
            </w:pPr>
            <w:r w:rsidRPr="006518C9">
              <w:t>&lt;cvParam cvRef="PSI-MS" accession="MS:1002500" name="peptide passes threshold" value="false"/&gt;</w:t>
            </w:r>
          </w:p>
          <w:p w14:paraId="0320500A" w14:textId="77777777" w:rsidR="00921A47" w:rsidRPr="006518C9" w:rsidRDefault="00921A47">
            <w:pPr>
              <w:pStyle w:val="HTMLPreformatted"/>
            </w:pPr>
            <w:r w:rsidRPr="006518C9">
              <w:t>&lt;cvParam cvRef="PSI-MS" accession="MS:1002520" name="peptide group ID" value="QKAQAAATVVK"/&gt;</w:t>
            </w:r>
          </w:p>
          <w:p w14:paraId="09AB4EE0" w14:textId="77777777" w:rsidR="00921A47" w:rsidRPr="006518C9" w:rsidRDefault="00921A47">
            <w:pPr>
              <w:pStyle w:val="HTMLPreformatted"/>
            </w:pPr>
            <w:r w:rsidRPr="006518C9">
              <w:t>&lt;cvParam cvRef="PSI-MS" accession="MS:1001328" name="OMSSA:evalue" value="68.145917448381"/&gt;</w:t>
            </w:r>
          </w:p>
          <w:p w14:paraId="0BFDA68C" w14:textId="77777777" w:rsidR="00921A47" w:rsidRPr="006518C9" w:rsidRDefault="00921A47">
            <w:pPr>
              <w:pStyle w:val="HTMLPreformatted"/>
            </w:pPr>
            <w:r w:rsidRPr="006518C9">
              <w:t>&lt;cvParam cvRef="PSI-MS" accession="MS:1001117" name="theoretical mass" value="1113.6506071554904" unitCvRef="UO" unitAccession="UO:0000221" unitName="dalton"/&gt;</w:t>
            </w:r>
          </w:p>
          <w:p w14:paraId="1CEAF1B0" w14:textId="77777777" w:rsidR="00921A47" w:rsidRPr="006518C9" w:rsidRDefault="00921A47">
            <w:pPr>
              <w:pStyle w:val="HTMLPreformatted"/>
            </w:pPr>
            <w:r w:rsidRPr="006518C9">
              <w:t>&lt;cvParam cvRef="PSI-MS" accession="MS:1002540" name="PeptideShaker PSM confidence type" value="Not Validated"/&gt;</w:t>
            </w:r>
          </w:p>
          <w:p w14:paraId="7C46B74B" w14:textId="77777777" w:rsidR="00921A47" w:rsidRPr="006518C9" w:rsidRDefault="00921A47">
            <w:pPr>
              <w:pStyle w:val="HTMLPreformatted"/>
            </w:pPr>
            <w:r w:rsidRPr="006518C9">
              <w:t>&lt;cvParam cvRef="PSI-MS" accession="MS:1000796" name="spectrum title" value="qExactive01819.13825.13825. File:"qExactive01819.raw", NativeID:"controllerType=0 controllerNumber=1 scan=13825""/&gt;</w:t>
            </w:r>
          </w:p>
          <w:p w14:paraId="3FF2A0B2" w14:textId="77777777" w:rsidR="00921A47" w:rsidRPr="006518C9" w:rsidRDefault="00921A47">
            <w:pPr>
              <w:pStyle w:val="HTMLPreformatted"/>
            </w:pPr>
            <w:r w:rsidRPr="006518C9">
              <w:t>&lt;cvParam cvRef="PSI-MS" accession="MS:1001222" name="frag: b ion - H2O"/&gt;</w:t>
            </w:r>
          </w:p>
          <w:p w14:paraId="5A0BAE98" w14:textId="77777777" w:rsidR="00921A47" w:rsidRPr="006518C9" w:rsidRDefault="00921A47">
            <w:pPr>
              <w:pStyle w:val="HTMLPreformatted"/>
            </w:pPr>
            <w:r w:rsidRPr="006518C9">
              <w:t>&lt;cvParam cvRef="PSI-MS" accession="MS:1001239" name="frag: immonium ion"/&gt;</w:t>
            </w:r>
          </w:p>
          <w:p w14:paraId="0D35E692" w14:textId="77777777" w:rsidR="00921A47" w:rsidRPr="006518C9" w:rsidRDefault="00921A47">
            <w:pPr>
              <w:pStyle w:val="HTMLPreformatted"/>
            </w:pPr>
            <w:r w:rsidRPr="006518C9">
              <w:t>&lt;cvParam cvRef="PSI-MS" accession="MS:1001223" name="frag: y ion - H2O"/&gt;</w:t>
            </w:r>
          </w:p>
          <w:p w14:paraId="67DB3159" w14:textId="77777777" w:rsidR="00921A47" w:rsidRPr="006518C9" w:rsidRDefault="00921A47">
            <w:pPr>
              <w:pStyle w:val="HTMLPreformatted"/>
            </w:pPr>
            <w:r w:rsidRPr="006518C9">
              <w:t>&lt;cvParam cvRef="PSI-MS" accession="MS:1001233" name="frag: y ion - NH3"/&gt;</w:t>
            </w:r>
          </w:p>
          <w:p w14:paraId="5F011A04" w14:textId="77777777" w:rsidR="00921A47" w:rsidRPr="006518C9" w:rsidRDefault="00921A47">
            <w:pPr>
              <w:pStyle w:val="HTMLPreformatted"/>
            </w:pPr>
            <w:r w:rsidRPr="006518C9">
              <w:t>&lt;cvParam cvRef="PSI-MS" accession="MS:1001521" name="frag: precursor ion - H2O"/&gt;</w:t>
            </w:r>
          </w:p>
          <w:p w14:paraId="485000DE" w14:textId="77777777" w:rsidR="00921A47" w:rsidRPr="006518C9" w:rsidRDefault="00921A47">
            <w:pPr>
              <w:pStyle w:val="HTMLPreformatted"/>
            </w:pPr>
            <w:r w:rsidRPr="006518C9">
              <w:t>&lt;cvParam cvRef="PSI-MS" accession="MS:1002536" name="D-Score" value="2:99.6124031007752:1:true"/&gt;</w:t>
            </w:r>
          </w:p>
          <w:p w14:paraId="403E1054" w14:textId="77777777" w:rsidR="00921A47" w:rsidRPr="006518C9" w:rsidRDefault="00921A47">
            <w:pPr>
              <w:pStyle w:val="HTMLPreformatted"/>
            </w:pPr>
            <w:r w:rsidRPr="006518C9">
              <w:t>&lt;cvParam cvRef="PSI-MS" accession="MS:1001330" name="X!Tandem:expect" value="0.0067"/&gt;</w:t>
            </w:r>
          </w:p>
          <w:p w14:paraId="28052B87" w14:textId="77777777" w:rsidR="00921A47" w:rsidRPr="006518C9" w:rsidRDefault="00921A47">
            <w:pPr>
              <w:pStyle w:val="HTMLPreformatted"/>
            </w:pPr>
            <w:r w:rsidRPr="006518C9">
              <w:t>&lt;cvParam cvRef="PSI-MS" accession="MS:1001232" name="frag: b ion - NH3"/&gt;</w:t>
            </w:r>
          </w:p>
          <w:p w14:paraId="696398AE" w14:textId="77777777" w:rsidR="00921A47" w:rsidRPr="006518C9" w:rsidRDefault="00921A47">
            <w:pPr>
              <w:pStyle w:val="HTMLPreformatted"/>
            </w:pPr>
            <w:r w:rsidRPr="006518C9">
              <w:t>&lt;cvParam cvRef="PSI-MS" accession="MS:1001522" name="frag: precursor ion - NH3"/&gt;</w:t>
            </w:r>
          </w:p>
          <w:p w14:paraId="2CE545B8" w14:textId="77777777" w:rsidR="00921A47" w:rsidRPr="006518C9" w:rsidRDefault="00921A47">
            <w:pPr>
              <w:pStyle w:val="HTMLPreformatted"/>
            </w:pPr>
            <w:r w:rsidRPr="006518C9">
              <w:t>&lt;cvParam cvRef="PSI-MS" accession="MS:1002674" name="frag: b ion - CH4OS"/&gt;</w:t>
            </w:r>
          </w:p>
          <w:p w14:paraId="72B07D01" w14:textId="77777777" w:rsidR="00921A47" w:rsidRPr="006518C9" w:rsidRDefault="00921A47">
            <w:pPr>
              <w:pStyle w:val="HTMLPreformatted"/>
            </w:pPr>
            <w:r w:rsidRPr="006518C9">
              <w:t>&lt;cvParam cvRef="PSI-MS" accession="MS:1001969" name="phosphoRS score" value="1:50.0:4:false"/&gt;</w:t>
            </w:r>
          </w:p>
          <w:p w14:paraId="77B89568" w14:textId="77777777" w:rsidR="00921A47" w:rsidRPr="006518C9" w:rsidRDefault="00921A47">
            <w:pPr>
              <w:pStyle w:val="HTMLPreformatted"/>
            </w:pPr>
            <w:r w:rsidRPr="006518C9">
              <w:t>&lt;cvParam cvRef="PSI-MS" accession="MS:1002550" name="peptide:phosphoRS score" value="1:50.0:4:false"/&gt;</w:t>
            </w:r>
          </w:p>
          <w:p w14:paraId="7F48B555" w14:textId="77777777" w:rsidR="00921A47" w:rsidRPr="006518C9" w:rsidRDefault="00921A47">
            <w:pPr>
              <w:pStyle w:val="HTMLPreformatted"/>
            </w:pPr>
            <w:r w:rsidRPr="006518C9">
              <w:t>&lt;cvParam cvRef="PSI-MS" accession="MS:1002553" name="peptide:D-Score" value="1:1.4263074484944571:4:false"/&gt;</w:t>
            </w:r>
          </w:p>
          <w:p w14:paraId="23617624" w14:textId="77777777" w:rsidR="00921A47" w:rsidRPr="006518C9" w:rsidRDefault="00921A47">
            <w:pPr>
              <w:pStyle w:val="HTMLPreformatted"/>
            </w:pPr>
            <w:r w:rsidRPr="006518C9">
              <w:t>&lt;cvParam cvRef="PSI-MS" accession="MS:1002694" name="frag: precursor ion - CH4OS"/&gt;</w:t>
            </w:r>
          </w:p>
          <w:p w14:paraId="6CFE0B15" w14:textId="77777777" w:rsidR="00921A47" w:rsidRPr="006518C9" w:rsidRDefault="00921A47">
            <w:pPr>
              <w:pStyle w:val="HTMLPreformatted"/>
            </w:pPr>
            <w:r w:rsidRPr="006518C9">
              <w:t>&lt;cvParam cvRef="PSI-MS" accession="MS:1002686" name="frag: y ion - CH4OS"/&gt;</w:t>
            </w:r>
          </w:p>
        </w:tc>
      </w:tr>
      <w:tr w:rsidR="00921A47" w:rsidRPr="006518C9" w14:paraId="65811AD4" w14:textId="77777777" w:rsidTr="008F498D">
        <w:trPr>
          <w:tblCellSpacing w:w="15" w:type="dxa"/>
        </w:trPr>
        <w:tc>
          <w:tcPr>
            <w:tcW w:w="0" w:type="auto"/>
            <w:vAlign w:val="center"/>
            <w:hideMark/>
          </w:tcPr>
          <w:p w14:paraId="29914E69" w14:textId="77777777" w:rsidR="00921A47" w:rsidRPr="006518C9" w:rsidRDefault="00921A47">
            <w:pPr>
              <w:rPr>
                <w:sz w:val="24"/>
                <w:szCs w:val="24"/>
                <w:lang w:val="en-US"/>
              </w:rPr>
            </w:pPr>
            <w:r w:rsidRPr="006518C9">
              <w:rPr>
                <w:b/>
                <w:bCs/>
                <w:lang w:val="en-US"/>
              </w:rPr>
              <w:t>Example userParams:</w:t>
            </w:r>
          </w:p>
        </w:tc>
        <w:tc>
          <w:tcPr>
            <w:tcW w:w="6804" w:type="dxa"/>
            <w:vAlign w:val="center"/>
            <w:hideMark/>
          </w:tcPr>
          <w:p w14:paraId="4679D3EE" w14:textId="77777777" w:rsidR="00921A47" w:rsidRPr="006518C9" w:rsidRDefault="00921A47">
            <w:pPr>
              <w:pStyle w:val="HTMLPreformatted"/>
            </w:pPr>
            <w:r w:rsidRPr="006518C9">
              <w:t>&lt;userParam name="cross-link_chain" unitName="xsd:string" values="alpha"/&gt;</w:t>
            </w:r>
          </w:p>
          <w:p w14:paraId="4AC43DBB" w14:textId="77777777" w:rsidR="00921A47" w:rsidRPr="006518C9" w:rsidRDefault="00921A47">
            <w:pPr>
              <w:pStyle w:val="HTMLPreformatted"/>
            </w:pPr>
            <w:r w:rsidRPr="006518C9">
              <w:t>&lt;userParam name="cross-link_ioncategory" unitName="xsd:string" values="ci"/&gt;</w:t>
            </w:r>
          </w:p>
        </w:tc>
      </w:tr>
    </w:tbl>
    <w:p w14:paraId="24EF2670" w14:textId="77777777" w:rsidR="00921A47" w:rsidRPr="006518C9" w:rsidRDefault="00921A47" w:rsidP="00921A47">
      <w:pPr>
        <w:rPr>
          <w:lang w:val="en-US"/>
        </w:rPr>
      </w:pPr>
    </w:p>
    <w:p w14:paraId="05A24DFD" w14:textId="77777777" w:rsidR="00921A47" w:rsidRPr="006518C9" w:rsidRDefault="00921A47" w:rsidP="00921A47">
      <w:pPr>
        <w:pStyle w:val="Heading2"/>
      </w:pPr>
      <w:bookmarkStart w:id="218" w:name="_Toc457214096"/>
      <w:r w:rsidRPr="006518C9">
        <w:t>Element &lt;</w:t>
      </w:r>
      <w:bookmarkStart w:id="219" w:name="MassTable"/>
      <w:r w:rsidRPr="006518C9">
        <w:t>MassTable</w:t>
      </w:r>
      <w:bookmarkEnd w:id="219"/>
      <w:r w:rsidRPr="006518C9">
        <w:t>&gt;</w:t>
      </w:r>
      <w:bookmarkEnd w:id="2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921A47" w:rsidRPr="006518C9" w14:paraId="7D1B78C2" w14:textId="77777777" w:rsidTr="00921A47">
        <w:trPr>
          <w:tblCellSpacing w:w="15" w:type="dxa"/>
        </w:trPr>
        <w:tc>
          <w:tcPr>
            <w:tcW w:w="0" w:type="auto"/>
            <w:vAlign w:val="center"/>
            <w:hideMark/>
          </w:tcPr>
          <w:p w14:paraId="3E96985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25EE246" w14:textId="77777777" w:rsidR="00921A47" w:rsidRPr="006518C9" w:rsidRDefault="00921A47">
            <w:pPr>
              <w:rPr>
                <w:sz w:val="24"/>
                <w:szCs w:val="24"/>
                <w:lang w:val="en-US"/>
              </w:rPr>
            </w:pPr>
            <w:r w:rsidRPr="006518C9">
              <w:rPr>
                <w:lang w:val="en-US"/>
              </w:rPr>
              <w:t xml:space="preserve">The masses of residues used in the search. </w:t>
            </w:r>
          </w:p>
        </w:tc>
      </w:tr>
      <w:tr w:rsidR="00921A47" w:rsidRPr="006518C9" w14:paraId="19E86DF8" w14:textId="77777777" w:rsidTr="00921A47">
        <w:trPr>
          <w:tblCellSpacing w:w="15" w:type="dxa"/>
        </w:trPr>
        <w:tc>
          <w:tcPr>
            <w:tcW w:w="0" w:type="auto"/>
            <w:vAlign w:val="center"/>
            <w:hideMark/>
          </w:tcPr>
          <w:p w14:paraId="21F4A8C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1FCCA44" w14:textId="77777777" w:rsidR="00921A47" w:rsidRPr="006518C9" w:rsidRDefault="00921A47">
            <w:pPr>
              <w:rPr>
                <w:sz w:val="24"/>
                <w:szCs w:val="24"/>
                <w:lang w:val="en-US"/>
              </w:rPr>
            </w:pPr>
            <w:r w:rsidRPr="006518C9">
              <w:rPr>
                <w:lang w:val="en-US"/>
              </w:rPr>
              <w:t xml:space="preserve">MassTableType </w:t>
            </w:r>
          </w:p>
        </w:tc>
      </w:tr>
      <w:tr w:rsidR="00921A47" w:rsidRPr="006518C9" w14:paraId="3F7E0B3D" w14:textId="77777777" w:rsidTr="00921A47">
        <w:trPr>
          <w:tblCellSpacing w:w="15" w:type="dxa"/>
        </w:trPr>
        <w:tc>
          <w:tcPr>
            <w:tcW w:w="0" w:type="auto"/>
            <w:vAlign w:val="center"/>
            <w:hideMark/>
          </w:tcPr>
          <w:p w14:paraId="04CF7FB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921A47" w:rsidRPr="006518C9" w14:paraId="5677D4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6340E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EE62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0D53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F7CE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66FED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29CF5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45E0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70995"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75BF7"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502BC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F5ED28" w14:textId="77777777" w:rsidR="00921A47" w:rsidRPr="006518C9" w:rsidRDefault="00921A47">
                  <w:pPr>
                    <w:rPr>
                      <w:sz w:val="24"/>
                      <w:szCs w:val="24"/>
                      <w:lang w:val="en-US"/>
                    </w:rPr>
                  </w:pPr>
                  <w:r w:rsidRPr="006518C9">
                    <w:rPr>
                      <w:lang w:val="en-US"/>
                    </w:rP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80C32" w14:textId="77777777" w:rsidR="00921A47" w:rsidRPr="006518C9" w:rsidRDefault="00921A47">
                  <w:pPr>
                    <w:rPr>
                      <w:sz w:val="24"/>
                      <w:szCs w:val="24"/>
                      <w:lang w:val="en-US"/>
                    </w:rPr>
                  </w:pPr>
                  <w:r w:rsidRPr="006518C9">
                    <w:rPr>
                      <w:lang w:val="en-US"/>
                    </w:rP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8ACF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02830" w14:textId="77777777" w:rsidR="00921A47" w:rsidRPr="006518C9" w:rsidRDefault="00921A47">
                  <w:pPr>
                    <w:rPr>
                      <w:sz w:val="24"/>
                      <w:szCs w:val="24"/>
                      <w:lang w:val="en-US"/>
                    </w:rPr>
                  </w:pPr>
                  <w:r w:rsidRPr="006518C9">
                    <w:rPr>
                      <w:lang w:val="en-US"/>
                    </w:rPr>
                    <w:t>The MS spectrum that the MassTable refers to e.g. "1" for MS1 "2" for MS2 or "1 2" for MS1 or MS2.</w:t>
                  </w:r>
                </w:p>
              </w:tc>
            </w:tr>
            <w:tr w:rsidR="00921A47" w:rsidRPr="006518C9" w14:paraId="476F6C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1714A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F75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32EC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DB5EDC4"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18B05372" w14:textId="77777777" w:rsidR="00921A47" w:rsidRPr="006518C9" w:rsidRDefault="00921A47">
            <w:pPr>
              <w:rPr>
                <w:sz w:val="24"/>
                <w:szCs w:val="24"/>
                <w:lang w:val="en-US"/>
              </w:rPr>
            </w:pPr>
          </w:p>
        </w:tc>
      </w:tr>
      <w:tr w:rsidR="00921A47" w:rsidRPr="006518C9" w14:paraId="56D3A93F" w14:textId="77777777" w:rsidTr="00921A47">
        <w:trPr>
          <w:tblCellSpacing w:w="15" w:type="dxa"/>
        </w:trPr>
        <w:tc>
          <w:tcPr>
            <w:tcW w:w="0" w:type="auto"/>
            <w:vAlign w:val="center"/>
            <w:hideMark/>
          </w:tcPr>
          <w:p w14:paraId="6182004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921A47" w:rsidRPr="006518C9" w14:paraId="0012AD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5234F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7651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CF58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3DFE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8FDA4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A5C40A" w14:textId="77777777" w:rsidR="00921A47" w:rsidRPr="006518C9" w:rsidRDefault="00A6726E">
                  <w:pPr>
                    <w:rPr>
                      <w:sz w:val="24"/>
                      <w:szCs w:val="24"/>
                      <w:lang w:val="en-US"/>
                    </w:rPr>
                  </w:pPr>
                  <w:hyperlink w:anchor="Residue" w:history="1">
                    <w:r w:rsidR="00921A47" w:rsidRPr="006518C9">
                      <w:rPr>
                        <w:rStyle w:val="Hyperlink"/>
                        <w:lang w:val="en-US"/>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5EA70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A6E2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12B0F"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14D3DE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916337" w14:textId="77777777" w:rsidR="00921A47" w:rsidRPr="006518C9" w:rsidRDefault="00A6726E">
                  <w:pPr>
                    <w:rPr>
                      <w:sz w:val="24"/>
                      <w:szCs w:val="24"/>
                      <w:lang w:val="en-US"/>
                    </w:rPr>
                  </w:pPr>
                  <w:hyperlink w:anchor="AmbiguousResidue" w:history="1">
                    <w:r w:rsidR="00921A47" w:rsidRPr="006518C9">
                      <w:rPr>
                        <w:rStyle w:val="Hyperlink"/>
                        <w:lang w:val="en-US"/>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98064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5AEB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C1239" w14:textId="77777777" w:rsidR="00921A47" w:rsidRPr="006518C9" w:rsidRDefault="00921A47">
                  <w:pPr>
                    <w:rPr>
                      <w:sz w:val="24"/>
                      <w:szCs w:val="24"/>
                      <w:lang w:val="en-US"/>
                    </w:rPr>
                  </w:pPr>
                  <w:r w:rsidRPr="006518C9">
                    <w:rPr>
                      <w:lang w:val="en-US"/>
                    </w:rPr>
                    <w:t xml:space="preserve">Ambiguous residues e.g. X can be specified by the Code attribute and a set of parameters for example giving the different masses that will be used in the search. </w:t>
                  </w:r>
                </w:p>
              </w:tc>
            </w:tr>
            <w:tr w:rsidR="00921A47" w:rsidRPr="006518C9" w14:paraId="033734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11DDF3"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7C83F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FD95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208C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05397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E3F32B"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F4BF3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7B46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0F27D" w14:textId="77777777" w:rsidR="00921A47" w:rsidRPr="006518C9" w:rsidRDefault="00921A47">
                  <w:pPr>
                    <w:rPr>
                      <w:sz w:val="24"/>
                      <w:szCs w:val="24"/>
                      <w:lang w:val="en-US"/>
                    </w:rPr>
                  </w:pPr>
                  <w:r w:rsidRPr="006518C9">
                    <w:rPr>
                      <w:lang w:val="en-US"/>
                    </w:rPr>
                    <w:t>A single user-defined parameter.</w:t>
                  </w:r>
                </w:p>
              </w:tc>
            </w:tr>
          </w:tbl>
          <w:p w14:paraId="21DA82AB" w14:textId="77777777" w:rsidR="00921A47" w:rsidRPr="006518C9" w:rsidRDefault="00921A47">
            <w:pPr>
              <w:rPr>
                <w:sz w:val="24"/>
                <w:szCs w:val="24"/>
                <w:lang w:val="en-US"/>
              </w:rPr>
            </w:pPr>
          </w:p>
        </w:tc>
      </w:tr>
      <w:tr w:rsidR="00921A47" w:rsidRPr="006518C9" w14:paraId="7B608F9F" w14:textId="77777777" w:rsidTr="00921A47">
        <w:trPr>
          <w:tblCellSpacing w:w="15" w:type="dxa"/>
        </w:trPr>
        <w:tc>
          <w:tcPr>
            <w:tcW w:w="0" w:type="auto"/>
            <w:vAlign w:val="center"/>
            <w:hideMark/>
          </w:tcPr>
          <w:p w14:paraId="1110B6EC"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94637D4" w14:textId="77777777" w:rsidR="00921A47" w:rsidRPr="006518C9" w:rsidRDefault="00921A47">
            <w:pPr>
              <w:pStyle w:val="HTMLPreformatted"/>
            </w:pPr>
            <w:r w:rsidRPr="006518C9">
              <w:t>&lt;MassTable msLevel="1 2" id="MT"&gt;</w:t>
            </w:r>
          </w:p>
          <w:p w14:paraId="25D88D6B" w14:textId="77777777" w:rsidR="00921A47" w:rsidRPr="006518C9" w:rsidRDefault="00921A47">
            <w:pPr>
              <w:pStyle w:val="HTMLPreformatted"/>
            </w:pPr>
            <w:r w:rsidRPr="006518C9">
              <w:t xml:space="preserve">    &lt;Residue mass="71.03712" code="A"/&gt;</w:t>
            </w:r>
          </w:p>
          <w:p w14:paraId="7FB60DB2" w14:textId="77777777" w:rsidR="00921A47" w:rsidRPr="006518C9" w:rsidRDefault="00921A47">
            <w:pPr>
              <w:pStyle w:val="HTMLPreformatted"/>
            </w:pPr>
            <w:r w:rsidRPr="006518C9">
              <w:t xml:space="preserve">    &lt;Residue mass="103.009186" code="C"/&gt;</w:t>
            </w:r>
          </w:p>
          <w:p w14:paraId="06385EFA" w14:textId="77777777" w:rsidR="00921A47" w:rsidRPr="006518C9" w:rsidRDefault="00921A47">
            <w:pPr>
              <w:pStyle w:val="HTMLPreformatted"/>
            </w:pPr>
            <w:r w:rsidRPr="006518C9">
              <w:t xml:space="preserve">    &lt;Residue mass="115.02694" code="D"/&gt;</w:t>
            </w:r>
          </w:p>
          <w:p w14:paraId="3BA0534B" w14:textId="77777777" w:rsidR="00921A47" w:rsidRPr="006518C9" w:rsidRDefault="00921A47">
            <w:pPr>
              <w:pStyle w:val="HTMLPreformatted"/>
            </w:pPr>
            <w:r w:rsidRPr="006518C9">
              <w:t xml:space="preserve">    &lt;Residue mass="129.04259" code="E"/&gt;</w:t>
            </w:r>
          </w:p>
          <w:p w14:paraId="10A8401D" w14:textId="77777777" w:rsidR="00921A47" w:rsidRPr="006518C9" w:rsidRDefault="00921A47">
            <w:pPr>
              <w:pStyle w:val="HTMLPreformatted"/>
            </w:pPr>
            <w:r w:rsidRPr="006518C9">
              <w:t xml:space="preserve">    &lt;Residue mass="147.06842" code="F"/&gt;</w:t>
            </w:r>
          </w:p>
          <w:p w14:paraId="21B0402D" w14:textId="77777777" w:rsidR="00921A47" w:rsidRPr="006518C9" w:rsidRDefault="00921A47">
            <w:pPr>
              <w:pStyle w:val="HTMLPreformatted"/>
            </w:pPr>
            <w:r w:rsidRPr="006518C9">
              <w:t xml:space="preserve">    &lt;Residue mass="57.021465" code="G"/&gt;</w:t>
            </w:r>
          </w:p>
          <w:p w14:paraId="019AB533" w14:textId="77777777" w:rsidR="00921A47" w:rsidRPr="006518C9" w:rsidRDefault="00921A47">
            <w:pPr>
              <w:pStyle w:val="HTMLPreformatted"/>
            </w:pPr>
            <w:r w:rsidRPr="006518C9">
              <w:t xml:space="preserve">  ...</w:t>
            </w:r>
          </w:p>
          <w:p w14:paraId="27261782" w14:textId="77777777" w:rsidR="00921A47" w:rsidRPr="006518C9" w:rsidRDefault="00921A47">
            <w:pPr>
              <w:pStyle w:val="HTMLPreformatted"/>
            </w:pPr>
            <w:r w:rsidRPr="006518C9">
              <w:t>&lt;/MassTable&gt;</w:t>
            </w:r>
          </w:p>
        </w:tc>
      </w:tr>
      <w:tr w:rsidR="00921A47" w:rsidRPr="006518C9" w14:paraId="5D25E1B3" w14:textId="77777777" w:rsidTr="00921A47">
        <w:trPr>
          <w:tblCellSpacing w:w="15" w:type="dxa"/>
        </w:trPr>
        <w:tc>
          <w:tcPr>
            <w:tcW w:w="0" w:type="auto"/>
            <w:vAlign w:val="center"/>
            <w:hideMark/>
          </w:tcPr>
          <w:p w14:paraId="4272B159"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450A78D3" w14:textId="77777777" w:rsidR="00921A47" w:rsidRPr="006518C9" w:rsidRDefault="00921A47">
            <w:pPr>
              <w:pStyle w:val="HTMLPreformatted"/>
            </w:pPr>
            <w:r w:rsidRPr="006518C9">
              <w:t>Path /MzIdentML/AnalysisProtocolCollection/SpectrumIdentificationProtocol/MassTable</w:t>
            </w:r>
          </w:p>
          <w:p w14:paraId="3DCA1A28" w14:textId="77777777" w:rsidR="00921A47" w:rsidRPr="006518C9" w:rsidRDefault="00921A47">
            <w:pPr>
              <w:pStyle w:val="HTMLPreformatted"/>
            </w:pPr>
            <w:r w:rsidRPr="006518C9">
              <w:t xml:space="preserve">MAY supply a *child* term of </w:t>
            </w:r>
            <w:hyperlink r:id="rId186" w:tgtFrame="new" w:history="1">
              <w:r w:rsidRPr="006518C9">
                <w:rPr>
                  <w:rStyle w:val="Hyperlink"/>
                </w:rPr>
                <w:t>MS:1001354</w:t>
              </w:r>
            </w:hyperlink>
            <w:r w:rsidRPr="006518C9">
              <w:t xml:space="preserve"> (</w:t>
            </w:r>
            <w:r w:rsidRPr="006518C9">
              <w:rPr>
                <w:rStyle w:val="popup"/>
              </w:rPr>
              <w:t>mass table options</w:t>
            </w:r>
            <w:r w:rsidRPr="006518C9">
              <w:t>) one or more times</w:t>
            </w:r>
          </w:p>
          <w:p w14:paraId="0D5A52C4" w14:textId="77777777" w:rsidR="00921A47" w:rsidRPr="006518C9" w:rsidRDefault="00921A47">
            <w:pPr>
              <w:pStyle w:val="HTMLPreformatted"/>
            </w:pPr>
            <w:r w:rsidRPr="006518C9">
              <w:t xml:space="preserve">  e.g.: </w:t>
            </w:r>
            <w:hyperlink r:id="rId187" w:tgtFrame="new" w:history="1">
              <w:r w:rsidRPr="006518C9">
                <w:rPr>
                  <w:rStyle w:val="Hyperlink"/>
                </w:rPr>
                <w:t>MS:1001346</w:t>
              </w:r>
            </w:hyperlink>
            <w:r w:rsidRPr="006518C9">
              <w:t xml:space="preserve"> (</w:t>
            </w:r>
            <w:r w:rsidRPr="006518C9">
              <w:rPr>
                <w:rStyle w:val="popup"/>
              </w:rPr>
              <w:t>AAIndex mass table</w:t>
            </w:r>
            <w:r w:rsidRPr="006518C9">
              <w:t xml:space="preserve">) </w:t>
            </w:r>
          </w:p>
        </w:tc>
      </w:tr>
    </w:tbl>
    <w:p w14:paraId="11506839" w14:textId="77777777" w:rsidR="00921A47" w:rsidRPr="006518C9" w:rsidRDefault="00921A47" w:rsidP="00921A47">
      <w:pPr>
        <w:rPr>
          <w:lang w:val="en-US"/>
        </w:rPr>
      </w:pPr>
    </w:p>
    <w:p w14:paraId="54BAFE2A" w14:textId="77777777" w:rsidR="00921A47" w:rsidRPr="006518C9" w:rsidRDefault="00921A47" w:rsidP="00921A47">
      <w:pPr>
        <w:pStyle w:val="Heading2"/>
      </w:pPr>
      <w:bookmarkStart w:id="220" w:name="_Toc457214097"/>
      <w:r w:rsidRPr="006518C9">
        <w:t>Element &lt;</w:t>
      </w:r>
      <w:bookmarkStart w:id="221" w:name="Measure"/>
      <w:r w:rsidRPr="006518C9">
        <w:t>Measure</w:t>
      </w:r>
      <w:bookmarkEnd w:id="221"/>
      <w:r w:rsidRPr="006518C9">
        <w:t>&gt;</w:t>
      </w:r>
      <w:bookmarkEnd w:id="2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921A47" w:rsidRPr="006518C9" w14:paraId="06808CD3" w14:textId="77777777" w:rsidTr="00921A47">
        <w:trPr>
          <w:tblCellSpacing w:w="15" w:type="dxa"/>
        </w:trPr>
        <w:tc>
          <w:tcPr>
            <w:tcW w:w="0" w:type="auto"/>
            <w:vAlign w:val="center"/>
            <w:hideMark/>
          </w:tcPr>
          <w:p w14:paraId="24B5789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0DFD879" w14:textId="77777777" w:rsidR="00921A47" w:rsidRPr="006518C9" w:rsidRDefault="00921A47">
            <w:pPr>
              <w:rPr>
                <w:sz w:val="24"/>
                <w:szCs w:val="24"/>
                <w:lang w:val="en-US"/>
              </w:rPr>
            </w:pPr>
            <w:r w:rsidRPr="006518C9">
              <w:rPr>
                <w:lang w:val="en-US"/>
              </w:rPr>
              <w:t xml:space="preserve">References to CV terms defining the measures about product ions to be reported in SpectrumIdentificationItem </w:t>
            </w:r>
          </w:p>
        </w:tc>
      </w:tr>
      <w:tr w:rsidR="00921A47" w:rsidRPr="006518C9" w14:paraId="1FDB8250" w14:textId="77777777" w:rsidTr="00921A47">
        <w:trPr>
          <w:tblCellSpacing w:w="15" w:type="dxa"/>
        </w:trPr>
        <w:tc>
          <w:tcPr>
            <w:tcW w:w="0" w:type="auto"/>
            <w:vAlign w:val="center"/>
            <w:hideMark/>
          </w:tcPr>
          <w:p w14:paraId="0CA73F9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73F3B88" w14:textId="77777777" w:rsidR="00921A47" w:rsidRPr="006518C9" w:rsidRDefault="00921A47">
            <w:pPr>
              <w:rPr>
                <w:sz w:val="24"/>
                <w:szCs w:val="24"/>
                <w:lang w:val="en-US"/>
              </w:rPr>
            </w:pPr>
            <w:r w:rsidRPr="006518C9">
              <w:rPr>
                <w:lang w:val="en-US"/>
              </w:rPr>
              <w:t xml:space="preserve">MeasureType </w:t>
            </w:r>
          </w:p>
        </w:tc>
      </w:tr>
      <w:tr w:rsidR="00921A47" w:rsidRPr="006518C9" w14:paraId="6288480A" w14:textId="77777777" w:rsidTr="00921A47">
        <w:trPr>
          <w:tblCellSpacing w:w="15" w:type="dxa"/>
        </w:trPr>
        <w:tc>
          <w:tcPr>
            <w:tcW w:w="0" w:type="auto"/>
            <w:vAlign w:val="center"/>
            <w:hideMark/>
          </w:tcPr>
          <w:p w14:paraId="4322E97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921A47" w:rsidRPr="006518C9" w14:paraId="272685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64439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2CAC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93D7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7885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E3FD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E86158"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B2C3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BD2C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2214B"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B95F9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82289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C1A8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24F3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59DD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5393A75C" w14:textId="77777777" w:rsidR="00921A47" w:rsidRPr="006518C9" w:rsidRDefault="00921A47">
            <w:pPr>
              <w:rPr>
                <w:sz w:val="24"/>
                <w:szCs w:val="24"/>
                <w:lang w:val="en-US"/>
              </w:rPr>
            </w:pPr>
          </w:p>
        </w:tc>
      </w:tr>
      <w:tr w:rsidR="00921A47" w:rsidRPr="006518C9" w14:paraId="1C1CBF1D" w14:textId="77777777" w:rsidTr="00921A47">
        <w:trPr>
          <w:tblCellSpacing w:w="15" w:type="dxa"/>
        </w:trPr>
        <w:tc>
          <w:tcPr>
            <w:tcW w:w="0" w:type="auto"/>
            <w:vAlign w:val="center"/>
            <w:hideMark/>
          </w:tcPr>
          <w:p w14:paraId="21409CB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921A47" w:rsidRPr="006518C9" w14:paraId="2FCDD0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CA218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61A1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354C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7EBC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F3F11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31529"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23F6D3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E582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7F92D" w14:textId="77777777" w:rsidR="00921A47" w:rsidRPr="006518C9" w:rsidRDefault="00921A47">
                  <w:pPr>
                    <w:rPr>
                      <w:sz w:val="24"/>
                      <w:szCs w:val="24"/>
                      <w:lang w:val="en-US"/>
                    </w:rPr>
                  </w:pPr>
                  <w:r w:rsidRPr="006518C9">
                    <w:rPr>
                      <w:lang w:val="en-US"/>
                    </w:rPr>
                    <w:t>A single entry from an ontology or a controlled vocabulary.</w:t>
                  </w:r>
                </w:p>
              </w:tc>
            </w:tr>
          </w:tbl>
          <w:p w14:paraId="5193547A" w14:textId="77777777" w:rsidR="00921A47" w:rsidRPr="006518C9" w:rsidRDefault="00921A47">
            <w:pPr>
              <w:rPr>
                <w:sz w:val="24"/>
                <w:szCs w:val="24"/>
                <w:lang w:val="en-US"/>
              </w:rPr>
            </w:pPr>
          </w:p>
        </w:tc>
      </w:tr>
      <w:tr w:rsidR="00921A47" w:rsidRPr="006518C9" w14:paraId="73CAECCE" w14:textId="77777777" w:rsidTr="00921A47">
        <w:trPr>
          <w:tblCellSpacing w:w="15" w:type="dxa"/>
        </w:trPr>
        <w:tc>
          <w:tcPr>
            <w:tcW w:w="0" w:type="auto"/>
            <w:vAlign w:val="center"/>
            <w:hideMark/>
          </w:tcPr>
          <w:p w14:paraId="15DC798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62E05A8" w14:textId="77777777" w:rsidR="00921A47" w:rsidRPr="006518C9" w:rsidRDefault="00921A47">
            <w:pPr>
              <w:pStyle w:val="HTMLPreformatted"/>
            </w:pPr>
            <w:r w:rsidRPr="006518C9">
              <w:t xml:space="preserve">          &lt;Measure id="Measure_Int"&gt;</w:t>
            </w:r>
          </w:p>
          <w:p w14:paraId="6E9BD5EB" w14:textId="77777777" w:rsidR="00921A47" w:rsidRPr="006518C9" w:rsidRDefault="00921A47">
            <w:pPr>
              <w:pStyle w:val="HTMLPreformatted"/>
            </w:pPr>
            <w:r w:rsidRPr="006518C9">
              <w:t xml:space="preserve">            &lt;cvParam cvRef="PSI-MS" accession="MS:1001226" name="product ion intensity" unitCvRef="PSI-MS" unitAccession="MS:1000131" unitName="number of detector counts"/&gt;</w:t>
            </w:r>
          </w:p>
          <w:p w14:paraId="6B6A9B0B" w14:textId="77777777" w:rsidR="00921A47" w:rsidRPr="006518C9" w:rsidRDefault="00921A47">
            <w:pPr>
              <w:pStyle w:val="HTMLPreformatted"/>
            </w:pPr>
            <w:r w:rsidRPr="006518C9">
              <w:t xml:space="preserve">          &lt;/Measure&gt;</w:t>
            </w:r>
          </w:p>
        </w:tc>
      </w:tr>
      <w:tr w:rsidR="00921A47" w:rsidRPr="006518C9" w14:paraId="5F507333" w14:textId="77777777" w:rsidTr="00921A47">
        <w:trPr>
          <w:tblCellSpacing w:w="15" w:type="dxa"/>
        </w:trPr>
        <w:tc>
          <w:tcPr>
            <w:tcW w:w="0" w:type="auto"/>
            <w:vAlign w:val="center"/>
            <w:hideMark/>
          </w:tcPr>
          <w:p w14:paraId="4AEB85C2"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4877451C" w14:textId="77777777" w:rsidR="00921A47" w:rsidRPr="006518C9" w:rsidRDefault="00921A47">
            <w:pPr>
              <w:pStyle w:val="HTMLPreformatted"/>
            </w:pPr>
            <w:r w:rsidRPr="006518C9">
              <w:t>Path /MzIdentML/DataCollection/AnalysisData/SpectrumIdentificationList/FragmentationTable/Measure</w:t>
            </w:r>
          </w:p>
          <w:p w14:paraId="22A310A6" w14:textId="77777777" w:rsidR="00921A47" w:rsidRPr="006518C9" w:rsidRDefault="00921A47">
            <w:pPr>
              <w:pStyle w:val="HTMLPreformatted"/>
            </w:pPr>
            <w:r w:rsidRPr="006518C9">
              <w:t xml:space="preserve">MUST supply term </w:t>
            </w:r>
            <w:hyperlink r:id="rId188" w:tgtFrame="new" w:history="1">
              <w:r w:rsidRPr="006518C9">
                <w:rPr>
                  <w:rStyle w:val="Hyperlink"/>
                </w:rPr>
                <w:t>MS:1001226</w:t>
              </w:r>
            </w:hyperlink>
            <w:r w:rsidRPr="006518C9">
              <w:t xml:space="preserve"> (</w:t>
            </w:r>
            <w:r w:rsidRPr="006518C9">
              <w:rPr>
                <w:rStyle w:val="popup"/>
              </w:rPr>
              <w:t>product ion intensity</w:t>
            </w:r>
            <w:r w:rsidRPr="006518C9">
              <w:t>) only once</w:t>
            </w:r>
          </w:p>
          <w:p w14:paraId="64C28319" w14:textId="77777777" w:rsidR="00921A47" w:rsidRPr="006518C9" w:rsidRDefault="00921A47">
            <w:pPr>
              <w:pStyle w:val="HTMLPreformatted"/>
            </w:pPr>
            <w:r w:rsidRPr="006518C9">
              <w:t xml:space="preserve">MUST supply term </w:t>
            </w:r>
            <w:hyperlink r:id="rId189" w:tgtFrame="new" w:history="1">
              <w:r w:rsidRPr="006518C9">
                <w:rPr>
                  <w:rStyle w:val="Hyperlink"/>
                </w:rPr>
                <w:t>MS:1001225</w:t>
              </w:r>
            </w:hyperlink>
            <w:r w:rsidRPr="006518C9">
              <w:t xml:space="preserve"> (</w:t>
            </w:r>
            <w:r w:rsidRPr="006518C9">
              <w:rPr>
                <w:rStyle w:val="popup"/>
              </w:rPr>
              <w:t>product ion m/z</w:t>
            </w:r>
            <w:r w:rsidRPr="006518C9">
              <w:t>) only once</w:t>
            </w:r>
          </w:p>
          <w:p w14:paraId="152C4B46" w14:textId="77777777" w:rsidR="00921A47" w:rsidRPr="006518C9" w:rsidRDefault="00921A47">
            <w:pPr>
              <w:pStyle w:val="HTMLPreformatted"/>
            </w:pPr>
            <w:r w:rsidRPr="006518C9">
              <w:t xml:space="preserve">MUST supply term </w:t>
            </w:r>
            <w:hyperlink r:id="rId190" w:tgtFrame="new" w:history="1">
              <w:r w:rsidRPr="006518C9">
                <w:rPr>
                  <w:rStyle w:val="Hyperlink"/>
                </w:rPr>
                <w:t>MS:1001227</w:t>
              </w:r>
            </w:hyperlink>
            <w:r w:rsidRPr="006518C9">
              <w:t xml:space="preserve"> (</w:t>
            </w:r>
            <w:r w:rsidRPr="006518C9">
              <w:rPr>
                <w:rStyle w:val="popup"/>
              </w:rPr>
              <w:t>product ion m/z error</w:t>
            </w:r>
            <w:r w:rsidRPr="006518C9">
              <w:t>) only once</w:t>
            </w:r>
          </w:p>
        </w:tc>
      </w:tr>
      <w:tr w:rsidR="00921A47" w:rsidRPr="006518C9" w14:paraId="16456EAC" w14:textId="77777777" w:rsidTr="00921A47">
        <w:trPr>
          <w:tblCellSpacing w:w="15" w:type="dxa"/>
        </w:trPr>
        <w:tc>
          <w:tcPr>
            <w:tcW w:w="0" w:type="auto"/>
            <w:vAlign w:val="center"/>
            <w:hideMark/>
          </w:tcPr>
          <w:p w14:paraId="2C60634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8CCE539" w14:textId="77777777" w:rsidR="00921A47" w:rsidRPr="006518C9" w:rsidRDefault="00921A47">
            <w:pPr>
              <w:pStyle w:val="HTMLPreformatted"/>
            </w:pPr>
            <w:r w:rsidRPr="006518C9">
              <w:t>&lt;cvParam accession="MS:1001225" cvRef="PSI-MS" unitCvRef="PSI-MS" unitName="m/z" unitAccession="MS:1000040" name="product ion m/z"/&gt;</w:t>
            </w:r>
          </w:p>
          <w:p w14:paraId="3782740E" w14:textId="77777777" w:rsidR="00921A47" w:rsidRPr="006518C9" w:rsidRDefault="00921A47">
            <w:pPr>
              <w:pStyle w:val="HTMLPreformatted"/>
            </w:pPr>
            <w:r w:rsidRPr="006518C9">
              <w:t>&lt;cvParam accession="MS:1001226" cvRef="PSI-MS" unitCvRef="PSI-MS" unitName="number of detector counts" unitAccession="MS:1000131"  name="product ion intensity"/&gt;</w:t>
            </w:r>
          </w:p>
          <w:p w14:paraId="22AB0758" w14:textId="77777777" w:rsidR="00921A47" w:rsidRPr="006518C9" w:rsidRDefault="00921A47">
            <w:pPr>
              <w:pStyle w:val="HTMLPreformatted"/>
            </w:pPr>
            <w:r w:rsidRPr="006518C9">
              <w:t>&lt;cvParam accession="MS:1001227" cvRef="PSI-MS" unitCvRef="PSI-MS" unitName="m/z" unitAccession="MS:1000040" name="product ion m/z error"/&gt;</w:t>
            </w:r>
          </w:p>
        </w:tc>
      </w:tr>
    </w:tbl>
    <w:p w14:paraId="00B37CB4" w14:textId="77777777" w:rsidR="00921A47" w:rsidRPr="006518C9" w:rsidRDefault="00921A47" w:rsidP="00921A47">
      <w:pPr>
        <w:rPr>
          <w:lang w:val="en-US"/>
        </w:rPr>
      </w:pPr>
    </w:p>
    <w:p w14:paraId="00C3AC0F" w14:textId="77777777" w:rsidR="00921A47" w:rsidRPr="006518C9" w:rsidRDefault="00921A47" w:rsidP="00921A47">
      <w:pPr>
        <w:pStyle w:val="Heading2"/>
      </w:pPr>
      <w:bookmarkStart w:id="222" w:name="_Toc457214098"/>
      <w:r w:rsidRPr="006518C9">
        <w:t>Element &lt;</w:t>
      </w:r>
      <w:bookmarkStart w:id="223" w:name="Modification"/>
      <w:r w:rsidRPr="006518C9">
        <w:t>Modification</w:t>
      </w:r>
      <w:bookmarkEnd w:id="223"/>
      <w:r w:rsidRPr="006518C9">
        <w:t>&gt;</w:t>
      </w:r>
      <w:bookmarkEnd w:id="2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RPr="006518C9" w14:paraId="5726DA85" w14:textId="77777777" w:rsidTr="00921A47">
        <w:trPr>
          <w:tblCellSpacing w:w="15" w:type="dxa"/>
        </w:trPr>
        <w:tc>
          <w:tcPr>
            <w:tcW w:w="0" w:type="auto"/>
            <w:vAlign w:val="center"/>
            <w:hideMark/>
          </w:tcPr>
          <w:p w14:paraId="6DAC64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995E961" w14:textId="77777777" w:rsidR="00921A47" w:rsidRPr="006518C9" w:rsidRDefault="00921A47">
            <w:pPr>
              <w:rPr>
                <w:sz w:val="24"/>
                <w:szCs w:val="24"/>
                <w:lang w:val="en-US"/>
              </w:rPr>
            </w:pPr>
            <w:r w:rsidRPr="006518C9">
              <w:rPr>
                <w:lang w:val="en-US"/>
              </w:rPr>
              <w:t>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sidRPr="006518C9">
              <w:rPr>
                <w:rFonts w:ascii="Times New Roman" w:hAnsi="Times New Roman"/>
                <w:lang w:val="en-US"/>
              </w:rPr>
              <w:t></w:t>
            </w:r>
            <w:r w:rsidRPr="006518C9">
              <w:rPr>
                <w:lang w:val="en-US"/>
              </w:rPr>
              <w:t xml:space="preserve"> CV term that MUST be used instead. A neutral loss should be defined as an additional CVParam within Modification. </w:t>
            </w:r>
            <w:r w:rsidRPr="006518C9">
              <w:rPr>
                <w:lang w:val="en-US"/>
              </w:rPr>
              <w:lastRenderedPageBreak/>
              <w:t xml:space="preserve">If more complex information should be given about neutral losses (such as presence/absence on particular product ions), this can additionally be encoded within the FragmentationArray. </w:t>
            </w:r>
          </w:p>
        </w:tc>
      </w:tr>
      <w:tr w:rsidR="00921A47" w:rsidRPr="006518C9" w14:paraId="4B7D88B5" w14:textId="77777777" w:rsidTr="00921A47">
        <w:trPr>
          <w:tblCellSpacing w:w="15" w:type="dxa"/>
        </w:trPr>
        <w:tc>
          <w:tcPr>
            <w:tcW w:w="0" w:type="auto"/>
            <w:vAlign w:val="center"/>
            <w:hideMark/>
          </w:tcPr>
          <w:p w14:paraId="089A0792"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18212B0E" w14:textId="77777777" w:rsidR="00921A47" w:rsidRPr="006518C9" w:rsidRDefault="00921A47">
            <w:pPr>
              <w:rPr>
                <w:sz w:val="24"/>
                <w:szCs w:val="24"/>
                <w:lang w:val="en-US"/>
              </w:rPr>
            </w:pPr>
            <w:r w:rsidRPr="006518C9">
              <w:rPr>
                <w:lang w:val="en-US"/>
              </w:rPr>
              <w:t xml:space="preserve">ModificationType </w:t>
            </w:r>
          </w:p>
        </w:tc>
      </w:tr>
      <w:tr w:rsidR="00921A47" w:rsidRPr="006518C9" w14:paraId="7A4FD51F" w14:textId="77777777" w:rsidTr="00921A47">
        <w:trPr>
          <w:tblCellSpacing w:w="15" w:type="dxa"/>
        </w:trPr>
        <w:tc>
          <w:tcPr>
            <w:tcW w:w="0" w:type="auto"/>
            <w:vAlign w:val="center"/>
            <w:hideMark/>
          </w:tcPr>
          <w:p w14:paraId="29F272A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921A47" w:rsidRPr="006518C9" w14:paraId="1ACF85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6386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EB44A"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751C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B9F3E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7ABDF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3D334F" w14:textId="77777777" w:rsidR="00921A47" w:rsidRPr="006518C9" w:rsidRDefault="00921A47">
                  <w:pPr>
                    <w:rPr>
                      <w:sz w:val="24"/>
                      <w:szCs w:val="24"/>
                      <w:lang w:val="en-US"/>
                    </w:rPr>
                  </w:pPr>
                  <w:r w:rsidRPr="006518C9">
                    <w:rPr>
                      <w:lang w:val="en-US"/>
                    </w:rP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61958"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70EE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4584A" w14:textId="77777777" w:rsidR="00921A47" w:rsidRPr="006518C9" w:rsidRDefault="00921A47">
                  <w:pPr>
                    <w:rPr>
                      <w:sz w:val="24"/>
                      <w:szCs w:val="24"/>
                      <w:lang w:val="en-US"/>
                    </w:rPr>
                  </w:pPr>
                  <w:r w:rsidRPr="006518C9">
                    <w:rPr>
                      <w:lang w:val="en-US"/>
                    </w:rPr>
                    <w:t xml:space="preserve">Atomic mass delta considering the natural distribution of isotopes in Daltons. </w:t>
                  </w:r>
                </w:p>
              </w:tc>
            </w:tr>
            <w:tr w:rsidR="00921A47" w:rsidRPr="006518C9" w14:paraId="7C6C61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AD22A9"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76478"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6167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919B7"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If the modification location is unknown e.g. for PMF data, this attribute should be omitted. </w:t>
                  </w:r>
                </w:p>
              </w:tc>
            </w:tr>
            <w:tr w:rsidR="00921A47" w:rsidRPr="006518C9" w14:paraId="11B93F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EC7F77" w14:textId="77777777" w:rsidR="00921A47" w:rsidRPr="006518C9" w:rsidRDefault="00921A47">
                  <w:pPr>
                    <w:rPr>
                      <w:sz w:val="24"/>
                      <w:szCs w:val="24"/>
                      <w:lang w:val="en-US"/>
                    </w:rPr>
                  </w:pPr>
                  <w:r w:rsidRPr="006518C9">
                    <w:rPr>
                      <w:lang w:val="en-US"/>
                    </w:rP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2F309"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2954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6C6E6"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w:t>
                  </w:r>
                </w:p>
              </w:tc>
            </w:tr>
            <w:tr w:rsidR="00921A47" w:rsidRPr="006518C9" w14:paraId="32DFE8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937C1"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9CA680" w14:textId="77777777" w:rsidR="00921A47" w:rsidRPr="006518C9" w:rsidRDefault="00921A47">
                  <w:pPr>
                    <w:rPr>
                      <w:sz w:val="24"/>
                      <w:szCs w:val="24"/>
                      <w:lang w:val="en-US"/>
                    </w:rPr>
                  </w:pPr>
                  <w:r w:rsidRPr="006518C9">
                    <w:rPr>
                      <w:lang w:val="en-US"/>
                    </w:rP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C6FF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02D20" w14:textId="77777777" w:rsidR="00921A47" w:rsidRPr="006518C9" w:rsidRDefault="00921A47">
                  <w:pPr>
                    <w:rPr>
                      <w:sz w:val="24"/>
                      <w:szCs w:val="24"/>
                      <w:lang w:val="en-US"/>
                    </w:rPr>
                  </w:pPr>
                  <w:r w:rsidRPr="006518C9">
                    <w:rPr>
                      <w:lang w:val="en-US"/>
                    </w:rP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14:paraId="52ED7289" w14:textId="77777777" w:rsidR="00921A47" w:rsidRPr="006518C9" w:rsidRDefault="00921A47">
            <w:pPr>
              <w:rPr>
                <w:sz w:val="24"/>
                <w:szCs w:val="24"/>
                <w:lang w:val="en-US"/>
              </w:rPr>
            </w:pPr>
          </w:p>
        </w:tc>
      </w:tr>
      <w:tr w:rsidR="00921A47" w:rsidRPr="006518C9" w14:paraId="72849D08" w14:textId="77777777" w:rsidTr="00921A47">
        <w:trPr>
          <w:tblCellSpacing w:w="15" w:type="dxa"/>
        </w:trPr>
        <w:tc>
          <w:tcPr>
            <w:tcW w:w="0" w:type="auto"/>
            <w:vAlign w:val="center"/>
            <w:hideMark/>
          </w:tcPr>
          <w:p w14:paraId="63B000E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921A47" w:rsidRPr="006518C9" w14:paraId="2104D5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201E8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0BF4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68ED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185C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AAB86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E1158"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6C320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77D2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8EF8D" w14:textId="77777777" w:rsidR="00921A47" w:rsidRPr="006518C9" w:rsidRDefault="00921A47">
                  <w:pPr>
                    <w:rPr>
                      <w:sz w:val="24"/>
                      <w:szCs w:val="24"/>
                      <w:lang w:val="en-US"/>
                    </w:rPr>
                  </w:pPr>
                  <w:r w:rsidRPr="006518C9">
                    <w:rPr>
                      <w:lang w:val="en-US"/>
                    </w:rPr>
                    <w:t>A single entry from an ontology or a controlled vocabulary.</w:t>
                  </w:r>
                </w:p>
              </w:tc>
            </w:tr>
          </w:tbl>
          <w:p w14:paraId="0C7152DD" w14:textId="77777777" w:rsidR="00921A47" w:rsidRPr="006518C9" w:rsidRDefault="00921A47">
            <w:pPr>
              <w:rPr>
                <w:sz w:val="24"/>
                <w:szCs w:val="24"/>
                <w:lang w:val="en-US"/>
              </w:rPr>
            </w:pPr>
          </w:p>
        </w:tc>
      </w:tr>
      <w:tr w:rsidR="00921A47" w:rsidRPr="006518C9" w14:paraId="79321C36" w14:textId="77777777" w:rsidTr="00921A47">
        <w:trPr>
          <w:tblCellSpacing w:w="15" w:type="dxa"/>
        </w:trPr>
        <w:tc>
          <w:tcPr>
            <w:tcW w:w="0" w:type="auto"/>
            <w:vAlign w:val="center"/>
            <w:hideMark/>
          </w:tcPr>
          <w:p w14:paraId="6489375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1BD831" w14:textId="77777777" w:rsidR="00921A47" w:rsidRPr="006518C9" w:rsidRDefault="00921A47">
            <w:pPr>
              <w:pStyle w:val="HTMLPreformatted"/>
            </w:pPr>
            <w:r w:rsidRPr="006518C9">
              <w:t xml:space="preserve">    &lt;Modification location="10" residues="K" monoisotopicMassDelta="138.0680796"&gt; </w:t>
            </w:r>
          </w:p>
          <w:p w14:paraId="6A41D1B9" w14:textId="77777777" w:rsidR="00921A47" w:rsidRPr="006518C9" w:rsidRDefault="00921A47">
            <w:pPr>
              <w:pStyle w:val="HTMLPreformatted"/>
            </w:pPr>
            <w:r w:rsidRPr="006518C9">
              <w:t xml:space="preserve">      &lt;cvParam accession=</w:t>
            </w:r>
            <w:r w:rsidR="00180A75" w:rsidRPr="006518C9">
              <w:t>"</w:t>
            </w:r>
            <w:r w:rsidR="0072413E" w:rsidRPr="006518C9">
              <w:t>XLMOD</w:t>
            </w:r>
            <w:r w:rsidR="00E12150" w:rsidRPr="006518C9">
              <w:t>:</w:t>
            </w:r>
            <w:r w:rsidRPr="006518C9">
              <w:t>0</w:t>
            </w:r>
            <w:r w:rsidR="00E12150" w:rsidRPr="006518C9">
              <w:t>2001</w:t>
            </w:r>
            <w:r w:rsidRPr="006518C9">
              <w:t>" cvRef="XLMOD" name="DSS"/&gt;</w:t>
            </w:r>
          </w:p>
          <w:p w14:paraId="7A17A535" w14:textId="77777777" w:rsidR="00921A47" w:rsidRPr="006518C9" w:rsidRDefault="00921A47">
            <w:pPr>
              <w:pStyle w:val="HTMLPreformatted"/>
            </w:pPr>
            <w:r w:rsidRPr="006518C9">
              <w:t xml:space="preserve">      &lt;cvParam accession="MS:1002509" cvRef="PSI-MS" name="cross-link donor" value="11309529182388590588"/&gt;</w:t>
            </w:r>
          </w:p>
          <w:p w14:paraId="7829DDE2" w14:textId="77777777" w:rsidR="00921A47" w:rsidRPr="006518C9" w:rsidRDefault="00921A47">
            <w:pPr>
              <w:pStyle w:val="HTMLPreformatted"/>
            </w:pPr>
            <w:r w:rsidRPr="006518C9">
              <w:t xml:space="preserve">    &lt;/Modification&gt; </w:t>
            </w:r>
          </w:p>
        </w:tc>
      </w:tr>
      <w:tr w:rsidR="00921A47" w:rsidRPr="006518C9" w14:paraId="7651DBDF" w14:textId="77777777" w:rsidTr="008F498D">
        <w:trPr>
          <w:tblCellSpacing w:w="15" w:type="dxa"/>
        </w:trPr>
        <w:tc>
          <w:tcPr>
            <w:tcW w:w="0" w:type="auto"/>
            <w:vAlign w:val="center"/>
          </w:tcPr>
          <w:p w14:paraId="1271403A" w14:textId="77777777" w:rsidR="00921A47" w:rsidRPr="006518C9" w:rsidRDefault="00921A47">
            <w:pPr>
              <w:rPr>
                <w:sz w:val="24"/>
                <w:szCs w:val="24"/>
                <w:lang w:val="en-US"/>
              </w:rPr>
            </w:pPr>
          </w:p>
        </w:tc>
        <w:tc>
          <w:tcPr>
            <w:tcW w:w="0" w:type="auto"/>
            <w:vAlign w:val="center"/>
          </w:tcPr>
          <w:p w14:paraId="1DB9A73F" w14:textId="77777777" w:rsidR="00921A47" w:rsidRPr="006518C9" w:rsidRDefault="00921A47">
            <w:pPr>
              <w:rPr>
                <w:sz w:val="24"/>
                <w:szCs w:val="24"/>
                <w:lang w:val="en-US"/>
              </w:rPr>
            </w:pPr>
          </w:p>
        </w:tc>
      </w:tr>
      <w:tr w:rsidR="00921A47" w:rsidRPr="006518C9" w14:paraId="0536CBA9" w14:textId="77777777" w:rsidTr="00921A47">
        <w:trPr>
          <w:tblCellSpacing w:w="15" w:type="dxa"/>
        </w:trPr>
        <w:tc>
          <w:tcPr>
            <w:tcW w:w="0" w:type="auto"/>
            <w:vAlign w:val="center"/>
            <w:hideMark/>
          </w:tcPr>
          <w:p w14:paraId="3D6CFEDC"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97A19B6" w14:textId="77777777" w:rsidR="00921A47" w:rsidRPr="006518C9" w:rsidRDefault="00921A47">
            <w:pPr>
              <w:pStyle w:val="HTMLPreformatted"/>
            </w:pPr>
            <w:r w:rsidRPr="006518C9">
              <w:t>&lt;cvParam cvRef="UNIMOD" accession="UNIMOD:35" name="Oxidation"&gt;&lt;/cvParam&gt;</w:t>
            </w:r>
          </w:p>
          <w:p w14:paraId="7C392225" w14:textId="77777777" w:rsidR="00921A47" w:rsidRPr="006518C9" w:rsidRDefault="00921A47">
            <w:pPr>
              <w:pStyle w:val="HTMLPreformatted"/>
            </w:pPr>
            <w:r w:rsidRPr="006518C9">
              <w:t>&lt;cvParam cvRef="UNIMOD" accession="UNIMOD:37" name="Trimethyl"&gt;&lt;/cvParam&gt;</w:t>
            </w:r>
          </w:p>
          <w:p w14:paraId="36DFED23" w14:textId="77777777" w:rsidR="00921A47" w:rsidRPr="006518C9" w:rsidRDefault="00921A47">
            <w:pPr>
              <w:pStyle w:val="HTMLPreformatted"/>
            </w:pPr>
            <w:r w:rsidRPr="006518C9">
              <w:t>&lt;cvParam cvRef="UNIMOD" accession="UNIMOD:4" name="Carbamidomethyl"&gt;&lt;/cvParam&gt;</w:t>
            </w:r>
          </w:p>
          <w:p w14:paraId="47992FC1" w14:textId="77777777" w:rsidR="00921A47" w:rsidRPr="006518C9" w:rsidRDefault="00921A47">
            <w:pPr>
              <w:pStyle w:val="HTMLPreformatted"/>
            </w:pPr>
            <w:r w:rsidRPr="006518C9">
              <w:t>&lt;cvParam cvRef="UNIMOD" accession="UNIMOD:27" name="Glu-&gt;pyro-Glu"&gt;&lt;/cvParam&gt;</w:t>
            </w:r>
          </w:p>
          <w:p w14:paraId="5AC9E95C" w14:textId="77777777" w:rsidR="00921A47" w:rsidRPr="006518C9" w:rsidRDefault="00921A47">
            <w:pPr>
              <w:pStyle w:val="HTMLPreformatted"/>
            </w:pPr>
            <w:r w:rsidRPr="006518C9">
              <w:t>&lt;cvParam cvRef="UNIMOD" accession="UNIMOD:1" name="Acetyl"&gt;&lt;/cvParam&gt;</w:t>
            </w:r>
          </w:p>
          <w:p w14:paraId="0F0A5DFE" w14:textId="77777777" w:rsidR="00921A47" w:rsidRPr="006518C9" w:rsidRDefault="00921A47">
            <w:pPr>
              <w:pStyle w:val="HTMLPreformatted"/>
            </w:pPr>
            <w:r w:rsidRPr="006518C9">
              <w:t>&lt;cvParam cvRef="UNIMOD" accession="UNIMOD:385" name="Ammonia-loss"&gt;&lt;/cvParam&gt;</w:t>
            </w:r>
          </w:p>
          <w:p w14:paraId="1BC49E82" w14:textId="77777777" w:rsidR="00921A47" w:rsidRPr="006518C9" w:rsidRDefault="00921A47">
            <w:pPr>
              <w:pStyle w:val="HTMLPreformatted"/>
            </w:pPr>
            <w:r w:rsidRPr="006518C9">
              <w:t>&lt;cvParam cvRef="UNIMOD" accession="UNIMOD:28" name="Gln-&gt;pyro-Glu"&gt;&lt;/cvParam&gt;</w:t>
            </w:r>
          </w:p>
          <w:p w14:paraId="6101B4C5" w14:textId="77777777" w:rsidR="00921A47" w:rsidRPr="006518C9" w:rsidRDefault="00921A47">
            <w:pPr>
              <w:pStyle w:val="HTMLPreformatted"/>
            </w:pPr>
            <w:r w:rsidRPr="006518C9">
              <w:t>&lt;cvParam cvRef="UNIMOD" accession="UNIMOD:575" name="Gly-&gt;Val"&gt;&lt;/cvParam&gt;</w:t>
            </w:r>
          </w:p>
          <w:p w14:paraId="1980D7B7" w14:textId="77777777" w:rsidR="00921A47" w:rsidRPr="006518C9" w:rsidRDefault="00921A47">
            <w:pPr>
              <w:pStyle w:val="HTMLPreformatted"/>
            </w:pPr>
            <w:r w:rsidRPr="006518C9">
              <w:t>&lt;cvParam accession="UNIMOD:214" cvRef="UNIMOD" name="iTRAQ4plex"/&gt;</w:t>
            </w:r>
          </w:p>
          <w:p w14:paraId="7EE03B67" w14:textId="77777777" w:rsidR="00921A47" w:rsidRPr="006518C9" w:rsidRDefault="00921A47">
            <w:pPr>
              <w:pStyle w:val="HTMLPreformatted"/>
            </w:pPr>
            <w:r w:rsidRPr="006518C9">
              <w:t>&lt;cvParam accession="UNIMOD:7" cvRef="UNIMOD" name="Deamidated"/&gt;</w:t>
            </w:r>
          </w:p>
          <w:p w14:paraId="7B53D9E6" w14:textId="77777777" w:rsidR="00921A47" w:rsidRPr="006518C9" w:rsidRDefault="00921A47">
            <w:pPr>
              <w:pStyle w:val="HTMLPreformatted"/>
            </w:pPr>
            <w:r w:rsidRPr="006518C9">
              <w:t>&lt;cvParam accession="UNIMOD:39" cvRef="UNIMOD" name="Methylthio"/&gt;</w:t>
            </w:r>
          </w:p>
          <w:p w14:paraId="5ADB3394" w14:textId="77777777" w:rsidR="00921A47" w:rsidRPr="006518C9" w:rsidRDefault="00921A47">
            <w:pPr>
              <w:pStyle w:val="HTMLPreformatted"/>
            </w:pPr>
            <w:r w:rsidRPr="006518C9">
              <w:t>&lt;cvParam accession=</w:t>
            </w:r>
            <w:r w:rsidR="004B085B" w:rsidRPr="006518C9">
              <w:t>"</w:t>
            </w:r>
            <w:r w:rsidR="00E12150" w:rsidRPr="006518C9">
              <w:t>XLMOD:</w:t>
            </w:r>
            <w:r w:rsidRPr="006518C9">
              <w:t>0</w:t>
            </w:r>
            <w:r w:rsidR="00E12150" w:rsidRPr="006518C9">
              <w:t>2001</w:t>
            </w:r>
            <w:r w:rsidRPr="006518C9">
              <w:t>" cvRef="XLMOD" name="DSS"/&gt;</w:t>
            </w:r>
          </w:p>
          <w:p w14:paraId="2656ABAE" w14:textId="77777777" w:rsidR="00921A47" w:rsidRPr="006518C9" w:rsidRDefault="00921A47">
            <w:pPr>
              <w:pStyle w:val="HTMLPreformatted"/>
            </w:pPr>
            <w:r w:rsidRPr="006518C9">
              <w:t>&lt;cvParam accession="MS:1002509" cvRef="PSI-MS" name="cross-link donor" value="11309529182388590588"/&gt;</w:t>
            </w:r>
          </w:p>
          <w:p w14:paraId="6604EFCD" w14:textId="77777777" w:rsidR="00921A47" w:rsidRPr="006518C9" w:rsidRDefault="00921A47">
            <w:pPr>
              <w:pStyle w:val="HTMLPreformatted"/>
            </w:pPr>
            <w:r w:rsidRPr="006518C9">
              <w:t>&lt;cvParam accession="MS:1002510" cvRef="PSI-MS" name="cross-link acceptor" value="2399294065069360606"/&gt;</w:t>
            </w:r>
          </w:p>
          <w:p w14:paraId="66707126" w14:textId="77777777" w:rsidR="00921A47" w:rsidRPr="006518C9" w:rsidRDefault="00921A47">
            <w:pPr>
              <w:pStyle w:val="HTMLPreformatted"/>
            </w:pPr>
            <w:r w:rsidRPr="006518C9">
              <w:t>&lt;cvParam</w:t>
            </w:r>
            <w:r w:rsidR="0068749C" w:rsidRPr="006518C9">
              <w:t xml:space="preserve"> accession="UNIMOD:1020" name="x</w:t>
            </w:r>
            <w:r w:rsidRPr="006518C9">
              <w:t>link:DSS" cvRef="UNIMOD"/&gt;</w:t>
            </w:r>
          </w:p>
          <w:p w14:paraId="02B1AB4E"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01000" name="</w:t>
            </w:r>
            <w:r w:rsidR="00E12150" w:rsidRPr="006518C9">
              <w:t>h</w:t>
            </w:r>
            <w:r w:rsidRPr="006518C9">
              <w:t>ydrolyzed</w:t>
            </w:r>
            <w:r w:rsidR="00E12150" w:rsidRPr="006518C9">
              <w:t xml:space="preserve"> BS3</w:t>
            </w:r>
            <w:r w:rsidRPr="006518C9">
              <w:t>"&gt;&lt;/cvParam&gt;</w:t>
            </w:r>
          </w:p>
          <w:p w14:paraId="75058368"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01001" name="</w:t>
            </w:r>
            <w:r w:rsidR="00E12150" w:rsidRPr="006518C9">
              <w:t xml:space="preserve">amidated </w:t>
            </w:r>
            <w:r w:rsidRPr="006518C9">
              <w:t>BS3"&gt;&lt;/cvParam&gt;</w:t>
            </w:r>
          </w:p>
          <w:p w14:paraId="6F8F3633"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w:t>
            </w:r>
            <w:r w:rsidR="00012EA6" w:rsidRPr="006518C9">
              <w:t>2000</w:t>
            </w:r>
            <w:r w:rsidRPr="006518C9">
              <w:t>" name="BS3"&gt;&lt;/cvParam&gt;</w:t>
            </w:r>
          </w:p>
          <w:p w14:paraId="641F3863"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01008" name="</w:t>
            </w:r>
            <w:r w:rsidR="00012EA6" w:rsidRPr="006518C9">
              <w:t xml:space="preserve">hydrolyzed </w:t>
            </w:r>
            <w:r w:rsidRPr="006518C9">
              <w:t>BS3</w:t>
            </w:r>
            <w:r w:rsidR="00012EA6" w:rsidRPr="006518C9">
              <w:t>-</w:t>
            </w:r>
            <w:r w:rsidRPr="006518C9">
              <w:t>d4"&gt;&lt;/cvParam&gt;</w:t>
            </w:r>
          </w:p>
          <w:p w14:paraId="1CC32388" w14:textId="77777777" w:rsidR="00921A47" w:rsidRPr="006518C9" w:rsidRDefault="00921A47" w:rsidP="00012EA6">
            <w:pPr>
              <w:pStyle w:val="HTMLPreformatted"/>
            </w:pPr>
            <w:r w:rsidRPr="006518C9">
              <w:t>&lt;cvParam cvRef="XLMOD" accession=</w:t>
            </w:r>
            <w:r w:rsidR="004B085B" w:rsidRPr="006518C9">
              <w:t>"</w:t>
            </w:r>
            <w:r w:rsidR="00E12150" w:rsidRPr="006518C9">
              <w:t>XLMOD:</w:t>
            </w:r>
            <w:r w:rsidRPr="006518C9">
              <w:t>01009" name="</w:t>
            </w:r>
            <w:r w:rsidR="00012EA6" w:rsidRPr="006518C9">
              <w:t xml:space="preserve">amidated </w:t>
            </w:r>
            <w:r w:rsidRPr="006518C9">
              <w:t>BS3</w:t>
            </w:r>
            <w:r w:rsidR="00012EA6" w:rsidRPr="006518C9">
              <w:t>-</w:t>
            </w:r>
            <w:r w:rsidRPr="006518C9">
              <w:t>d4"&gt;&lt;/cvParam&gt;</w:t>
            </w:r>
          </w:p>
        </w:tc>
      </w:tr>
    </w:tbl>
    <w:p w14:paraId="222FCF2A" w14:textId="77777777" w:rsidR="00921A47" w:rsidRPr="006518C9" w:rsidRDefault="001511D0" w:rsidP="00921A47">
      <w:pPr>
        <w:rPr>
          <w:b/>
          <w:lang w:val="en-US"/>
        </w:rPr>
      </w:pPr>
      <w:r w:rsidRPr="006518C9">
        <w:rPr>
          <w:b/>
          <w:lang w:val="en-US"/>
        </w:rPr>
        <w:t>Example for cross-linking:</w:t>
      </w:r>
    </w:p>
    <w:p w14:paraId="1F2B3DA6"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 location="2" residues="Y" monoisotopicMassDelta="156.07864430999996"&gt;</w:t>
      </w:r>
    </w:p>
    <w:p w14:paraId="58E8D668" w14:textId="77777777" w:rsidR="001511D0" w:rsidRPr="006518C9" w:rsidRDefault="001511D0" w:rsidP="001511D0">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cvRef="XLMOD" accession=</w:t>
      </w:r>
      <w:r w:rsidR="00180A75"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 name="</w:t>
      </w:r>
      <w:r w:rsidR="00BB235F" w:rsidRPr="006518C9">
        <w:rPr>
          <w:rFonts w:ascii="Courier New" w:hAnsi="Courier New" w:cs="Courier New"/>
          <w:sz w:val="14"/>
          <w:szCs w:val="14"/>
          <w:lang w:val="en-US"/>
        </w:rPr>
        <w:t xml:space="preserve">hydrolysed </w:t>
      </w:r>
      <w:r w:rsidRPr="006518C9">
        <w:rPr>
          <w:rFonts w:ascii="Courier New" w:hAnsi="Courier New" w:cs="Courier New"/>
          <w:sz w:val="14"/>
          <w:szCs w:val="14"/>
          <w:lang w:val="en-US"/>
        </w:rPr>
        <w:t>BS3"&gt;&lt;/cvParam&gt;</w:t>
      </w:r>
    </w:p>
    <w:p w14:paraId="77762A18"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&lt;/Modification&gt;</w:t>
      </w:r>
    </w:p>
    <w:p w14:paraId="0B39E484" w14:textId="77777777" w:rsidR="001511D0" w:rsidRPr="006518C9" w:rsidRDefault="001511D0" w:rsidP="001511D0">
      <w:pPr>
        <w:rPr>
          <w:lang w:val="en-US"/>
        </w:rPr>
      </w:pPr>
    </w:p>
    <w:p w14:paraId="470050ED" w14:textId="77777777" w:rsidR="00921A47" w:rsidRPr="006518C9" w:rsidRDefault="00921A47" w:rsidP="00921A47">
      <w:pPr>
        <w:pStyle w:val="Heading2"/>
      </w:pPr>
      <w:bookmarkStart w:id="224" w:name="_Toc457214099"/>
      <w:r w:rsidRPr="006518C9">
        <w:t>Element &lt;</w:t>
      </w:r>
      <w:bookmarkStart w:id="225" w:name="ModificationParams"/>
      <w:r w:rsidRPr="006518C9">
        <w:t>ModificationParams</w:t>
      </w:r>
      <w:bookmarkEnd w:id="225"/>
      <w:r w:rsidRPr="006518C9">
        <w:t>&gt;</w:t>
      </w:r>
      <w:bookmarkEnd w:id="2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921A47" w:rsidRPr="006518C9" w14:paraId="58DCFCE1" w14:textId="77777777" w:rsidTr="00921A47">
        <w:trPr>
          <w:tblCellSpacing w:w="15" w:type="dxa"/>
        </w:trPr>
        <w:tc>
          <w:tcPr>
            <w:tcW w:w="0" w:type="auto"/>
            <w:vAlign w:val="center"/>
            <w:hideMark/>
          </w:tcPr>
          <w:p w14:paraId="722D7E0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49660E" w14:textId="77777777" w:rsidR="00921A47" w:rsidRPr="006518C9" w:rsidRDefault="00921A47">
            <w:pPr>
              <w:rPr>
                <w:sz w:val="24"/>
                <w:szCs w:val="24"/>
                <w:lang w:val="en-US"/>
              </w:rPr>
            </w:pPr>
            <w:r w:rsidRPr="006518C9">
              <w:rPr>
                <w:lang w:val="en-US"/>
              </w:rPr>
              <w:t xml:space="preserve">The specification of static/variable modifications (e.g. Oxidation of Methionine) that are to be considered in the spectra search. </w:t>
            </w:r>
          </w:p>
        </w:tc>
      </w:tr>
      <w:tr w:rsidR="00921A47" w:rsidRPr="006518C9" w14:paraId="68757D47" w14:textId="77777777" w:rsidTr="00921A47">
        <w:trPr>
          <w:tblCellSpacing w:w="15" w:type="dxa"/>
        </w:trPr>
        <w:tc>
          <w:tcPr>
            <w:tcW w:w="0" w:type="auto"/>
            <w:vAlign w:val="center"/>
            <w:hideMark/>
          </w:tcPr>
          <w:p w14:paraId="30DE1CC1"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5401E9DC" w14:textId="77777777" w:rsidR="00921A47" w:rsidRPr="006518C9" w:rsidRDefault="00921A47">
            <w:pPr>
              <w:rPr>
                <w:sz w:val="24"/>
                <w:szCs w:val="24"/>
                <w:lang w:val="en-US"/>
              </w:rPr>
            </w:pPr>
            <w:r w:rsidRPr="006518C9">
              <w:rPr>
                <w:lang w:val="en-US"/>
              </w:rPr>
              <w:t xml:space="preserve">ModificationParamsType </w:t>
            </w:r>
          </w:p>
        </w:tc>
      </w:tr>
      <w:tr w:rsidR="00921A47" w:rsidRPr="006518C9" w14:paraId="4AE9270D" w14:textId="77777777" w:rsidTr="00921A47">
        <w:trPr>
          <w:tblCellSpacing w:w="15" w:type="dxa"/>
        </w:trPr>
        <w:tc>
          <w:tcPr>
            <w:tcW w:w="0" w:type="auto"/>
            <w:vAlign w:val="center"/>
            <w:hideMark/>
          </w:tcPr>
          <w:p w14:paraId="7E53FD42"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727BF77" w14:textId="77777777" w:rsidR="00921A47" w:rsidRPr="006518C9" w:rsidRDefault="00921A47">
            <w:pPr>
              <w:rPr>
                <w:sz w:val="24"/>
                <w:szCs w:val="24"/>
                <w:lang w:val="en-US"/>
              </w:rPr>
            </w:pPr>
            <w:r w:rsidRPr="006518C9">
              <w:rPr>
                <w:lang w:val="en-US"/>
              </w:rPr>
              <w:t>none</w:t>
            </w:r>
          </w:p>
        </w:tc>
      </w:tr>
      <w:tr w:rsidR="00921A47" w:rsidRPr="006518C9" w14:paraId="75203B78" w14:textId="77777777" w:rsidTr="00921A47">
        <w:trPr>
          <w:tblCellSpacing w:w="15" w:type="dxa"/>
        </w:trPr>
        <w:tc>
          <w:tcPr>
            <w:tcW w:w="0" w:type="auto"/>
            <w:vAlign w:val="center"/>
            <w:hideMark/>
          </w:tcPr>
          <w:p w14:paraId="6D8BEA1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921A47" w:rsidRPr="006518C9" w14:paraId="044F7A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9FB84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CC8C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EECA8"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9C09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1B58F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DC83E" w14:textId="77777777" w:rsidR="00921A47" w:rsidRPr="006518C9" w:rsidRDefault="00A6726E">
                  <w:pPr>
                    <w:rPr>
                      <w:sz w:val="24"/>
                      <w:szCs w:val="24"/>
                      <w:lang w:val="en-US"/>
                    </w:rPr>
                  </w:pPr>
                  <w:hyperlink w:anchor="SearchModification" w:history="1">
                    <w:r w:rsidR="00921A47" w:rsidRPr="006518C9">
                      <w:rPr>
                        <w:rStyle w:val="Hyperlink"/>
                        <w:lang w:val="en-US"/>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97DB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AE2D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D0A02"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the modification, the mass, the specificity and whether it is a static modification. </w:t>
                  </w:r>
                </w:p>
              </w:tc>
            </w:tr>
          </w:tbl>
          <w:p w14:paraId="7D425768" w14:textId="77777777" w:rsidR="00921A47" w:rsidRPr="006518C9" w:rsidRDefault="00921A47">
            <w:pPr>
              <w:rPr>
                <w:sz w:val="24"/>
                <w:szCs w:val="24"/>
                <w:lang w:val="en-US"/>
              </w:rPr>
            </w:pPr>
          </w:p>
        </w:tc>
      </w:tr>
      <w:tr w:rsidR="00921A47" w:rsidRPr="006518C9" w14:paraId="6466A5C0" w14:textId="77777777" w:rsidTr="00921A47">
        <w:trPr>
          <w:tblCellSpacing w:w="15" w:type="dxa"/>
        </w:trPr>
        <w:tc>
          <w:tcPr>
            <w:tcW w:w="0" w:type="auto"/>
            <w:vAlign w:val="center"/>
            <w:hideMark/>
          </w:tcPr>
          <w:p w14:paraId="7096732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6CDD75F" w14:textId="77777777" w:rsidR="00921A47" w:rsidRPr="006518C9" w:rsidRDefault="00921A47">
            <w:pPr>
              <w:pStyle w:val="HTMLPreformatted"/>
            </w:pPr>
            <w:r w:rsidRPr="006518C9">
              <w:t>&lt;ModificationParams&gt;</w:t>
            </w:r>
          </w:p>
          <w:p w14:paraId="31CC36BF" w14:textId="77777777" w:rsidR="00921A47" w:rsidRPr="006518C9" w:rsidRDefault="00921A47">
            <w:pPr>
              <w:pStyle w:val="HTMLPreformatted"/>
            </w:pPr>
            <w:r w:rsidRPr="006518C9">
              <w:t xml:space="preserve">    &lt;SearchModification residues="M" massDelta="15.9949" fixedMod="false"&gt;</w:t>
            </w:r>
          </w:p>
          <w:p w14:paraId="025D120F" w14:textId="77777777" w:rsidR="00921A47" w:rsidRPr="006518C9" w:rsidRDefault="00921A47">
            <w:pPr>
              <w:pStyle w:val="HTMLPreformatted"/>
            </w:pPr>
            <w:r w:rsidRPr="006518C9">
              <w:t xml:space="preserve">        &lt;cvParam accession="UNIMOD:35" cvRef="UNIMOD" name="Oxidation"/&gt;</w:t>
            </w:r>
          </w:p>
          <w:p w14:paraId="478A86AA" w14:textId="77777777" w:rsidR="00921A47" w:rsidRPr="006518C9" w:rsidRDefault="00921A47">
            <w:pPr>
              <w:pStyle w:val="HTMLPreformatted"/>
            </w:pPr>
            <w:r w:rsidRPr="006518C9">
              <w:t xml:space="preserve">    &lt;/SearchModification&gt;</w:t>
            </w:r>
          </w:p>
          <w:p w14:paraId="285D10F6" w14:textId="77777777" w:rsidR="00921A47" w:rsidRPr="006518C9" w:rsidRDefault="00921A47">
            <w:pPr>
              <w:pStyle w:val="HTMLPreformatted"/>
            </w:pPr>
            <w:r w:rsidRPr="006518C9">
              <w:t xml:space="preserve">    &lt;SearchModification residues="." massDelta="144.102" fixedMod="false"&gt;</w:t>
            </w:r>
          </w:p>
          <w:p w14:paraId="156078BF" w14:textId="77777777" w:rsidR="00921A47" w:rsidRPr="006518C9" w:rsidRDefault="00921A47">
            <w:pPr>
              <w:pStyle w:val="HTMLPreformatted"/>
            </w:pPr>
            <w:r w:rsidRPr="006518C9">
              <w:t xml:space="preserve">        &lt;cvParam accession="UNIMOD:214" cvRef="UNIMOD" name="iTRAQ4plex"/&gt;</w:t>
            </w:r>
          </w:p>
          <w:p w14:paraId="310506E3" w14:textId="77777777" w:rsidR="00921A47" w:rsidRPr="006518C9" w:rsidRDefault="00921A47">
            <w:pPr>
              <w:pStyle w:val="HTMLPreformatted"/>
            </w:pPr>
            <w:r w:rsidRPr="006518C9">
              <w:t xml:space="preserve">        &lt;cvParam accession="MS:1001189" cvRef="PSI-MS" name="modification specificity peptide N-term"/&gt;</w:t>
            </w:r>
          </w:p>
          <w:p w14:paraId="28E60197" w14:textId="77777777" w:rsidR="00921A47" w:rsidRPr="006518C9" w:rsidRDefault="00921A47">
            <w:pPr>
              <w:pStyle w:val="HTMLPreformatted"/>
            </w:pPr>
            <w:r w:rsidRPr="006518C9">
              <w:t xml:space="preserve">  ...</w:t>
            </w:r>
          </w:p>
          <w:p w14:paraId="1AD7D081" w14:textId="77777777" w:rsidR="00921A47" w:rsidRPr="006518C9" w:rsidRDefault="00921A47">
            <w:pPr>
              <w:pStyle w:val="HTMLPreformatted"/>
            </w:pPr>
            <w:r w:rsidRPr="006518C9">
              <w:t>&lt;/ModificationParams&gt;</w:t>
            </w:r>
          </w:p>
        </w:tc>
      </w:tr>
    </w:tbl>
    <w:p w14:paraId="50F19C21" w14:textId="77777777" w:rsidR="00921A47" w:rsidRPr="006518C9" w:rsidRDefault="00921A47" w:rsidP="00921A47">
      <w:pPr>
        <w:rPr>
          <w:lang w:val="en-US"/>
        </w:rPr>
      </w:pPr>
    </w:p>
    <w:p w14:paraId="5FFF6E9C" w14:textId="77777777" w:rsidR="00921A47" w:rsidRPr="006518C9" w:rsidRDefault="00921A47" w:rsidP="00921A47">
      <w:pPr>
        <w:pStyle w:val="Heading2"/>
      </w:pPr>
      <w:bookmarkStart w:id="226" w:name="_Toc457214100"/>
      <w:r w:rsidRPr="006518C9">
        <w:t>Element &lt;</w:t>
      </w:r>
      <w:bookmarkStart w:id="227" w:name="Organization"/>
      <w:r w:rsidRPr="006518C9">
        <w:t>Organization</w:t>
      </w:r>
      <w:bookmarkEnd w:id="227"/>
      <w:r w:rsidRPr="006518C9">
        <w:t>&gt;</w:t>
      </w:r>
      <w:bookmarkEnd w:id="2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gridCol w:w="8389"/>
      </w:tblGrid>
      <w:tr w:rsidR="00921A47" w:rsidRPr="006518C9" w14:paraId="69D9A9CC" w14:textId="77777777" w:rsidTr="00921A47">
        <w:trPr>
          <w:tblCellSpacing w:w="15" w:type="dxa"/>
        </w:trPr>
        <w:tc>
          <w:tcPr>
            <w:tcW w:w="0" w:type="auto"/>
            <w:vAlign w:val="center"/>
            <w:hideMark/>
          </w:tcPr>
          <w:p w14:paraId="6543419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03845C6"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r w:rsidR="00921A47" w:rsidRPr="006518C9" w14:paraId="2B4DA8F4" w14:textId="77777777" w:rsidTr="00921A47">
        <w:trPr>
          <w:tblCellSpacing w:w="15" w:type="dxa"/>
        </w:trPr>
        <w:tc>
          <w:tcPr>
            <w:tcW w:w="0" w:type="auto"/>
            <w:vAlign w:val="center"/>
            <w:hideMark/>
          </w:tcPr>
          <w:p w14:paraId="5E53F46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5D36EC7" w14:textId="77777777" w:rsidR="00921A47" w:rsidRPr="006518C9" w:rsidRDefault="00921A47">
            <w:pPr>
              <w:rPr>
                <w:sz w:val="24"/>
                <w:szCs w:val="24"/>
                <w:lang w:val="en-US"/>
              </w:rPr>
            </w:pPr>
            <w:r w:rsidRPr="006518C9">
              <w:rPr>
                <w:lang w:val="en-US"/>
              </w:rPr>
              <w:t xml:space="preserve">OrganizationType </w:t>
            </w:r>
          </w:p>
        </w:tc>
      </w:tr>
      <w:tr w:rsidR="00921A47" w:rsidRPr="006518C9" w14:paraId="2FD24EF0" w14:textId="77777777" w:rsidTr="00921A47">
        <w:trPr>
          <w:tblCellSpacing w:w="15" w:type="dxa"/>
        </w:trPr>
        <w:tc>
          <w:tcPr>
            <w:tcW w:w="0" w:type="auto"/>
            <w:vAlign w:val="center"/>
            <w:hideMark/>
          </w:tcPr>
          <w:p w14:paraId="5D57584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982"/>
              <w:gridCol w:w="824"/>
              <w:gridCol w:w="5337"/>
            </w:tblGrid>
            <w:tr w:rsidR="00921A47" w:rsidRPr="006518C9" w14:paraId="7C7435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E1979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278B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5DE91D"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4AED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00FFD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35C06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2F2C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8A1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6747F"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2F7FB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6C08E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D972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D615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4CA8E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E7B6B5C" w14:textId="77777777" w:rsidR="00921A47" w:rsidRPr="006518C9" w:rsidRDefault="00921A47">
            <w:pPr>
              <w:rPr>
                <w:sz w:val="24"/>
                <w:szCs w:val="24"/>
                <w:lang w:val="en-US"/>
              </w:rPr>
            </w:pPr>
          </w:p>
        </w:tc>
      </w:tr>
      <w:tr w:rsidR="00921A47" w:rsidRPr="006518C9" w14:paraId="4AB2607C" w14:textId="77777777" w:rsidTr="00921A47">
        <w:trPr>
          <w:tblCellSpacing w:w="15" w:type="dxa"/>
        </w:trPr>
        <w:tc>
          <w:tcPr>
            <w:tcW w:w="0" w:type="auto"/>
            <w:vAlign w:val="center"/>
            <w:hideMark/>
          </w:tcPr>
          <w:p w14:paraId="322B0E9A"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8"/>
              <w:gridCol w:w="1135"/>
              <w:gridCol w:w="1180"/>
              <w:gridCol w:w="4435"/>
            </w:tblGrid>
            <w:tr w:rsidR="00921A47" w:rsidRPr="006518C9" w14:paraId="1B810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DBF36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4840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954A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DD0BA2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2699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5D594"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50F550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E95B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3281D"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77176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E37EEE"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8969E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1472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32A10" w14:textId="77777777" w:rsidR="00921A47" w:rsidRPr="006518C9" w:rsidRDefault="00921A47">
                  <w:pPr>
                    <w:rPr>
                      <w:sz w:val="24"/>
                      <w:szCs w:val="24"/>
                      <w:lang w:val="en-US"/>
                    </w:rPr>
                  </w:pPr>
                  <w:r w:rsidRPr="006518C9">
                    <w:rPr>
                      <w:lang w:val="en-US"/>
                    </w:rPr>
                    <w:t>A single user-defined parameter.</w:t>
                  </w:r>
                </w:p>
              </w:tc>
            </w:tr>
            <w:tr w:rsidR="00921A47" w:rsidRPr="006518C9" w14:paraId="680AF2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DE487B" w14:textId="77777777" w:rsidR="00921A47" w:rsidRPr="006518C9" w:rsidRDefault="00A6726E">
                  <w:pPr>
                    <w:rPr>
                      <w:sz w:val="24"/>
                      <w:szCs w:val="24"/>
                      <w:lang w:val="en-US"/>
                    </w:rPr>
                  </w:pPr>
                  <w:hyperlink w:anchor="Parent" w:history="1">
                    <w:r w:rsidR="00921A47" w:rsidRPr="006518C9">
                      <w:rPr>
                        <w:rStyle w:val="Hyperlink"/>
                        <w:lang w:val="en-US"/>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8F6C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5DDD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8CD66D" w14:textId="77777777" w:rsidR="00921A47" w:rsidRPr="006518C9" w:rsidRDefault="00921A47">
                  <w:pPr>
                    <w:rPr>
                      <w:sz w:val="24"/>
                      <w:szCs w:val="24"/>
                      <w:lang w:val="en-US"/>
                    </w:rPr>
                  </w:pPr>
                  <w:r w:rsidRPr="006518C9">
                    <w:rPr>
                      <w:lang w:val="en-US"/>
                    </w:rPr>
                    <w:t xml:space="preserve">The containing organization (the university or business which a lab belongs to, etc.) </w:t>
                  </w:r>
                </w:p>
              </w:tc>
            </w:tr>
          </w:tbl>
          <w:p w14:paraId="07044AB3" w14:textId="77777777" w:rsidR="00921A47" w:rsidRPr="006518C9" w:rsidRDefault="00921A47">
            <w:pPr>
              <w:rPr>
                <w:sz w:val="24"/>
                <w:szCs w:val="24"/>
                <w:lang w:val="en-US"/>
              </w:rPr>
            </w:pPr>
          </w:p>
        </w:tc>
      </w:tr>
      <w:tr w:rsidR="00921A47" w:rsidRPr="006518C9" w14:paraId="35704930" w14:textId="77777777" w:rsidTr="00921A47">
        <w:trPr>
          <w:tblCellSpacing w:w="15" w:type="dxa"/>
        </w:trPr>
        <w:tc>
          <w:tcPr>
            <w:tcW w:w="0" w:type="auto"/>
            <w:vAlign w:val="center"/>
            <w:hideMark/>
          </w:tcPr>
          <w:p w14:paraId="382C5C6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8E094DC" w14:textId="77777777" w:rsidR="00921A47" w:rsidRPr="006518C9" w:rsidRDefault="00921A47">
            <w:pPr>
              <w:pStyle w:val="HTMLPreformatted"/>
            </w:pPr>
            <w:r w:rsidRPr="006518C9">
              <w:t xml:space="preserve">    &lt;Organization name="PeptideShaker developers" id="PS_DEV"&gt;</w:t>
            </w:r>
          </w:p>
          <w:p w14:paraId="7ABB886C" w14:textId="77777777" w:rsidR="00921A47" w:rsidRPr="006518C9" w:rsidRDefault="00921A47">
            <w:pPr>
              <w:pStyle w:val="HTMLPreformatted"/>
            </w:pPr>
            <w:r w:rsidRPr="006518C9">
              <w:t xml:space="preserve">      &lt;cvParam cvRef="PSI-MS" accession="MS:1000586" name="contact name" value="PeptideShaker developers"/&gt;</w:t>
            </w:r>
          </w:p>
          <w:p w14:paraId="076D8289" w14:textId="77777777" w:rsidR="00921A47" w:rsidRPr="006518C9" w:rsidRDefault="00921A47">
            <w:pPr>
              <w:pStyle w:val="HTMLPreformatted"/>
            </w:pPr>
            <w:r w:rsidRPr="006518C9">
              <w:t xml:space="preserve">      &lt;cvParam cvRef="PSI-MS" accession="MS:1000587" name="contact address" value="Proteomics Unit, Building for Basic Biology, University of Bergen, Jonas Liesvei 91, N-5009 Bergen, Norway"/&gt;</w:t>
            </w:r>
          </w:p>
          <w:p w14:paraId="0F357972" w14:textId="77777777" w:rsidR="00921A47" w:rsidRPr="006518C9" w:rsidRDefault="00921A47">
            <w:pPr>
              <w:pStyle w:val="HTMLPreformatted"/>
            </w:pPr>
            <w:r w:rsidRPr="006518C9">
              <w:t xml:space="preserve">      &lt;cvParam cvRef="PSI-MS" accession="MS:1000588" name="contact URL" value="http://compomics.github.io/projects/peptide-shaker.html"/&gt;</w:t>
            </w:r>
          </w:p>
          <w:p w14:paraId="1180BC52" w14:textId="77777777" w:rsidR="00921A47" w:rsidRPr="006518C9" w:rsidRDefault="00921A47">
            <w:pPr>
              <w:pStyle w:val="HTMLPreformatted"/>
            </w:pPr>
            <w:r w:rsidRPr="006518C9">
              <w:t xml:space="preserve">      &lt;cvParam cvRef="PSI-MS" accession="MS:1000589" name="contact email" value="peptide-shaker@googlegroups.com"/&gt;</w:t>
            </w:r>
          </w:p>
          <w:p w14:paraId="12C54838" w14:textId="77777777" w:rsidR="00921A47" w:rsidRPr="006518C9" w:rsidRDefault="00921A47">
            <w:pPr>
              <w:pStyle w:val="HTMLPreformatted"/>
            </w:pPr>
            <w:r w:rsidRPr="006518C9">
              <w:t xml:space="preserve">    &lt;/Organization&gt;</w:t>
            </w:r>
          </w:p>
        </w:tc>
      </w:tr>
      <w:tr w:rsidR="00921A47" w:rsidRPr="006518C9" w14:paraId="117EA706" w14:textId="77777777" w:rsidTr="00921A47">
        <w:trPr>
          <w:tblCellSpacing w:w="15" w:type="dxa"/>
        </w:trPr>
        <w:tc>
          <w:tcPr>
            <w:tcW w:w="0" w:type="auto"/>
            <w:vAlign w:val="center"/>
            <w:hideMark/>
          </w:tcPr>
          <w:p w14:paraId="2FB47CCC"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A246717" w14:textId="77777777" w:rsidR="00921A47" w:rsidRPr="006518C9" w:rsidRDefault="00921A47">
            <w:pPr>
              <w:pStyle w:val="HTMLPreformatted"/>
            </w:pPr>
            <w:r w:rsidRPr="006518C9">
              <w:t>Path /MzIdentML/AuditCollection/Organization</w:t>
            </w:r>
          </w:p>
          <w:p w14:paraId="2193B40D" w14:textId="77777777" w:rsidR="00921A47" w:rsidRPr="006518C9" w:rsidRDefault="00921A47">
            <w:pPr>
              <w:pStyle w:val="HTMLPreformatted"/>
            </w:pPr>
            <w:r w:rsidRPr="006518C9">
              <w:t xml:space="preserve">SHOULD supply term </w:t>
            </w:r>
            <w:hyperlink r:id="rId191" w:tgtFrame="new" w:history="1">
              <w:r w:rsidRPr="006518C9">
                <w:rPr>
                  <w:rStyle w:val="Hyperlink"/>
                </w:rPr>
                <w:t>MS:1000588</w:t>
              </w:r>
            </w:hyperlink>
            <w:r w:rsidRPr="006518C9">
              <w:t xml:space="preserve"> (</w:t>
            </w:r>
            <w:r w:rsidRPr="006518C9">
              <w:rPr>
                <w:rStyle w:val="popup"/>
              </w:rPr>
              <w:t>contact URL</w:t>
            </w:r>
            <w:r w:rsidRPr="006518C9">
              <w:t>) one or more times</w:t>
            </w:r>
          </w:p>
          <w:p w14:paraId="3A6F1045" w14:textId="77777777" w:rsidR="00921A47" w:rsidRPr="006518C9" w:rsidRDefault="00921A47">
            <w:pPr>
              <w:pStyle w:val="HTMLPreformatted"/>
            </w:pPr>
            <w:r w:rsidRPr="006518C9">
              <w:t xml:space="preserve">SHOULD supply term </w:t>
            </w:r>
            <w:hyperlink r:id="rId192"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51CFEDB9" w14:textId="77777777" w:rsidR="00921A47" w:rsidRPr="006518C9" w:rsidRDefault="00921A47">
            <w:pPr>
              <w:pStyle w:val="HTMLPreformatted"/>
            </w:pPr>
            <w:r w:rsidRPr="006518C9">
              <w:t xml:space="preserve">SHOULD supply term </w:t>
            </w:r>
            <w:hyperlink r:id="rId193" w:tgtFrame="new" w:history="1">
              <w:r w:rsidRPr="006518C9">
                <w:rPr>
                  <w:rStyle w:val="Hyperlink"/>
                </w:rPr>
                <w:t>MS:1000589</w:t>
              </w:r>
            </w:hyperlink>
            <w:r w:rsidRPr="006518C9">
              <w:t xml:space="preserve"> (</w:t>
            </w:r>
            <w:r w:rsidRPr="006518C9">
              <w:rPr>
                <w:rStyle w:val="popup"/>
              </w:rPr>
              <w:t>contact email</w:t>
            </w:r>
            <w:r w:rsidRPr="006518C9">
              <w:t>) one or more times</w:t>
            </w:r>
          </w:p>
          <w:p w14:paraId="30DFB710" w14:textId="77777777" w:rsidR="00921A47" w:rsidRPr="006518C9" w:rsidRDefault="00921A47">
            <w:pPr>
              <w:pStyle w:val="HTMLPreformatted"/>
            </w:pPr>
            <w:r w:rsidRPr="006518C9">
              <w:t xml:space="preserve">SHOULD supply term </w:t>
            </w:r>
            <w:hyperlink r:id="rId194" w:tgtFrame="new" w:history="1">
              <w:r w:rsidRPr="006518C9">
                <w:rPr>
                  <w:rStyle w:val="Hyperlink"/>
                </w:rPr>
                <w:t>MS:1000586</w:t>
              </w:r>
            </w:hyperlink>
            <w:r w:rsidRPr="006518C9">
              <w:t xml:space="preserve"> (</w:t>
            </w:r>
            <w:r w:rsidRPr="006518C9">
              <w:rPr>
                <w:rStyle w:val="popup"/>
              </w:rPr>
              <w:t>contact name</w:t>
            </w:r>
            <w:r w:rsidRPr="006518C9">
              <w:t>) one or more times</w:t>
            </w:r>
          </w:p>
        </w:tc>
      </w:tr>
      <w:tr w:rsidR="00921A47" w:rsidRPr="006518C9" w14:paraId="6E642A08" w14:textId="77777777" w:rsidTr="00921A47">
        <w:trPr>
          <w:tblCellSpacing w:w="15" w:type="dxa"/>
        </w:trPr>
        <w:tc>
          <w:tcPr>
            <w:tcW w:w="0" w:type="auto"/>
            <w:vAlign w:val="center"/>
            <w:hideMark/>
          </w:tcPr>
          <w:p w14:paraId="42DA4C39"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BAB05A4" w14:textId="77777777" w:rsidR="00921A47" w:rsidRPr="006518C9" w:rsidRDefault="00921A47">
            <w:pPr>
              <w:pStyle w:val="HTMLPreformatted"/>
            </w:pPr>
            <w:r w:rsidRPr="006518C9">
              <w:t>&lt;cvParam cvRef="PSI-MS" accession="MS:1000586" name="contact name" value="address"&gt;&lt;/cvParam&gt;</w:t>
            </w:r>
          </w:p>
          <w:p w14:paraId="7B0443BC" w14:textId="77777777" w:rsidR="00921A47" w:rsidRPr="006518C9" w:rsidRDefault="00921A47">
            <w:pPr>
              <w:pStyle w:val="HTMLPreformatted"/>
            </w:pPr>
            <w:r w:rsidRPr="006518C9">
              <w:t>&lt;cvParam accession="MS:1000588" cvRef="PSI-MS" value="http://www.matrixscience.com" name="contact URL"/&gt;</w:t>
            </w:r>
          </w:p>
          <w:p w14:paraId="6DA7775C" w14:textId="77777777" w:rsidR="00921A47" w:rsidRPr="006518C9" w:rsidRDefault="00921A47">
            <w:pPr>
              <w:pStyle w:val="HTMLPreformatted"/>
            </w:pPr>
            <w:r w:rsidRPr="006518C9">
              <w:t>&lt;cvParam cvRef="PSI-MS" accession="MS:1000587" name="contact address" value="test"/&gt;</w:t>
            </w:r>
          </w:p>
          <w:p w14:paraId="4C9AEC32" w14:textId="77777777" w:rsidR="00921A47" w:rsidRPr="006518C9" w:rsidRDefault="00921A47">
            <w:pPr>
              <w:pStyle w:val="HTMLPreformatted"/>
            </w:pPr>
            <w:r w:rsidRPr="006518C9">
              <w:t>&lt;cvParam cvRef="PSI-MS" accession="MS:1000589" name="contact email" value="test"/&gt;</w:t>
            </w:r>
          </w:p>
        </w:tc>
      </w:tr>
    </w:tbl>
    <w:p w14:paraId="13AD5604" w14:textId="77777777" w:rsidR="00921A47" w:rsidRPr="006518C9" w:rsidRDefault="00921A47" w:rsidP="00921A47">
      <w:pPr>
        <w:rPr>
          <w:lang w:val="en-US"/>
        </w:rPr>
      </w:pPr>
    </w:p>
    <w:p w14:paraId="7BC99A83" w14:textId="77777777" w:rsidR="00921A47" w:rsidRPr="006518C9" w:rsidRDefault="00921A47" w:rsidP="00921A47">
      <w:pPr>
        <w:pStyle w:val="Heading2"/>
      </w:pPr>
      <w:bookmarkStart w:id="228" w:name="_Toc457214101"/>
      <w:r w:rsidRPr="006518C9">
        <w:lastRenderedPageBreak/>
        <w:t>Element &lt;</w:t>
      </w:r>
      <w:bookmarkStart w:id="229" w:name="Parent"/>
      <w:r w:rsidRPr="006518C9">
        <w:t>Parent</w:t>
      </w:r>
      <w:bookmarkEnd w:id="229"/>
      <w:r w:rsidRPr="006518C9">
        <w:t>&gt;</w:t>
      </w:r>
      <w:bookmarkEnd w:id="2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RPr="006518C9" w14:paraId="0DD7CC2C" w14:textId="77777777" w:rsidTr="00921A47">
        <w:trPr>
          <w:tblCellSpacing w:w="15" w:type="dxa"/>
        </w:trPr>
        <w:tc>
          <w:tcPr>
            <w:tcW w:w="0" w:type="auto"/>
            <w:vAlign w:val="center"/>
            <w:hideMark/>
          </w:tcPr>
          <w:p w14:paraId="0039833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96C6126" w14:textId="77777777" w:rsidR="00921A47" w:rsidRPr="006518C9" w:rsidRDefault="00921A47">
            <w:pPr>
              <w:rPr>
                <w:sz w:val="24"/>
                <w:szCs w:val="24"/>
                <w:lang w:val="en-US"/>
              </w:rPr>
            </w:pPr>
            <w:r w:rsidRPr="006518C9">
              <w:rPr>
                <w:lang w:val="en-US"/>
              </w:rPr>
              <w:t xml:space="preserve">The containing organization (the university or business which a lab belongs to, etc.) </w:t>
            </w:r>
          </w:p>
        </w:tc>
      </w:tr>
      <w:tr w:rsidR="00921A47" w:rsidRPr="006518C9" w14:paraId="1BF6335D" w14:textId="77777777" w:rsidTr="00921A47">
        <w:trPr>
          <w:tblCellSpacing w:w="15" w:type="dxa"/>
        </w:trPr>
        <w:tc>
          <w:tcPr>
            <w:tcW w:w="0" w:type="auto"/>
            <w:vAlign w:val="center"/>
            <w:hideMark/>
          </w:tcPr>
          <w:p w14:paraId="2AC05BE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0933F75" w14:textId="77777777" w:rsidR="00921A47" w:rsidRPr="006518C9" w:rsidRDefault="00921A47">
            <w:pPr>
              <w:rPr>
                <w:sz w:val="24"/>
                <w:szCs w:val="24"/>
                <w:lang w:val="en-US"/>
              </w:rPr>
            </w:pPr>
            <w:r w:rsidRPr="006518C9">
              <w:rPr>
                <w:lang w:val="en-US"/>
              </w:rPr>
              <w:t xml:space="preserve">ParentOrganizationType </w:t>
            </w:r>
          </w:p>
        </w:tc>
      </w:tr>
      <w:tr w:rsidR="00921A47" w:rsidRPr="006518C9" w14:paraId="130CC898" w14:textId="77777777" w:rsidTr="00921A47">
        <w:trPr>
          <w:tblCellSpacing w:w="15" w:type="dxa"/>
        </w:trPr>
        <w:tc>
          <w:tcPr>
            <w:tcW w:w="0" w:type="auto"/>
            <w:vAlign w:val="center"/>
            <w:hideMark/>
          </w:tcPr>
          <w:p w14:paraId="4F1D31A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rsidRPr="006518C9" w14:paraId="427E08A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07B13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625A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F6AF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80E0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F6F65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E51F8" w14:textId="77777777" w:rsidR="00921A47" w:rsidRPr="006518C9" w:rsidRDefault="00921A47">
                  <w:pPr>
                    <w:rPr>
                      <w:sz w:val="24"/>
                      <w:szCs w:val="24"/>
                      <w:lang w:val="en-US"/>
                    </w:rPr>
                  </w:pPr>
                  <w:r w:rsidRPr="006518C9">
                    <w:rPr>
                      <w:lang w:val="en-US"/>
                    </w:rP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B817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395E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B155D" w14:textId="77777777" w:rsidR="00921A47" w:rsidRPr="006518C9" w:rsidRDefault="00921A47">
                  <w:pPr>
                    <w:rPr>
                      <w:sz w:val="24"/>
                      <w:szCs w:val="24"/>
                      <w:lang w:val="en-US"/>
                    </w:rPr>
                  </w:pPr>
                  <w:r w:rsidRPr="006518C9">
                    <w:rPr>
                      <w:lang w:val="en-US"/>
                    </w:rPr>
                    <w:t>A reference to the organization this contact belongs to.</w:t>
                  </w:r>
                </w:p>
              </w:tc>
            </w:tr>
          </w:tbl>
          <w:p w14:paraId="0F85975F" w14:textId="77777777" w:rsidR="00921A47" w:rsidRPr="006518C9" w:rsidRDefault="00921A47">
            <w:pPr>
              <w:rPr>
                <w:sz w:val="24"/>
                <w:szCs w:val="24"/>
                <w:lang w:val="en-US"/>
              </w:rPr>
            </w:pPr>
          </w:p>
        </w:tc>
      </w:tr>
      <w:tr w:rsidR="00921A47" w:rsidRPr="006518C9" w14:paraId="74FFD420" w14:textId="77777777" w:rsidTr="00921A47">
        <w:trPr>
          <w:tblCellSpacing w:w="15" w:type="dxa"/>
        </w:trPr>
        <w:tc>
          <w:tcPr>
            <w:tcW w:w="0" w:type="auto"/>
            <w:vAlign w:val="center"/>
            <w:hideMark/>
          </w:tcPr>
          <w:p w14:paraId="6C7821B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7B27A04" w14:textId="77777777" w:rsidR="00921A47" w:rsidRPr="006518C9" w:rsidRDefault="00921A47">
            <w:pPr>
              <w:rPr>
                <w:sz w:val="24"/>
                <w:szCs w:val="24"/>
                <w:lang w:val="en-US"/>
              </w:rPr>
            </w:pPr>
            <w:r w:rsidRPr="006518C9">
              <w:rPr>
                <w:lang w:val="en-US"/>
              </w:rPr>
              <w:t>none</w:t>
            </w:r>
          </w:p>
        </w:tc>
      </w:tr>
      <w:tr w:rsidR="00921A47" w:rsidRPr="006518C9" w14:paraId="1F25B637" w14:textId="77777777" w:rsidTr="00921A47">
        <w:trPr>
          <w:tblCellSpacing w:w="15" w:type="dxa"/>
        </w:trPr>
        <w:tc>
          <w:tcPr>
            <w:tcW w:w="0" w:type="auto"/>
            <w:vAlign w:val="center"/>
            <w:hideMark/>
          </w:tcPr>
          <w:p w14:paraId="1579C65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BB9BA1C" w14:textId="77777777" w:rsidR="00921A47" w:rsidRPr="006518C9" w:rsidRDefault="00921A47">
            <w:pPr>
              <w:rPr>
                <w:sz w:val="24"/>
                <w:szCs w:val="24"/>
                <w:lang w:val="en-US"/>
              </w:rPr>
            </w:pPr>
          </w:p>
        </w:tc>
      </w:tr>
    </w:tbl>
    <w:p w14:paraId="04CC2125" w14:textId="77777777" w:rsidR="00921A47" w:rsidRPr="006518C9" w:rsidRDefault="00921A47" w:rsidP="00921A47">
      <w:pPr>
        <w:rPr>
          <w:lang w:val="en-US"/>
        </w:rPr>
      </w:pPr>
    </w:p>
    <w:p w14:paraId="26202EA8" w14:textId="77777777" w:rsidR="00921A47" w:rsidRPr="006518C9" w:rsidRDefault="00921A47" w:rsidP="00921A47">
      <w:pPr>
        <w:pStyle w:val="Heading2"/>
      </w:pPr>
      <w:bookmarkStart w:id="230" w:name="_Toc457214102"/>
      <w:r w:rsidRPr="006518C9">
        <w:t>Element &lt;</w:t>
      </w:r>
      <w:bookmarkStart w:id="231" w:name="ParentTolerance"/>
      <w:r w:rsidRPr="006518C9">
        <w:t>ParentTolerance</w:t>
      </w:r>
      <w:bookmarkEnd w:id="231"/>
      <w:r w:rsidRPr="006518C9">
        <w:t>&gt;</w:t>
      </w:r>
      <w:bookmarkEnd w:id="2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gridCol w:w="8498"/>
      </w:tblGrid>
      <w:tr w:rsidR="00921A47" w:rsidRPr="006518C9" w14:paraId="628B8B4C" w14:textId="77777777" w:rsidTr="00921A47">
        <w:trPr>
          <w:tblCellSpacing w:w="15" w:type="dxa"/>
        </w:trPr>
        <w:tc>
          <w:tcPr>
            <w:tcW w:w="0" w:type="auto"/>
            <w:vAlign w:val="center"/>
            <w:hideMark/>
          </w:tcPr>
          <w:p w14:paraId="3BAAAEE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E05E0BE"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6165F6DB" w14:textId="77777777" w:rsidTr="00921A47">
        <w:trPr>
          <w:tblCellSpacing w:w="15" w:type="dxa"/>
        </w:trPr>
        <w:tc>
          <w:tcPr>
            <w:tcW w:w="0" w:type="auto"/>
            <w:vAlign w:val="center"/>
            <w:hideMark/>
          </w:tcPr>
          <w:p w14:paraId="1E6BDE3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B39BF20" w14:textId="77777777" w:rsidR="00921A47" w:rsidRPr="006518C9" w:rsidRDefault="00921A47">
            <w:pPr>
              <w:rPr>
                <w:sz w:val="24"/>
                <w:szCs w:val="24"/>
                <w:lang w:val="en-US"/>
              </w:rPr>
            </w:pPr>
            <w:r w:rsidRPr="006518C9">
              <w:rPr>
                <w:lang w:val="en-US"/>
              </w:rPr>
              <w:t xml:space="preserve">ToleranceType </w:t>
            </w:r>
          </w:p>
        </w:tc>
      </w:tr>
      <w:tr w:rsidR="00921A47" w:rsidRPr="006518C9" w14:paraId="7ACFBE45" w14:textId="77777777" w:rsidTr="00921A47">
        <w:trPr>
          <w:tblCellSpacing w:w="15" w:type="dxa"/>
        </w:trPr>
        <w:tc>
          <w:tcPr>
            <w:tcW w:w="0" w:type="auto"/>
            <w:vAlign w:val="center"/>
            <w:hideMark/>
          </w:tcPr>
          <w:p w14:paraId="1FBC0D4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C56D901" w14:textId="77777777" w:rsidR="00921A47" w:rsidRPr="006518C9" w:rsidRDefault="00921A47">
            <w:pPr>
              <w:rPr>
                <w:sz w:val="24"/>
                <w:szCs w:val="24"/>
                <w:lang w:val="en-US"/>
              </w:rPr>
            </w:pPr>
            <w:r w:rsidRPr="006518C9">
              <w:rPr>
                <w:lang w:val="en-US"/>
              </w:rPr>
              <w:t>none</w:t>
            </w:r>
          </w:p>
        </w:tc>
      </w:tr>
      <w:tr w:rsidR="00921A47" w:rsidRPr="006518C9" w14:paraId="03AE58FC" w14:textId="77777777" w:rsidTr="00921A47">
        <w:trPr>
          <w:tblCellSpacing w:w="15" w:type="dxa"/>
        </w:trPr>
        <w:tc>
          <w:tcPr>
            <w:tcW w:w="0" w:type="auto"/>
            <w:vAlign w:val="center"/>
            <w:hideMark/>
          </w:tcPr>
          <w:p w14:paraId="0EC36524"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81"/>
            </w:tblGrid>
            <w:tr w:rsidR="00921A47" w:rsidRPr="006518C9" w14:paraId="791C3E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0BC42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1279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7DB6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84C8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A73E6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A3A49B"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EEBAB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E6B6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B3598" w14:textId="77777777" w:rsidR="00921A47" w:rsidRPr="006518C9" w:rsidRDefault="00921A47">
                  <w:pPr>
                    <w:rPr>
                      <w:sz w:val="24"/>
                      <w:szCs w:val="24"/>
                      <w:lang w:val="en-US"/>
                    </w:rPr>
                  </w:pPr>
                  <w:r w:rsidRPr="006518C9">
                    <w:rPr>
                      <w:lang w:val="en-US"/>
                    </w:rPr>
                    <w:t>A single entry from an ontology or a controlled vocabulary.</w:t>
                  </w:r>
                </w:p>
              </w:tc>
            </w:tr>
          </w:tbl>
          <w:p w14:paraId="0B63833C" w14:textId="77777777" w:rsidR="00921A47" w:rsidRPr="006518C9" w:rsidRDefault="00921A47">
            <w:pPr>
              <w:rPr>
                <w:sz w:val="24"/>
                <w:szCs w:val="24"/>
                <w:lang w:val="en-US"/>
              </w:rPr>
            </w:pPr>
          </w:p>
        </w:tc>
      </w:tr>
      <w:tr w:rsidR="00921A47" w:rsidRPr="006518C9" w14:paraId="2E025987" w14:textId="77777777" w:rsidTr="00921A47">
        <w:trPr>
          <w:tblCellSpacing w:w="15" w:type="dxa"/>
        </w:trPr>
        <w:tc>
          <w:tcPr>
            <w:tcW w:w="0" w:type="auto"/>
            <w:vAlign w:val="center"/>
            <w:hideMark/>
          </w:tcPr>
          <w:p w14:paraId="52987A4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973774" w14:textId="77777777" w:rsidR="00921A47" w:rsidRPr="006518C9" w:rsidRDefault="00921A47">
            <w:pPr>
              <w:pStyle w:val="HTMLPreformatted"/>
            </w:pPr>
            <w:r w:rsidRPr="006518C9">
              <w:t>&lt;ParentTolerance&gt;</w:t>
            </w:r>
          </w:p>
          <w:p w14:paraId="4A37322F" w14:textId="77777777" w:rsidR="00921A47" w:rsidRPr="006518C9" w:rsidRDefault="00921A47">
            <w:pPr>
              <w:pStyle w:val="HTMLPreformatted"/>
            </w:pPr>
            <w:r w:rsidRPr="006518C9">
              <w:t xml:space="preserve">  &lt;cvParam cvRef="PSI-MS" accession="MS:1001412" name="search tolerance plus value" value="6.0 ppm" unitAccession="UO:0000169" unitName="parts per million" unitCvRef="UO"&gt;&lt;/cvParam&gt;</w:t>
            </w:r>
          </w:p>
          <w:p w14:paraId="428D1522" w14:textId="77777777" w:rsidR="00921A47" w:rsidRPr="006518C9" w:rsidRDefault="00921A47">
            <w:pPr>
              <w:pStyle w:val="HTMLPreformatted"/>
            </w:pPr>
            <w:r w:rsidRPr="006518C9">
              <w:t xml:space="preserve">  &lt;cvParam cvRef="PSI-MS" accession="MS:1001413" name="search tolerance minus value" value="6.0 ppm" unitAccession="UO:0000169" unitName="parts per million" unitCvRef="UO"&gt;&lt;/cvParam&gt;</w:t>
            </w:r>
          </w:p>
          <w:p w14:paraId="39708DF2" w14:textId="77777777" w:rsidR="00921A47" w:rsidRPr="006518C9" w:rsidRDefault="00921A47">
            <w:pPr>
              <w:pStyle w:val="HTMLPreformatted"/>
            </w:pPr>
            <w:r w:rsidRPr="006518C9">
              <w:t>&lt;/ParentTolerance&gt;</w:t>
            </w:r>
          </w:p>
        </w:tc>
      </w:tr>
      <w:tr w:rsidR="00921A47" w:rsidRPr="006518C9" w14:paraId="1C31AD39" w14:textId="77777777" w:rsidTr="00921A47">
        <w:trPr>
          <w:tblCellSpacing w:w="15" w:type="dxa"/>
        </w:trPr>
        <w:tc>
          <w:tcPr>
            <w:tcW w:w="0" w:type="auto"/>
            <w:vAlign w:val="center"/>
            <w:hideMark/>
          </w:tcPr>
          <w:p w14:paraId="2B31570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EE3755E" w14:textId="77777777" w:rsidR="00921A47" w:rsidRPr="006518C9" w:rsidRDefault="00921A47">
            <w:pPr>
              <w:pStyle w:val="HTMLPreformatted"/>
            </w:pPr>
            <w:r w:rsidRPr="006518C9">
              <w:t>Path /MzIdentML/AnalysisProtocolCollection/SpectrumIdentificationProtocol/ParentTolerance</w:t>
            </w:r>
          </w:p>
          <w:p w14:paraId="171A4CE0" w14:textId="77777777" w:rsidR="00921A47" w:rsidRPr="006518C9" w:rsidRDefault="00921A47">
            <w:pPr>
              <w:pStyle w:val="HTMLPreformatted"/>
            </w:pPr>
            <w:r w:rsidRPr="006518C9">
              <w:t xml:space="preserve">MUST supply term </w:t>
            </w:r>
            <w:hyperlink r:id="rId195"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6703E9EA" w14:textId="77777777" w:rsidR="00921A47" w:rsidRPr="006518C9" w:rsidRDefault="00921A47">
            <w:pPr>
              <w:pStyle w:val="HTMLPreformatted"/>
            </w:pPr>
            <w:r w:rsidRPr="006518C9">
              <w:t xml:space="preserve">MUST supply term </w:t>
            </w:r>
            <w:hyperlink r:id="rId196"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7B94D680" w14:textId="77777777" w:rsidTr="00921A47">
        <w:trPr>
          <w:tblCellSpacing w:w="15" w:type="dxa"/>
        </w:trPr>
        <w:tc>
          <w:tcPr>
            <w:tcW w:w="0" w:type="auto"/>
            <w:vAlign w:val="center"/>
            <w:hideMark/>
          </w:tcPr>
          <w:p w14:paraId="38CF16CF"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BAAD864" w14:textId="77777777" w:rsidR="00921A47" w:rsidRPr="006518C9" w:rsidRDefault="00921A47">
            <w:pPr>
              <w:pStyle w:val="HTMLPreformatted"/>
            </w:pPr>
            <w:r w:rsidRPr="006518C9">
              <w:t>&lt;cvParam cvRef="PSI-MS" accession="MS:1001412" name="search tolerance plus value" value="10.0" unitAccession="UO:0000221" unitName="dalton" unitCvRef="UO"&gt;&lt;/cvParam&gt;</w:t>
            </w:r>
          </w:p>
          <w:p w14:paraId="643C6252" w14:textId="77777777" w:rsidR="00921A47" w:rsidRPr="006518C9" w:rsidRDefault="00921A47">
            <w:pPr>
              <w:pStyle w:val="HTMLPreformatted"/>
            </w:pPr>
            <w:r w:rsidRPr="006518C9">
              <w:t>&lt;cvParam cvRef="PSI-MS" accession="MS:1001413" name="search tolerance minus value" value="10.0" unitAccession="UO:0000221" unitName="dalton" unitCvRef="UO"&gt;&lt;/cvParam&gt;</w:t>
            </w:r>
          </w:p>
        </w:tc>
      </w:tr>
    </w:tbl>
    <w:p w14:paraId="17F5F03A" w14:textId="77777777" w:rsidR="00921A47" w:rsidRPr="006518C9" w:rsidRDefault="00921A47" w:rsidP="00921A47">
      <w:pPr>
        <w:rPr>
          <w:lang w:val="en-US"/>
        </w:rPr>
      </w:pPr>
    </w:p>
    <w:p w14:paraId="510DA122" w14:textId="77777777" w:rsidR="00921A47" w:rsidRPr="006518C9" w:rsidRDefault="00921A47" w:rsidP="00921A47">
      <w:pPr>
        <w:pStyle w:val="Heading2"/>
      </w:pPr>
      <w:bookmarkStart w:id="232" w:name="_Toc457214103"/>
      <w:r w:rsidRPr="006518C9">
        <w:t>Element &lt;</w:t>
      </w:r>
      <w:bookmarkStart w:id="233" w:name="Peptide"/>
      <w:r w:rsidRPr="006518C9">
        <w:t>Peptide</w:t>
      </w:r>
      <w:bookmarkEnd w:id="233"/>
      <w:r w:rsidRPr="006518C9">
        <w:t>&gt;</w:t>
      </w:r>
      <w:bookmarkEnd w:id="2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8461"/>
      </w:tblGrid>
      <w:tr w:rsidR="00921A47" w:rsidRPr="006518C9" w14:paraId="143C3EFD" w14:textId="77777777" w:rsidTr="00921A47">
        <w:trPr>
          <w:tblCellSpacing w:w="15" w:type="dxa"/>
        </w:trPr>
        <w:tc>
          <w:tcPr>
            <w:tcW w:w="0" w:type="auto"/>
            <w:vAlign w:val="center"/>
            <w:hideMark/>
          </w:tcPr>
          <w:p w14:paraId="12EB7AC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ED3086D" w14:textId="77777777" w:rsidR="008F498D" w:rsidRPr="006518C9" w:rsidRDefault="00921A47">
            <w:pPr>
              <w:rPr>
                <w:lang w:val="en-US"/>
              </w:rPr>
            </w:pPr>
            <w:r w:rsidRPr="006518C9">
              <w:rPr>
                <w:lang w:val="en-US"/>
              </w:rPr>
              <w:t>One (poly)peptide (a sequence with modifications). The comb</w:t>
            </w:r>
            <w:r w:rsidR="008F498D" w:rsidRPr="006518C9">
              <w:rPr>
                <w:lang w:val="en-US"/>
              </w:rPr>
              <w:t>ination of Peptide sequence and</w:t>
            </w:r>
          </w:p>
          <w:p w14:paraId="30F72467" w14:textId="77777777" w:rsidR="00921A47" w:rsidRPr="006518C9" w:rsidRDefault="00921A47">
            <w:pPr>
              <w:rPr>
                <w:sz w:val="24"/>
                <w:szCs w:val="24"/>
                <w:lang w:val="en-US"/>
              </w:rPr>
            </w:pPr>
            <w:r w:rsidRPr="006518C9">
              <w:rPr>
                <w:lang w:val="en-US"/>
              </w:rPr>
              <w:t xml:space="preserve">modifications MUST be unique in the file. </w:t>
            </w:r>
          </w:p>
        </w:tc>
      </w:tr>
      <w:tr w:rsidR="00921A47" w:rsidRPr="006518C9" w14:paraId="252E0BF9" w14:textId="77777777" w:rsidTr="00921A47">
        <w:trPr>
          <w:tblCellSpacing w:w="15" w:type="dxa"/>
        </w:trPr>
        <w:tc>
          <w:tcPr>
            <w:tcW w:w="0" w:type="auto"/>
            <w:vAlign w:val="center"/>
            <w:hideMark/>
          </w:tcPr>
          <w:p w14:paraId="664932E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13263DE" w14:textId="77777777" w:rsidR="00921A47" w:rsidRPr="006518C9" w:rsidRDefault="00921A47">
            <w:pPr>
              <w:rPr>
                <w:sz w:val="24"/>
                <w:szCs w:val="24"/>
                <w:lang w:val="en-US"/>
              </w:rPr>
            </w:pPr>
            <w:r w:rsidRPr="006518C9">
              <w:rPr>
                <w:lang w:val="en-US"/>
              </w:rPr>
              <w:t xml:space="preserve">PeptideType </w:t>
            </w:r>
          </w:p>
        </w:tc>
      </w:tr>
      <w:tr w:rsidR="00921A47" w:rsidRPr="006518C9" w14:paraId="0F38A010" w14:textId="77777777" w:rsidTr="00921A47">
        <w:trPr>
          <w:tblCellSpacing w:w="15" w:type="dxa"/>
        </w:trPr>
        <w:tc>
          <w:tcPr>
            <w:tcW w:w="0" w:type="auto"/>
            <w:vAlign w:val="center"/>
            <w:hideMark/>
          </w:tcPr>
          <w:p w14:paraId="728E1E8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9"/>
              <w:gridCol w:w="824"/>
              <w:gridCol w:w="5148"/>
            </w:tblGrid>
            <w:tr w:rsidR="00921A47" w:rsidRPr="006518C9" w14:paraId="7C070BE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352CE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8857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40CA0"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6A95486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1CFAE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5F91A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28D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2FF6B"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406D7B38"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35DE16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1FE1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D2BC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4EAA0"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70B9CF9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39CBE2D" w14:textId="77777777" w:rsidR="00921A47" w:rsidRPr="006518C9" w:rsidRDefault="00921A47">
            <w:pPr>
              <w:rPr>
                <w:sz w:val="24"/>
                <w:szCs w:val="24"/>
                <w:lang w:val="en-US"/>
              </w:rPr>
            </w:pPr>
          </w:p>
        </w:tc>
      </w:tr>
      <w:tr w:rsidR="00921A47" w:rsidRPr="006518C9" w14:paraId="376EED36" w14:textId="77777777" w:rsidTr="00921A47">
        <w:trPr>
          <w:tblCellSpacing w:w="15" w:type="dxa"/>
        </w:trPr>
        <w:tc>
          <w:tcPr>
            <w:tcW w:w="0" w:type="auto"/>
            <w:vAlign w:val="center"/>
            <w:hideMark/>
          </w:tcPr>
          <w:p w14:paraId="0A6145E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837"/>
            </w:tblGrid>
            <w:tr w:rsidR="00921A47" w:rsidRPr="006518C9" w14:paraId="1CD83ECC"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287D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1A79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7CC1C" w14:textId="77777777" w:rsidR="00921A47" w:rsidRPr="006518C9" w:rsidRDefault="00921A47">
                  <w:pPr>
                    <w:jc w:val="center"/>
                    <w:rPr>
                      <w:b/>
                      <w:bCs/>
                      <w:sz w:val="24"/>
                      <w:szCs w:val="24"/>
                      <w:lang w:val="en-US"/>
                    </w:rPr>
                  </w:pPr>
                  <w:r w:rsidRPr="006518C9">
                    <w:rPr>
                      <w:b/>
                      <w:bCs/>
                      <w:lang w:val="en-U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F8E301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8A5118"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EDDA6C" w14:textId="77777777" w:rsidR="00921A47" w:rsidRPr="006518C9" w:rsidRDefault="00A6726E">
                  <w:pPr>
                    <w:rPr>
                      <w:sz w:val="24"/>
                      <w:szCs w:val="24"/>
                      <w:lang w:val="en-US"/>
                    </w:rPr>
                  </w:pPr>
                  <w:hyperlink w:anchor="PeptideSequence" w:history="1">
                    <w:r w:rsidR="00921A47" w:rsidRPr="006518C9">
                      <w:rPr>
                        <w:rStyle w:val="Hyperlink"/>
                        <w:lang w:val="en-US"/>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E1318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709FF"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9876DC0" w14:textId="77777777" w:rsidR="00921A47" w:rsidRPr="006518C9" w:rsidRDefault="00921A47">
                  <w:pPr>
                    <w:rPr>
                      <w:sz w:val="24"/>
                      <w:szCs w:val="24"/>
                      <w:lang w:val="en-US"/>
                    </w:rPr>
                  </w:pPr>
                  <w:r w:rsidRPr="006518C9">
                    <w:rPr>
                      <w:lang w:val="en-US"/>
                    </w:rPr>
                    <w:t xml:space="preserve">The amino acid sequence of the (poly)peptide. If a substitution modification has been found, the original sequence should be reported. </w:t>
                  </w:r>
                </w:p>
              </w:tc>
            </w:tr>
            <w:tr w:rsidR="00921A47" w:rsidRPr="006518C9" w14:paraId="5625932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55C03D" w14:textId="77777777" w:rsidR="00921A47" w:rsidRPr="006518C9" w:rsidRDefault="00A6726E">
                  <w:pPr>
                    <w:rPr>
                      <w:sz w:val="24"/>
                      <w:szCs w:val="24"/>
                      <w:lang w:val="en-US"/>
                    </w:rPr>
                  </w:pPr>
                  <w:hyperlink w:anchor="Modification" w:history="1">
                    <w:r w:rsidR="00921A47" w:rsidRPr="006518C9">
                      <w:rPr>
                        <w:rStyle w:val="Hyperlink"/>
                        <w:lang w:val="en-US"/>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BCB8A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5C0DA"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6C45CB7" w14:textId="77777777" w:rsidR="00921A47" w:rsidRPr="006518C9" w:rsidRDefault="00921A47">
                  <w:pPr>
                    <w:rPr>
                      <w:sz w:val="24"/>
                      <w:szCs w:val="24"/>
                      <w:lang w:val="en-US"/>
                    </w:rPr>
                  </w:pPr>
                  <w:r w:rsidRPr="006518C9">
                    <w:rPr>
                      <w:lang w:val="en-US"/>
                    </w:rPr>
                    <w:t xml:space="preserve">A molecule modification specification. If n modifications have been found on a peptide, there should be n instances of Modification. If multiple modifications are </w:t>
                  </w:r>
                  <w:r w:rsidRPr="006518C9">
                    <w:rPr>
                      <w:lang w:val="en-US"/>
                    </w:rPr>
                    <w:lastRenderedPageBreak/>
                    <w:t>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sidRPr="006518C9">
                    <w:rPr>
                      <w:rFonts w:ascii="Times New Roman" w:hAnsi="Times New Roman"/>
                      <w:lang w:val="en-US"/>
                    </w:rPr>
                    <w:t></w:t>
                  </w:r>
                  <w:r w:rsidRPr="006518C9">
                    <w:rPr>
                      <w:lang w:val="en-US"/>
                    </w:rP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RPr="006518C9" w14:paraId="1B0BF3BC"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8AFB42" w14:textId="77777777" w:rsidR="00921A47" w:rsidRPr="006518C9" w:rsidRDefault="00A6726E">
                  <w:pPr>
                    <w:rPr>
                      <w:sz w:val="24"/>
                      <w:szCs w:val="24"/>
                      <w:lang w:val="en-US"/>
                    </w:rPr>
                  </w:pPr>
                  <w:hyperlink w:anchor="SubstitutionModification" w:history="1">
                    <w:r w:rsidR="00921A47" w:rsidRPr="006518C9">
                      <w:rPr>
                        <w:rStyle w:val="Hyperlink"/>
                        <w:lang w:val="en-US"/>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0D606B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D72EC"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DBEC802" w14:textId="77777777" w:rsidR="00921A47" w:rsidRPr="006518C9" w:rsidRDefault="00921A47">
                  <w:pPr>
                    <w:rPr>
                      <w:sz w:val="24"/>
                      <w:szCs w:val="24"/>
                      <w:lang w:val="en-US"/>
                    </w:rPr>
                  </w:pPr>
                  <w:r w:rsidRPr="006518C9">
                    <w:rPr>
                      <w:lang w:val="en-US"/>
                    </w:rPr>
                    <w:t xml:space="preserve">A modification where one residue is substituted by another (amino acid change). </w:t>
                  </w:r>
                </w:p>
              </w:tc>
            </w:tr>
            <w:tr w:rsidR="00921A47" w:rsidRPr="006518C9" w14:paraId="174D263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22247"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539D35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E5AE4"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2A1E14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283151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F93EE"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9ABF5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A668F"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C2D5783" w14:textId="77777777" w:rsidR="00921A47" w:rsidRPr="006518C9" w:rsidRDefault="00921A47">
                  <w:pPr>
                    <w:rPr>
                      <w:sz w:val="24"/>
                      <w:szCs w:val="24"/>
                      <w:lang w:val="en-US"/>
                    </w:rPr>
                  </w:pPr>
                  <w:r w:rsidRPr="006518C9">
                    <w:rPr>
                      <w:lang w:val="en-US"/>
                    </w:rPr>
                    <w:t>A single user-defined parameter.</w:t>
                  </w:r>
                </w:p>
              </w:tc>
            </w:tr>
          </w:tbl>
          <w:p w14:paraId="79CC8DF5" w14:textId="77777777" w:rsidR="00921A47" w:rsidRPr="006518C9" w:rsidRDefault="00921A47">
            <w:pPr>
              <w:rPr>
                <w:sz w:val="24"/>
                <w:szCs w:val="24"/>
                <w:lang w:val="en-US"/>
              </w:rPr>
            </w:pPr>
          </w:p>
        </w:tc>
      </w:tr>
      <w:tr w:rsidR="00921A47" w:rsidRPr="006518C9" w14:paraId="709F9C34" w14:textId="77777777" w:rsidTr="00921A47">
        <w:trPr>
          <w:tblCellSpacing w:w="15" w:type="dxa"/>
        </w:trPr>
        <w:tc>
          <w:tcPr>
            <w:tcW w:w="0" w:type="auto"/>
            <w:vAlign w:val="center"/>
            <w:hideMark/>
          </w:tcPr>
          <w:p w14:paraId="358F0F1A"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C433428" w14:textId="77777777" w:rsidR="000C18A7" w:rsidRPr="006518C9" w:rsidRDefault="00921A47">
            <w:pPr>
              <w:pStyle w:val="HTMLPreformatted"/>
            </w:pPr>
            <w:r w:rsidRPr="006518C9">
              <w:t>&lt;Peptide id="CCPQCCSSGCSQNLCGPLCVTTPYYCTR_##Carbamidomethyl(C):1##Carbamidomethyl(C):2##Carbamidomethyl(C):</w:t>
            </w:r>
          </w:p>
          <w:p w14:paraId="4934C8F5" w14:textId="77777777" w:rsidR="000C18A7" w:rsidRPr="006518C9" w:rsidRDefault="00921A47">
            <w:pPr>
              <w:pStyle w:val="HTMLPreformatted"/>
            </w:pPr>
            <w:r w:rsidRPr="006518C9">
              <w:t>5##Carbamidomethyl(C):6##Carbamidomethyl(C):10##Carbamidomethyl(C):15##Carbamidomethyl(C):</w:t>
            </w:r>
          </w:p>
          <w:p w14:paraId="090E4476" w14:textId="77777777" w:rsidR="00921A47" w:rsidRPr="006518C9" w:rsidRDefault="00921A47">
            <w:pPr>
              <w:pStyle w:val="HTMLPreformatted"/>
            </w:pPr>
            <w:r w:rsidRPr="006518C9">
              <w:t>19##Carbamidomethyl(C):26"&gt;</w:t>
            </w:r>
          </w:p>
          <w:p w14:paraId="03651419" w14:textId="77777777" w:rsidR="00921A47" w:rsidRPr="006518C9" w:rsidRDefault="00921A47">
            <w:pPr>
              <w:pStyle w:val="HTMLPreformatted"/>
            </w:pPr>
            <w:r w:rsidRPr="006518C9">
              <w:t xml:space="preserve">  &lt;PeptideSequence&gt;CCPQCCSSGCSQNLCGPLCVTTPYYCTR&lt;/PeptideSequence&gt;</w:t>
            </w:r>
          </w:p>
          <w:p w14:paraId="57C0C385" w14:textId="77777777" w:rsidR="00921A47" w:rsidRPr="006518C9" w:rsidRDefault="00921A47">
            <w:pPr>
              <w:pStyle w:val="HTMLPreformatted"/>
            </w:pPr>
            <w:r w:rsidRPr="006518C9">
              <w:t xml:space="preserve">  &lt;Modification location="1" residues="C" monoisotopicMassDelta="57.02147"&gt;</w:t>
            </w:r>
          </w:p>
          <w:p w14:paraId="1919A740" w14:textId="77777777" w:rsidR="00921A47" w:rsidRPr="006518C9" w:rsidRDefault="00921A47">
            <w:pPr>
              <w:pStyle w:val="HTMLPreformatted"/>
            </w:pPr>
            <w:r w:rsidRPr="006518C9">
              <w:t xml:space="preserve">    &lt;cvParam cvRef="UNIMOD" accession="UNIMOD:4" name="Carbamidomethyl"&gt;&lt;/cvParam&gt;</w:t>
            </w:r>
          </w:p>
          <w:p w14:paraId="0832053D" w14:textId="77777777" w:rsidR="00921A47" w:rsidRPr="006518C9" w:rsidRDefault="00921A47">
            <w:pPr>
              <w:pStyle w:val="HTMLPreformatted"/>
            </w:pPr>
            <w:r w:rsidRPr="006518C9">
              <w:t xml:space="preserve">  &lt;/Modification&gt;</w:t>
            </w:r>
          </w:p>
          <w:p w14:paraId="01FFB77A" w14:textId="77777777" w:rsidR="00921A47" w:rsidRPr="006518C9" w:rsidRDefault="00921A47">
            <w:pPr>
              <w:pStyle w:val="HTMLPreformatted"/>
            </w:pPr>
            <w:r w:rsidRPr="006518C9">
              <w:t xml:space="preserve">  &lt;Modification location="2" residues="C" monoisotopicMassDelta="57.02147"&gt;</w:t>
            </w:r>
          </w:p>
          <w:p w14:paraId="4A2E6D48" w14:textId="77777777" w:rsidR="00921A47" w:rsidRPr="006518C9" w:rsidRDefault="00921A47">
            <w:pPr>
              <w:pStyle w:val="HTMLPreformatted"/>
            </w:pPr>
            <w:r w:rsidRPr="006518C9">
              <w:t xml:space="preserve">    &lt;cvParam cvRef="UNIMOD" accession="UNIMOD:4" name="Carbamidomethyl"&gt;&lt;/cvParam&gt;</w:t>
            </w:r>
          </w:p>
          <w:p w14:paraId="72233235" w14:textId="77777777" w:rsidR="00921A47" w:rsidRPr="006518C9" w:rsidRDefault="00921A47">
            <w:pPr>
              <w:pStyle w:val="HTMLPreformatted"/>
            </w:pPr>
            <w:r w:rsidRPr="006518C9">
              <w:t xml:space="preserve">  ...</w:t>
            </w:r>
          </w:p>
          <w:p w14:paraId="4B49FDEF" w14:textId="77777777" w:rsidR="00921A47" w:rsidRPr="006518C9" w:rsidRDefault="00921A47">
            <w:pPr>
              <w:pStyle w:val="HTMLPreformatted"/>
            </w:pPr>
            <w:r w:rsidRPr="006518C9">
              <w:t>&lt;/Peptide&gt;</w:t>
            </w:r>
          </w:p>
        </w:tc>
      </w:tr>
      <w:tr w:rsidR="00921A47" w:rsidRPr="006518C9" w14:paraId="74E52A8D" w14:textId="77777777" w:rsidTr="00921A47">
        <w:trPr>
          <w:tblCellSpacing w:w="15" w:type="dxa"/>
        </w:trPr>
        <w:tc>
          <w:tcPr>
            <w:tcW w:w="0" w:type="auto"/>
            <w:vAlign w:val="center"/>
            <w:hideMark/>
          </w:tcPr>
          <w:p w14:paraId="363863B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C5526E3" w14:textId="77777777" w:rsidR="00921A47" w:rsidRPr="006518C9" w:rsidRDefault="00921A47">
            <w:pPr>
              <w:pStyle w:val="HTMLPreformatted"/>
            </w:pPr>
            <w:r w:rsidRPr="006518C9">
              <w:t>Path /MzIdentML/SequenceCollection/Peptide</w:t>
            </w:r>
          </w:p>
          <w:p w14:paraId="59C1A509" w14:textId="77777777" w:rsidR="00921A47" w:rsidRPr="006518C9" w:rsidRDefault="00921A47">
            <w:pPr>
              <w:pStyle w:val="HTMLPreformatted"/>
            </w:pPr>
            <w:r w:rsidRPr="006518C9">
              <w:t xml:space="preserve">MAY supply a *child* term of </w:t>
            </w:r>
            <w:hyperlink r:id="rId197" w:tgtFrame="new" w:history="1">
              <w:r w:rsidRPr="006518C9">
                <w:rPr>
                  <w:rStyle w:val="Hyperlink"/>
                </w:rPr>
                <w:t>MS:1001355</w:t>
              </w:r>
            </w:hyperlink>
            <w:r w:rsidRPr="006518C9">
              <w:t xml:space="preserve"> (</w:t>
            </w:r>
            <w:r w:rsidRPr="006518C9">
              <w:rPr>
                <w:rStyle w:val="popup"/>
              </w:rPr>
              <w:t>peptide descriptions</w:t>
            </w:r>
            <w:r w:rsidRPr="006518C9">
              <w:t>) one or more times</w:t>
            </w:r>
          </w:p>
        </w:tc>
      </w:tr>
    </w:tbl>
    <w:p w14:paraId="169E4CB9" w14:textId="77777777" w:rsidR="00921A47" w:rsidRPr="006518C9" w:rsidRDefault="00844757" w:rsidP="00921A47">
      <w:pPr>
        <w:rPr>
          <w:b/>
          <w:lang w:val="en-US"/>
        </w:rPr>
      </w:pPr>
      <w:r w:rsidRPr="006518C9">
        <w:rPr>
          <w:b/>
          <w:lang w:val="en-US"/>
        </w:rPr>
        <w:t>Example for cross-linking:</w:t>
      </w:r>
    </w:p>
    <w:p w14:paraId="51F2257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id="54603257_54604608_2_1_p1"&gt;</w:t>
      </w:r>
    </w:p>
    <w:p w14:paraId="5193C196"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&lt;PeptideSequence&gt;KYLYEIAR&lt;/PeptideSequence&gt;</w:t>
      </w:r>
    </w:p>
    <w:p w14:paraId="2C76674B"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residues="Y" monoisotopicMassDelta="156.07864430999996"&gt;</w:t>
      </w:r>
    </w:p>
    <w:p w14:paraId="55656CE1"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 name="</w:t>
      </w:r>
      <w:r w:rsidR="00E812CD" w:rsidRPr="006518C9">
        <w:rPr>
          <w:rFonts w:ascii="Courier New" w:hAnsi="Courier New" w:cs="Courier New"/>
          <w:sz w:val="14"/>
          <w:szCs w:val="14"/>
          <w:lang w:val="en-US"/>
        </w:rPr>
        <w:t xml:space="preserve">hydrolysed </w:t>
      </w:r>
      <w:r w:rsidRPr="006518C9">
        <w:rPr>
          <w:rFonts w:ascii="Courier New" w:hAnsi="Courier New" w:cs="Courier New"/>
          <w:sz w:val="14"/>
          <w:szCs w:val="14"/>
          <w:lang w:val="en-US"/>
        </w:rPr>
        <w:t>BS3"&gt;&lt;/cvParam&gt;</w:t>
      </w:r>
    </w:p>
    <w:p w14:paraId="2F0EDC4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824DF16"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location="4" residues="Y" monoisotopicMassDelta="155.094628715"&gt;</w:t>
      </w:r>
    </w:p>
    <w:p w14:paraId="698F4CA5"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01001" name="</w:t>
      </w:r>
      <w:r w:rsidR="0035210B" w:rsidRPr="006518C9">
        <w:rPr>
          <w:rFonts w:ascii="Courier New" w:hAnsi="Courier New" w:cs="Courier New"/>
          <w:sz w:val="14"/>
          <w:szCs w:val="14"/>
          <w:lang w:val="en-US"/>
        </w:rPr>
        <w:t xml:space="preserve">amidated </w:t>
      </w:r>
      <w:r w:rsidRPr="006518C9">
        <w:rPr>
          <w:rFonts w:ascii="Courier New" w:hAnsi="Courier New" w:cs="Courier New"/>
          <w:sz w:val="14"/>
          <w:szCs w:val="14"/>
          <w:lang w:val="en-US"/>
        </w:rPr>
        <w:t>BS3"&gt;&lt;/cvParam&gt;</w:t>
      </w:r>
    </w:p>
    <w:p w14:paraId="397C473C"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FC594D9"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monoisotopicMassDelta="0.0"&gt;</w:t>
      </w:r>
    </w:p>
    <w:p w14:paraId="09EC30B0"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cvRef="PSI-MS" accession="MS:1002510" name="cross-link acceptor" value="1"&gt;&lt;/cvParam&gt;</w:t>
      </w:r>
    </w:p>
    <w:p w14:paraId="45147A1F"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3D9DDB37"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6BEFB2A8"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id="54603257_54604608_2_1_p0"&gt;</w:t>
      </w:r>
    </w:p>
    <w:p w14:paraId="65A5C387"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&lt;PeptideSequence&gt;LSVEAFEK&lt;/PeptideSequence&gt;</w:t>
      </w:r>
    </w:p>
    <w:p w14:paraId="234AEC7C"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location="3" monoisotopicMassDelta="138.06807961"&gt;</w:t>
      </w:r>
    </w:p>
    <w:p w14:paraId="0C5F0DBE"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w:t>
      </w:r>
      <w:r w:rsidR="0035210B" w:rsidRPr="006518C9">
        <w:rPr>
          <w:rFonts w:ascii="Courier New" w:hAnsi="Courier New" w:cs="Courier New"/>
          <w:sz w:val="14"/>
          <w:szCs w:val="14"/>
          <w:lang w:val="en-US"/>
        </w:rPr>
        <w:t>2000</w:t>
      </w:r>
      <w:r w:rsidRPr="006518C9">
        <w:rPr>
          <w:rFonts w:ascii="Courier New" w:hAnsi="Courier New" w:cs="Courier New"/>
          <w:sz w:val="14"/>
          <w:szCs w:val="14"/>
          <w:lang w:val="en-US"/>
        </w:rPr>
        <w:t>" name="BS3"&gt;&lt;/cvParam&gt;</w:t>
      </w:r>
    </w:p>
    <w:p w14:paraId="359EEA72"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cvRef="PSI-MS" accession="MS:1002509" name="cross-link donor" value="1"&gt;&lt;/cvParam&gt;</w:t>
      </w:r>
    </w:p>
    <w:p w14:paraId="2C94E8A3"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7AD8B28"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07C0647D" w14:textId="77777777" w:rsidR="00343259" w:rsidRPr="006518C9" w:rsidRDefault="00343259" w:rsidP="00343259">
      <w:pPr>
        <w:rPr>
          <w:rFonts w:cs="Arial"/>
          <w:lang w:val="en-US"/>
        </w:rPr>
      </w:pPr>
    </w:p>
    <w:p w14:paraId="7ADBB28C" w14:textId="77777777" w:rsidR="00921A47" w:rsidRPr="006518C9" w:rsidRDefault="00921A47" w:rsidP="00921A47">
      <w:pPr>
        <w:pStyle w:val="Heading2"/>
      </w:pPr>
      <w:bookmarkStart w:id="234" w:name="_Toc457214104"/>
      <w:r w:rsidRPr="006518C9">
        <w:t>Element &lt;</w:t>
      </w:r>
      <w:bookmarkStart w:id="235" w:name="PeptideEvidence"/>
      <w:r w:rsidRPr="006518C9">
        <w:t>PeptideEvidence</w:t>
      </w:r>
      <w:bookmarkEnd w:id="235"/>
      <w:r w:rsidRPr="006518C9">
        <w:t>&gt;</w:t>
      </w:r>
      <w:bookmarkEnd w:id="2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4A1058BB" w14:textId="77777777" w:rsidTr="00921A47">
        <w:trPr>
          <w:tblCellSpacing w:w="15" w:type="dxa"/>
        </w:trPr>
        <w:tc>
          <w:tcPr>
            <w:tcW w:w="0" w:type="auto"/>
            <w:vAlign w:val="center"/>
            <w:hideMark/>
          </w:tcPr>
          <w:p w14:paraId="595DAC5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9A8FBF0" w14:textId="77777777" w:rsidR="000C18A7" w:rsidRPr="006518C9" w:rsidRDefault="00921A47">
            <w:pPr>
              <w:rPr>
                <w:lang w:val="en-US"/>
              </w:rPr>
            </w:pPr>
            <w:r w:rsidRPr="006518C9">
              <w:rPr>
                <w:lang w:val="en-US"/>
              </w:rPr>
              <w:t>PeptideEvidence links a specific Peptide element to a spec</w:t>
            </w:r>
            <w:r w:rsidR="000C18A7" w:rsidRPr="006518C9">
              <w:rPr>
                <w:lang w:val="en-US"/>
              </w:rPr>
              <w:t>ific position in a DBSequence.</w:t>
            </w:r>
          </w:p>
          <w:p w14:paraId="62D615D4" w14:textId="77777777" w:rsidR="00921A47" w:rsidRPr="006518C9" w:rsidRDefault="00921A47">
            <w:pPr>
              <w:rPr>
                <w:sz w:val="24"/>
                <w:szCs w:val="24"/>
                <w:lang w:val="en-US"/>
              </w:rPr>
            </w:pPr>
            <w:r w:rsidRPr="006518C9">
              <w:rPr>
                <w:lang w:val="en-US"/>
              </w:rPr>
              <w:t xml:space="preserve">There MUST only be one PeptideEvidence item per Peptide-to-DBSequence-position. </w:t>
            </w:r>
          </w:p>
        </w:tc>
      </w:tr>
      <w:tr w:rsidR="00921A47" w:rsidRPr="006518C9" w14:paraId="26DA9646" w14:textId="77777777" w:rsidTr="00921A47">
        <w:trPr>
          <w:tblCellSpacing w:w="15" w:type="dxa"/>
        </w:trPr>
        <w:tc>
          <w:tcPr>
            <w:tcW w:w="0" w:type="auto"/>
            <w:vAlign w:val="center"/>
            <w:hideMark/>
          </w:tcPr>
          <w:p w14:paraId="7028DB4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A71B285" w14:textId="77777777" w:rsidR="00921A47" w:rsidRPr="006518C9" w:rsidRDefault="00921A47">
            <w:pPr>
              <w:rPr>
                <w:sz w:val="24"/>
                <w:szCs w:val="24"/>
                <w:lang w:val="en-US"/>
              </w:rPr>
            </w:pPr>
            <w:r w:rsidRPr="006518C9">
              <w:rPr>
                <w:lang w:val="en-US"/>
              </w:rPr>
              <w:t xml:space="preserve">PeptideEvidenceType </w:t>
            </w:r>
          </w:p>
        </w:tc>
      </w:tr>
      <w:tr w:rsidR="00921A47" w:rsidRPr="006518C9" w14:paraId="08239676" w14:textId="77777777" w:rsidTr="00921A47">
        <w:trPr>
          <w:tblCellSpacing w:w="15" w:type="dxa"/>
        </w:trPr>
        <w:tc>
          <w:tcPr>
            <w:tcW w:w="0" w:type="auto"/>
            <w:vAlign w:val="center"/>
            <w:hideMark/>
          </w:tcPr>
          <w:p w14:paraId="2AC3BBD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rsidRPr="006518C9" w14:paraId="5FC55878"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0B1595" w14:textId="77777777" w:rsidR="00921A47" w:rsidRPr="006518C9" w:rsidRDefault="00921A47">
                  <w:pPr>
                    <w:jc w:val="center"/>
                    <w:rPr>
                      <w:b/>
                      <w:bCs/>
                      <w:sz w:val="24"/>
                      <w:szCs w:val="24"/>
                      <w:lang w:val="en-US"/>
                    </w:rPr>
                  </w:pPr>
                  <w:r w:rsidRPr="006518C9">
                    <w:rPr>
                      <w:b/>
                      <w:bCs/>
                      <w:lang w:val="en-U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E47B81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F1936" w14:textId="77777777" w:rsidR="00921A47" w:rsidRPr="006518C9" w:rsidRDefault="00921A47">
                  <w:pPr>
                    <w:jc w:val="center"/>
                    <w:rPr>
                      <w:b/>
                      <w:bCs/>
                      <w:sz w:val="24"/>
                      <w:szCs w:val="24"/>
                      <w:lang w:val="en-US"/>
                    </w:rPr>
                  </w:pPr>
                  <w:r w:rsidRPr="006518C9">
                    <w:rPr>
                      <w:b/>
                      <w:bCs/>
                      <w:lang w:val="en-U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126FD0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0742636"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DFE184" w14:textId="77777777" w:rsidR="00921A47" w:rsidRPr="006518C9" w:rsidRDefault="00921A47">
                  <w:pPr>
                    <w:rPr>
                      <w:sz w:val="24"/>
                      <w:szCs w:val="24"/>
                      <w:lang w:val="en-US"/>
                    </w:rPr>
                  </w:pPr>
                  <w:r w:rsidRPr="006518C9">
                    <w:rPr>
                      <w:lang w:val="en-US"/>
                    </w:rPr>
                    <w:lastRenderedPageBreak/>
                    <w:t>dBSequence_ref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7DB4A5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FA6B9"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D6BED1D" w14:textId="77777777" w:rsidR="00921A47" w:rsidRPr="006518C9" w:rsidRDefault="00921A47">
                  <w:pPr>
                    <w:rPr>
                      <w:sz w:val="24"/>
                      <w:szCs w:val="24"/>
                      <w:lang w:val="en-US"/>
                    </w:rPr>
                  </w:pPr>
                  <w:r w:rsidRPr="006518C9">
                    <w:rPr>
                      <w:lang w:val="en-US"/>
                    </w:rPr>
                    <w:t xml:space="preserve">A reference to the protein sequence in which the specified peptide has been linked. </w:t>
                  </w:r>
                </w:p>
              </w:tc>
            </w:tr>
            <w:tr w:rsidR="00921A47" w:rsidRPr="006518C9" w14:paraId="157E9B5D"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EAB3B2" w14:textId="77777777" w:rsidR="00921A47" w:rsidRPr="006518C9" w:rsidRDefault="00921A47">
                  <w:pPr>
                    <w:rPr>
                      <w:sz w:val="24"/>
                      <w:szCs w:val="24"/>
                      <w:lang w:val="en-US"/>
                    </w:rPr>
                  </w:pPr>
                  <w:r w:rsidRPr="006518C9">
                    <w:rPr>
                      <w:lang w:val="en-US"/>
                    </w:rPr>
                    <w:t>end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0FC717B"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A4FE6"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DF8310D" w14:textId="77777777" w:rsidR="00921A47" w:rsidRPr="006518C9" w:rsidRDefault="00921A47">
                  <w:pPr>
                    <w:rPr>
                      <w:sz w:val="24"/>
                      <w:szCs w:val="24"/>
                      <w:lang w:val="en-US"/>
                    </w:rPr>
                  </w:pPr>
                  <w:r w:rsidRPr="006518C9">
                    <w:rPr>
                      <w:lang w:val="en-US"/>
                    </w:rPr>
                    <w:t xml:space="preserve">The index position of the last amino acid of the peptide inside the protein sequence, where the first amino acid of the protein sequence is position 1. Must be provided unless this is a de novo search. </w:t>
                  </w:r>
                </w:p>
              </w:tc>
            </w:tr>
            <w:tr w:rsidR="00921A47" w:rsidRPr="006518C9" w14:paraId="75CC251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1AF7E2" w14:textId="77777777" w:rsidR="00921A47" w:rsidRPr="006518C9" w:rsidRDefault="00921A47">
                  <w:pPr>
                    <w:rPr>
                      <w:sz w:val="24"/>
                      <w:szCs w:val="24"/>
                      <w:lang w:val="en-US"/>
                    </w:rPr>
                  </w:pPr>
                  <w:r w:rsidRPr="006518C9">
                    <w:rPr>
                      <w:lang w:val="en-US"/>
                    </w:rP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6A45C4F" w14:textId="77777777" w:rsidR="00921A47" w:rsidRPr="006518C9" w:rsidRDefault="00921A47">
                  <w:pPr>
                    <w:rPr>
                      <w:sz w:val="24"/>
                      <w:szCs w:val="24"/>
                      <w:lang w:val="en-US"/>
                    </w:rPr>
                  </w:pPr>
                  <w:r w:rsidRPr="006518C9">
                    <w:rPr>
                      <w:lang w:val="en-US"/>
                    </w:rP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64047"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358CCE1E" w14:textId="77777777" w:rsidR="00921A47" w:rsidRPr="006518C9" w:rsidRDefault="00921A47">
                  <w:pPr>
                    <w:rPr>
                      <w:sz w:val="24"/>
                      <w:szCs w:val="24"/>
                      <w:lang w:val="en-US"/>
                    </w:rPr>
                  </w:pPr>
                  <w:r w:rsidRPr="006518C9">
                    <w:rPr>
                      <w:lang w:val="en-US"/>
                    </w:rPr>
                    <w:t xml:space="preserve">The translation frame of this sequence if this is PeptideEvidence derived from nucleic acid sequence </w:t>
                  </w:r>
                </w:p>
              </w:tc>
            </w:tr>
            <w:tr w:rsidR="00921A47" w:rsidRPr="006518C9" w14:paraId="26F09F40"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B70B04" w14:textId="77777777" w:rsidR="00921A47" w:rsidRPr="006518C9" w:rsidRDefault="00921A47">
                  <w:pPr>
                    <w:rPr>
                      <w:sz w:val="24"/>
                      <w:szCs w:val="24"/>
                      <w:lang w:val="en-US"/>
                    </w:rPr>
                  </w:pPr>
                  <w:r w:rsidRPr="006518C9">
                    <w:rPr>
                      <w:lang w:val="en-US"/>
                    </w:rPr>
                    <w:t>id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02E6C7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34301"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82E6549"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1A436C09"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A2C4B" w14:textId="77777777" w:rsidR="00921A47" w:rsidRPr="006518C9" w:rsidRDefault="00921A47">
                  <w:pPr>
                    <w:rPr>
                      <w:sz w:val="24"/>
                      <w:szCs w:val="24"/>
                      <w:lang w:val="en-US"/>
                    </w:rPr>
                  </w:pPr>
                  <w:r w:rsidRPr="006518C9">
                    <w:rPr>
                      <w:lang w:val="en-US"/>
                    </w:rPr>
                    <w:t>isDecoy</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F22357B"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A6973"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35C62B4" w14:textId="77777777" w:rsidR="00921A47" w:rsidRPr="006518C9" w:rsidRDefault="00921A47">
                  <w:pPr>
                    <w:rPr>
                      <w:sz w:val="24"/>
                      <w:szCs w:val="24"/>
                      <w:lang w:val="en-US"/>
                    </w:rPr>
                  </w:pPr>
                  <w:r w:rsidRPr="006518C9">
                    <w:rPr>
                      <w:lang w:val="en-US"/>
                    </w:rPr>
                    <w:t xml:space="preserve">Set to true if the peptide is matched to a decoy sequence. </w:t>
                  </w:r>
                </w:p>
              </w:tc>
            </w:tr>
            <w:tr w:rsidR="00921A47" w:rsidRPr="006518C9" w14:paraId="64B53A1F"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94442D" w14:textId="77777777" w:rsidR="00921A47" w:rsidRPr="006518C9" w:rsidRDefault="00921A47">
                  <w:pPr>
                    <w:rPr>
                      <w:sz w:val="24"/>
                      <w:szCs w:val="24"/>
                      <w:lang w:val="en-US"/>
                    </w:rPr>
                  </w:pPr>
                  <w:r w:rsidRPr="006518C9">
                    <w:rPr>
                      <w:lang w:val="en-US"/>
                    </w:rPr>
                    <w:t>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E0840F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07283"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525C2F7"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7CC8917"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83A08A" w14:textId="77777777" w:rsidR="00921A47" w:rsidRPr="006518C9" w:rsidRDefault="00921A47">
                  <w:pPr>
                    <w:rPr>
                      <w:sz w:val="24"/>
                      <w:szCs w:val="24"/>
                      <w:lang w:val="en-US"/>
                    </w:rPr>
                  </w:pPr>
                  <w:r w:rsidRPr="006518C9">
                    <w:rPr>
                      <w:lang w:val="en-US"/>
                    </w:rPr>
                    <w:t>peptide_ref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2FB2897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0E1C3"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CF1EAE2" w14:textId="77777777" w:rsidR="00921A47" w:rsidRPr="006518C9" w:rsidRDefault="00921A47">
                  <w:pPr>
                    <w:rPr>
                      <w:sz w:val="24"/>
                      <w:szCs w:val="24"/>
                      <w:lang w:val="en-US"/>
                    </w:rPr>
                  </w:pPr>
                  <w:r w:rsidRPr="006518C9">
                    <w:rPr>
                      <w:lang w:val="en-US"/>
                    </w:rPr>
                    <w:t xml:space="preserve">A reference to the identified (poly)peptide sequence in the Peptide element. </w:t>
                  </w:r>
                </w:p>
              </w:tc>
            </w:tr>
            <w:tr w:rsidR="00921A47" w:rsidRPr="006518C9" w14:paraId="23409C3A"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B3F88B" w14:textId="77777777" w:rsidR="00921A47" w:rsidRPr="006518C9" w:rsidRDefault="00921A47">
                  <w:pPr>
                    <w:rPr>
                      <w:sz w:val="24"/>
                      <w:szCs w:val="24"/>
                      <w:lang w:val="en-US"/>
                    </w:rPr>
                  </w:pPr>
                  <w:r w:rsidRPr="006518C9">
                    <w:rPr>
                      <w:lang w:val="en-US"/>
                    </w:rPr>
                    <w:t>post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F52C762" w14:textId="77777777" w:rsidR="00921A47" w:rsidRPr="006518C9" w:rsidRDefault="00921A47">
                  <w:pPr>
                    <w:rPr>
                      <w:lang w:val="en-US"/>
                    </w:rPr>
                  </w:pPr>
                  <w:r w:rsidRPr="006518C9">
                    <w:rPr>
                      <w:lang w:val="en-US"/>
                    </w:rPr>
                    <w:t>xsd:string with restriction</w:t>
                  </w:r>
                </w:p>
                <w:p w14:paraId="05B7E11B"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38EDD"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CCCAE1F" w14:textId="77777777" w:rsidR="00921A47" w:rsidRPr="006518C9" w:rsidRDefault="00921A47">
                  <w:pPr>
                    <w:rPr>
                      <w:sz w:val="24"/>
                      <w:szCs w:val="24"/>
                      <w:lang w:val="en-US"/>
                    </w:rPr>
                  </w:pPr>
                  <w:r w:rsidRPr="006518C9">
                    <w:rPr>
                      <w:lang w:val="en-US"/>
                    </w:rPr>
                    <w:t xml:space="preserve">Post flanking residue. If the peptide is C-terminal, post="-" and not post="". If for any reason it is unknown (e.g. denovo), post="?" should be used. </w:t>
                  </w:r>
                </w:p>
              </w:tc>
            </w:tr>
            <w:tr w:rsidR="00921A47" w:rsidRPr="006518C9" w14:paraId="47F7EDDA"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B6230F" w14:textId="77777777" w:rsidR="00921A47" w:rsidRPr="006518C9" w:rsidRDefault="00921A47">
                  <w:pPr>
                    <w:rPr>
                      <w:sz w:val="24"/>
                      <w:szCs w:val="24"/>
                      <w:lang w:val="en-US"/>
                    </w:rPr>
                  </w:pPr>
                  <w:r w:rsidRPr="006518C9">
                    <w:rPr>
                      <w:lang w:val="en-US"/>
                    </w:rPr>
                    <w:t>pre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66B9C96" w14:textId="77777777" w:rsidR="00921A47" w:rsidRPr="006518C9" w:rsidRDefault="00921A47">
                  <w:pPr>
                    <w:rPr>
                      <w:lang w:val="en-US"/>
                    </w:rPr>
                  </w:pPr>
                  <w:r w:rsidRPr="006518C9">
                    <w:rPr>
                      <w:lang w:val="en-US"/>
                    </w:rPr>
                    <w:t>xsd:string with restriction</w:t>
                  </w:r>
                </w:p>
                <w:p w14:paraId="496311CA"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E5BE1"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407BD59" w14:textId="77777777" w:rsidR="00921A47" w:rsidRPr="006518C9" w:rsidRDefault="00921A47">
                  <w:pPr>
                    <w:rPr>
                      <w:sz w:val="24"/>
                      <w:szCs w:val="24"/>
                      <w:lang w:val="en-US"/>
                    </w:rPr>
                  </w:pPr>
                  <w:r w:rsidRPr="006518C9">
                    <w:rPr>
                      <w:lang w:val="en-US"/>
                    </w:rPr>
                    <w:t xml:space="preserve">Previous flanking residue. If the peptide is N-terminal, pre="-" and not pre="". If for any reason it is unknown (e.g. denovo), pre="?" should be used. </w:t>
                  </w:r>
                </w:p>
              </w:tc>
            </w:tr>
            <w:tr w:rsidR="00921A47" w:rsidRPr="006518C9" w14:paraId="577474FE"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6C9AF7" w14:textId="77777777" w:rsidR="00921A47" w:rsidRPr="006518C9" w:rsidRDefault="00921A47">
                  <w:pPr>
                    <w:rPr>
                      <w:sz w:val="24"/>
                      <w:szCs w:val="24"/>
                      <w:lang w:val="en-US"/>
                    </w:rPr>
                  </w:pPr>
                  <w:r w:rsidRPr="006518C9">
                    <w:rPr>
                      <w:lang w:val="en-US"/>
                    </w:rP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A81B63F"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9516B"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AF58177" w14:textId="77777777" w:rsidR="00921A47" w:rsidRPr="006518C9" w:rsidRDefault="00921A47">
                  <w:pPr>
                    <w:rPr>
                      <w:sz w:val="24"/>
                      <w:szCs w:val="24"/>
                      <w:lang w:val="en-US"/>
                    </w:rPr>
                  </w:pPr>
                  <w:r w:rsidRPr="006518C9">
                    <w:rPr>
                      <w:lang w:val="en-US"/>
                    </w:rPr>
                    <w:t>Start position of the peptide inside the protein sequence, where the first amino acid of the protein sequence is position 1. Must be provided unless this is a de novo search.</w:t>
                  </w:r>
                </w:p>
              </w:tc>
            </w:tr>
            <w:tr w:rsidR="00921A47" w:rsidRPr="006518C9" w14:paraId="16525A90"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B9080C" w14:textId="77777777" w:rsidR="00921A47" w:rsidRPr="006518C9" w:rsidRDefault="00921A47">
                  <w:pPr>
                    <w:rPr>
                      <w:sz w:val="24"/>
                      <w:szCs w:val="24"/>
                      <w:lang w:val="en-US"/>
                    </w:rPr>
                  </w:pPr>
                  <w:r w:rsidRPr="006518C9">
                    <w:rPr>
                      <w:lang w:val="en-US"/>
                    </w:rPr>
                    <w:t>translationTable_ref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3A766AA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7897F"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2C92C9BE" w14:textId="77777777" w:rsidR="00921A47" w:rsidRPr="006518C9" w:rsidRDefault="00921A47">
                  <w:pPr>
                    <w:rPr>
                      <w:sz w:val="24"/>
                      <w:szCs w:val="24"/>
                      <w:lang w:val="en-US"/>
                    </w:rPr>
                  </w:pPr>
                  <w:r w:rsidRPr="006518C9">
                    <w:rPr>
                      <w:lang w:val="en-US"/>
                    </w:rPr>
                    <w:t xml:space="preserve">A reference to the translation table used if this is PeptideEvidence derived from nucleic acid sequence </w:t>
                  </w:r>
                </w:p>
              </w:tc>
            </w:tr>
          </w:tbl>
          <w:p w14:paraId="7069064C" w14:textId="77777777" w:rsidR="00921A47" w:rsidRPr="006518C9" w:rsidRDefault="00921A47">
            <w:pPr>
              <w:rPr>
                <w:sz w:val="24"/>
                <w:szCs w:val="24"/>
                <w:lang w:val="en-US"/>
              </w:rPr>
            </w:pPr>
          </w:p>
        </w:tc>
      </w:tr>
      <w:tr w:rsidR="00921A47" w:rsidRPr="006518C9" w14:paraId="651F5B3E" w14:textId="77777777" w:rsidTr="00921A47">
        <w:trPr>
          <w:tblCellSpacing w:w="15" w:type="dxa"/>
        </w:trPr>
        <w:tc>
          <w:tcPr>
            <w:tcW w:w="0" w:type="auto"/>
            <w:vAlign w:val="center"/>
            <w:hideMark/>
          </w:tcPr>
          <w:p w14:paraId="584FE24A"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rsidRPr="006518C9" w14:paraId="7647D1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91E4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B6B1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98297"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3BE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182D8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47C8A3"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8E8FB7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4E84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03EB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FA43E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9C262"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862EF8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B3A2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1A6AD" w14:textId="77777777" w:rsidR="00921A47" w:rsidRPr="006518C9" w:rsidRDefault="00921A47">
                  <w:pPr>
                    <w:rPr>
                      <w:sz w:val="24"/>
                      <w:szCs w:val="24"/>
                      <w:lang w:val="en-US"/>
                    </w:rPr>
                  </w:pPr>
                  <w:r w:rsidRPr="006518C9">
                    <w:rPr>
                      <w:lang w:val="en-US"/>
                    </w:rPr>
                    <w:t>A single user-defined parameter.</w:t>
                  </w:r>
                </w:p>
              </w:tc>
            </w:tr>
          </w:tbl>
          <w:p w14:paraId="6B0CCCF2" w14:textId="77777777" w:rsidR="00921A47" w:rsidRPr="006518C9" w:rsidRDefault="00921A47">
            <w:pPr>
              <w:rPr>
                <w:sz w:val="24"/>
                <w:szCs w:val="24"/>
                <w:lang w:val="en-US"/>
              </w:rPr>
            </w:pPr>
          </w:p>
        </w:tc>
      </w:tr>
      <w:tr w:rsidR="00921A47" w:rsidRPr="006518C9" w14:paraId="02296CB3" w14:textId="77777777" w:rsidTr="00921A47">
        <w:trPr>
          <w:tblCellSpacing w:w="15" w:type="dxa"/>
        </w:trPr>
        <w:tc>
          <w:tcPr>
            <w:tcW w:w="0" w:type="auto"/>
            <w:vAlign w:val="center"/>
            <w:hideMark/>
          </w:tcPr>
          <w:p w14:paraId="7EFC591F"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31F40747" w14:textId="77777777" w:rsidR="000C18A7" w:rsidRPr="006518C9" w:rsidRDefault="00921A47">
            <w:pPr>
              <w:pStyle w:val="HTMLPreformatted"/>
            </w:pPr>
            <w:r w:rsidRPr="006518C9">
              <w:t>&lt;PeptideEvidence dBSequence_ref="dbseq_generic|B_GENSCAN00000036974_REVERSED|p:genscan" peptide_ref="CRCQYSGVNNLCHTSSHCPNQGSTCENVDTCLKPDEPK_##Carbamidomethyl(C):1##Carbamidomethyl(C):</w:t>
            </w:r>
          </w:p>
          <w:p w14:paraId="79C802EF" w14:textId="77777777" w:rsidR="000C18A7" w:rsidRPr="006518C9" w:rsidRDefault="00921A47">
            <w:pPr>
              <w:pStyle w:val="HTMLPreformatted"/>
            </w:pPr>
            <w:r w:rsidRPr="006518C9">
              <w:t>3##Carbamidomethyl(C):12##Carbamidomethyl(C):18##Carbamidomethyl(C):25##Carbamidomethyl(C):</w:t>
            </w:r>
          </w:p>
          <w:p w14:paraId="09258A5B" w14:textId="77777777" w:rsidR="000C18A7" w:rsidRPr="006518C9" w:rsidRDefault="00921A47">
            <w:pPr>
              <w:pStyle w:val="HTMLPreformatted"/>
            </w:pPr>
            <w:r w:rsidRPr="006518C9">
              <w:t>31##Ammonia-loss(C):1" start="494" end="531" pre="R" post="L" isDecoy="true" id="CRCQYSGVNNLCHTSSHCPNQGSTCENVDTCLKPDEPK_generic|B_GENSCAN00000036974_REVERSED|p:genscan_494_531"&gt;</w:t>
            </w:r>
          </w:p>
          <w:p w14:paraId="00397E88" w14:textId="77777777" w:rsidR="0057277F" w:rsidRPr="006518C9" w:rsidRDefault="00921A47">
            <w:pPr>
              <w:pStyle w:val="HTMLPreformatted"/>
            </w:pPr>
            <w:r w:rsidRPr="006518C9">
              <w:t>&lt;/PeptideEvidence&gt;</w:t>
            </w:r>
          </w:p>
          <w:p w14:paraId="38B7E719" w14:textId="77777777" w:rsidR="0057277F" w:rsidRPr="006518C9" w:rsidRDefault="0057277F">
            <w:pPr>
              <w:pStyle w:val="HTMLPreformatted"/>
            </w:pPr>
          </w:p>
        </w:tc>
      </w:tr>
      <w:tr w:rsidR="00921A47" w:rsidRPr="006518C9" w14:paraId="51F7925A" w14:textId="77777777" w:rsidTr="000C18A7">
        <w:trPr>
          <w:tblCellSpacing w:w="15" w:type="dxa"/>
        </w:trPr>
        <w:tc>
          <w:tcPr>
            <w:tcW w:w="0" w:type="auto"/>
            <w:vAlign w:val="center"/>
          </w:tcPr>
          <w:p w14:paraId="0A3BBCE3" w14:textId="77777777" w:rsidR="00921A47" w:rsidRPr="006518C9" w:rsidRDefault="00921A47">
            <w:pPr>
              <w:rPr>
                <w:sz w:val="24"/>
                <w:szCs w:val="24"/>
                <w:lang w:val="en-US"/>
              </w:rPr>
            </w:pPr>
          </w:p>
        </w:tc>
        <w:tc>
          <w:tcPr>
            <w:tcW w:w="0" w:type="auto"/>
            <w:vAlign w:val="center"/>
          </w:tcPr>
          <w:p w14:paraId="30CA0A3D" w14:textId="77777777" w:rsidR="00921A47" w:rsidRPr="006518C9" w:rsidRDefault="00921A47">
            <w:pPr>
              <w:rPr>
                <w:sz w:val="24"/>
                <w:szCs w:val="24"/>
                <w:lang w:val="en-US"/>
              </w:rPr>
            </w:pPr>
          </w:p>
        </w:tc>
      </w:tr>
    </w:tbl>
    <w:p w14:paraId="21B66D3D" w14:textId="77777777" w:rsidR="00921A47" w:rsidRPr="006518C9" w:rsidRDefault="0057277F" w:rsidP="00921A47">
      <w:pPr>
        <w:rPr>
          <w:b/>
          <w:lang w:val="en-US"/>
        </w:rPr>
      </w:pPr>
      <w:r w:rsidRPr="006518C9">
        <w:rPr>
          <w:b/>
          <w:lang w:val="en-US"/>
        </w:rPr>
        <w:t>Example for proteogenomics search:</w:t>
      </w:r>
    </w:p>
    <w:p w14:paraId="6E89738E"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&lt;PeptideEvidence dBSequence_ref="dbseq_generic|A_ENSP00000287611|" peptide_ref="YNSQNQSNNQFVLYR_" start="44" end="58" pre="K" post="I" isDecoy="false" id="YNSQNQSNNQFVLYR_generic|A_ENSP00000287611|_44_58"&gt;</w:t>
      </w:r>
    </w:p>
    <w:p w14:paraId="2A2309D8"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accession="MS:1002640" name="peptide end on chromosome" value="186717716"&gt;&lt;/cvParam&gt;</w:t>
      </w:r>
    </w:p>
    <w:p w14:paraId="1D3D75AB"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accession="MS:1002641" name="peptide exon count" value="1"&gt;&lt;/cvParam&gt;</w:t>
      </w:r>
    </w:p>
    <w:p w14:paraId="59D7DE90"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accession="MS:1002642" name="peptide exon nucleotide sizes" value="45"&gt;&lt;/cvParam&gt;</w:t>
      </w:r>
    </w:p>
    <w:p w14:paraId="4982120E"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accession="MS:1002643" name="peptide start positions on chromosome" value="186717673"&gt;&lt;/cvParam&gt;</w:t>
      </w:r>
    </w:p>
    <w:p w14:paraId="1DFB7177"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&lt;/PeptideEvidence&gt;</w:t>
      </w:r>
    </w:p>
    <w:p w14:paraId="523C958E" w14:textId="77777777" w:rsidR="002C31F5" w:rsidRPr="006518C9" w:rsidRDefault="002C31F5" w:rsidP="002C31F5">
      <w:pPr>
        <w:jc w:val="both"/>
        <w:rPr>
          <w:rFonts w:cs="Arial"/>
          <w:lang w:val="en-US"/>
        </w:rPr>
      </w:pPr>
    </w:p>
    <w:p w14:paraId="794252AE" w14:textId="77777777" w:rsidR="00921A47" w:rsidRPr="006518C9" w:rsidRDefault="00921A47" w:rsidP="00921A47">
      <w:pPr>
        <w:pStyle w:val="Heading2"/>
      </w:pPr>
      <w:bookmarkStart w:id="236" w:name="_Toc457214105"/>
      <w:r w:rsidRPr="006518C9">
        <w:t>Element &lt;</w:t>
      </w:r>
      <w:bookmarkStart w:id="237" w:name="PeptideEvidenceRef"/>
      <w:r w:rsidRPr="006518C9">
        <w:t>PeptideEvidenceRef</w:t>
      </w:r>
      <w:bookmarkEnd w:id="237"/>
      <w:r w:rsidRPr="006518C9">
        <w:t>&gt;</w:t>
      </w:r>
      <w:bookmarkEnd w:id="2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rsidRPr="006518C9" w14:paraId="7F45C2F6" w14:textId="77777777" w:rsidTr="00921A47">
        <w:trPr>
          <w:tblCellSpacing w:w="15" w:type="dxa"/>
        </w:trPr>
        <w:tc>
          <w:tcPr>
            <w:tcW w:w="0" w:type="auto"/>
            <w:vAlign w:val="center"/>
            <w:hideMark/>
          </w:tcPr>
          <w:p w14:paraId="006AE53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FE7EFCF" w14:textId="77777777" w:rsidR="000C18A7" w:rsidRPr="006518C9" w:rsidRDefault="00921A47">
            <w:pPr>
              <w:rPr>
                <w:lang w:val="en-US"/>
              </w:rPr>
            </w:pPr>
            <w:r w:rsidRPr="006518C9">
              <w:rPr>
                <w:lang w:val="en-US"/>
              </w:rPr>
              <w:t>Reference to the PeptideEvidence element identified. If a speci</w:t>
            </w:r>
            <w:r w:rsidR="000C18A7" w:rsidRPr="006518C9">
              <w:rPr>
                <w:lang w:val="en-US"/>
              </w:rPr>
              <w:t>fic sequence can be assigned to</w:t>
            </w:r>
          </w:p>
          <w:p w14:paraId="1FE78B9A" w14:textId="77777777" w:rsidR="000C18A7" w:rsidRPr="006518C9" w:rsidRDefault="00921A47">
            <w:pPr>
              <w:rPr>
                <w:lang w:val="en-US"/>
              </w:rPr>
            </w:pPr>
            <w:r w:rsidRPr="006518C9">
              <w:rPr>
                <w:lang w:val="en-US"/>
              </w:rPr>
              <w:t>multiple proteins and or positions in a protein all possible PeptideEvidence elements s</w:t>
            </w:r>
            <w:r w:rsidR="000C18A7" w:rsidRPr="006518C9">
              <w:rPr>
                <w:lang w:val="en-US"/>
              </w:rPr>
              <w:t>hould be</w:t>
            </w:r>
          </w:p>
          <w:p w14:paraId="10E36927" w14:textId="77777777" w:rsidR="00921A47" w:rsidRPr="006518C9" w:rsidRDefault="00921A47">
            <w:pPr>
              <w:rPr>
                <w:sz w:val="24"/>
                <w:szCs w:val="24"/>
                <w:lang w:val="en-US"/>
              </w:rPr>
            </w:pPr>
            <w:r w:rsidRPr="006518C9">
              <w:rPr>
                <w:lang w:val="en-US"/>
              </w:rPr>
              <w:t xml:space="preserve">referenced here. </w:t>
            </w:r>
          </w:p>
        </w:tc>
      </w:tr>
      <w:tr w:rsidR="00921A47" w:rsidRPr="006518C9" w14:paraId="7EF08034" w14:textId="77777777" w:rsidTr="00921A47">
        <w:trPr>
          <w:tblCellSpacing w:w="15" w:type="dxa"/>
        </w:trPr>
        <w:tc>
          <w:tcPr>
            <w:tcW w:w="0" w:type="auto"/>
            <w:vAlign w:val="center"/>
            <w:hideMark/>
          </w:tcPr>
          <w:p w14:paraId="32554BF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D5131CF" w14:textId="77777777" w:rsidR="00921A47" w:rsidRPr="006518C9" w:rsidRDefault="00921A47">
            <w:pPr>
              <w:rPr>
                <w:sz w:val="24"/>
                <w:szCs w:val="24"/>
                <w:lang w:val="en-US"/>
              </w:rPr>
            </w:pPr>
            <w:r w:rsidRPr="006518C9">
              <w:rPr>
                <w:lang w:val="en-US"/>
              </w:rPr>
              <w:t xml:space="preserve">PeptideEvidenceRefType </w:t>
            </w:r>
          </w:p>
        </w:tc>
      </w:tr>
      <w:tr w:rsidR="00921A47" w:rsidRPr="006518C9" w14:paraId="430C3CAD" w14:textId="77777777" w:rsidTr="00921A47">
        <w:trPr>
          <w:tblCellSpacing w:w="15" w:type="dxa"/>
        </w:trPr>
        <w:tc>
          <w:tcPr>
            <w:tcW w:w="0" w:type="auto"/>
            <w:vAlign w:val="center"/>
            <w:hideMark/>
          </w:tcPr>
          <w:p w14:paraId="6B7338F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6"/>
              <w:gridCol w:w="824"/>
              <w:gridCol w:w="4697"/>
            </w:tblGrid>
            <w:tr w:rsidR="00921A47" w:rsidRPr="006518C9" w14:paraId="3DD002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5D08C3"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6012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5EBC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2681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B264E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FA527C" w14:textId="77777777" w:rsidR="00921A47" w:rsidRPr="006518C9" w:rsidRDefault="00921A47">
                  <w:pPr>
                    <w:rPr>
                      <w:sz w:val="24"/>
                      <w:szCs w:val="24"/>
                      <w:lang w:val="en-US"/>
                    </w:rPr>
                  </w:pPr>
                  <w:r w:rsidRPr="006518C9">
                    <w:rPr>
                      <w:lang w:val="en-US"/>
                    </w:rP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B4A0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4708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D8723" w14:textId="77777777" w:rsidR="00921A47" w:rsidRPr="006518C9" w:rsidRDefault="00921A47">
                  <w:pPr>
                    <w:rPr>
                      <w:sz w:val="24"/>
                      <w:szCs w:val="24"/>
                      <w:lang w:val="en-US"/>
                    </w:rPr>
                  </w:pPr>
                  <w:r w:rsidRPr="006518C9">
                    <w:rPr>
                      <w:lang w:val="en-US"/>
                    </w:rPr>
                    <w:t>A reference to the PeptideEvidenceItem element(s).</w:t>
                  </w:r>
                </w:p>
              </w:tc>
            </w:tr>
          </w:tbl>
          <w:p w14:paraId="17982691" w14:textId="77777777" w:rsidR="00921A47" w:rsidRPr="006518C9" w:rsidRDefault="00921A47">
            <w:pPr>
              <w:rPr>
                <w:sz w:val="24"/>
                <w:szCs w:val="24"/>
                <w:lang w:val="en-US"/>
              </w:rPr>
            </w:pPr>
          </w:p>
        </w:tc>
      </w:tr>
      <w:tr w:rsidR="00921A47" w:rsidRPr="006518C9" w14:paraId="33A411C8" w14:textId="77777777" w:rsidTr="00921A47">
        <w:trPr>
          <w:tblCellSpacing w:w="15" w:type="dxa"/>
        </w:trPr>
        <w:tc>
          <w:tcPr>
            <w:tcW w:w="0" w:type="auto"/>
            <w:vAlign w:val="center"/>
            <w:hideMark/>
          </w:tcPr>
          <w:p w14:paraId="478094EF"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2ADE77BB" w14:textId="77777777" w:rsidR="00921A47" w:rsidRPr="006518C9" w:rsidRDefault="00921A47">
            <w:pPr>
              <w:rPr>
                <w:sz w:val="24"/>
                <w:szCs w:val="24"/>
                <w:lang w:val="en-US"/>
              </w:rPr>
            </w:pPr>
            <w:r w:rsidRPr="006518C9">
              <w:rPr>
                <w:lang w:val="en-US"/>
              </w:rPr>
              <w:t>none</w:t>
            </w:r>
          </w:p>
        </w:tc>
      </w:tr>
      <w:tr w:rsidR="00921A47" w:rsidRPr="006518C9" w14:paraId="006EE012" w14:textId="77777777" w:rsidTr="00921A47">
        <w:trPr>
          <w:tblCellSpacing w:w="15" w:type="dxa"/>
        </w:trPr>
        <w:tc>
          <w:tcPr>
            <w:tcW w:w="0" w:type="auto"/>
            <w:vAlign w:val="center"/>
            <w:hideMark/>
          </w:tcPr>
          <w:p w14:paraId="384AFF1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02A1D75" w14:textId="77777777" w:rsidR="000C18A7" w:rsidRPr="006518C9" w:rsidRDefault="00921A47">
            <w:pPr>
              <w:pStyle w:val="HTMLPreformatted"/>
            </w:pPr>
            <w:r w:rsidRPr="006518C9">
              <w:t>&lt;PeptideEvidenceRef peptideEvidence_ref="GEGGAQDGSGTEGVGATGAAGGRGAQGAPGGTGGAGSGSGLHHQQDSGYQGASGSGGAQSGGR_generic|A_ENSP</w:t>
            </w:r>
          </w:p>
          <w:p w14:paraId="5AB8D922" w14:textId="77777777" w:rsidR="00921A47" w:rsidRPr="006518C9" w:rsidRDefault="00921A47">
            <w:pPr>
              <w:pStyle w:val="HTMLPreformatted"/>
            </w:pPr>
            <w:r w:rsidRPr="006518C9">
              <w:t>00000352272_REVERSED|p:known_125_187"&gt;&lt;/PeptideEvidenceRef&gt;</w:t>
            </w:r>
          </w:p>
        </w:tc>
      </w:tr>
      <w:tr w:rsidR="00921A47" w:rsidRPr="006518C9" w14:paraId="336A6094" w14:textId="77777777" w:rsidTr="00921A47">
        <w:trPr>
          <w:tblCellSpacing w:w="15" w:type="dxa"/>
        </w:trPr>
        <w:tc>
          <w:tcPr>
            <w:tcW w:w="0" w:type="auto"/>
            <w:vAlign w:val="center"/>
            <w:hideMark/>
          </w:tcPr>
          <w:p w14:paraId="3896C98A"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BBE730D" w14:textId="77777777" w:rsidR="00921A47" w:rsidRPr="006518C9" w:rsidRDefault="00921A47">
            <w:pPr>
              <w:pStyle w:val="HTMLPreformatted"/>
            </w:pPr>
            <w:r w:rsidRPr="006518C9">
              <w:t>&lt;cvParam cvRef="PSI-MS" accession="MS:1002356" name="PSM-level combined FDRScore" value="3.9523759266648643E-7"&gt;&lt;/cvParam&gt;</w:t>
            </w:r>
          </w:p>
          <w:p w14:paraId="24507657" w14:textId="77777777" w:rsidR="00921A47" w:rsidRPr="006518C9" w:rsidRDefault="00921A47">
            <w:pPr>
              <w:pStyle w:val="HTMLPreformatted"/>
            </w:pPr>
            <w:r w:rsidRPr="006518C9">
              <w:t>&lt;cvParam cvRef="PSI-MS" accession="MS:1002359" name="distinct peptide-level local FDR" value="0.0"&gt;&lt;/cvParam&gt;</w:t>
            </w:r>
          </w:p>
          <w:p w14:paraId="3DD8BF6C" w14:textId="77777777" w:rsidR="00921A47" w:rsidRPr="006518C9" w:rsidRDefault="00921A47">
            <w:pPr>
              <w:pStyle w:val="HTMLPreformatted"/>
            </w:pPr>
            <w:r w:rsidRPr="006518C9">
              <w:t>&lt;cvParam cvRef="PSI-MS" accession="MS:1001868" name="distinct peptide-level q-value" value="0.0"&gt;&lt;/cvParam&gt;</w:t>
            </w:r>
          </w:p>
          <w:p w14:paraId="3F346794" w14:textId="77777777" w:rsidR="00921A47" w:rsidRPr="006518C9" w:rsidRDefault="00921A47">
            <w:pPr>
              <w:pStyle w:val="HTMLPreformatted"/>
            </w:pPr>
            <w:r w:rsidRPr="006518C9">
              <w:t>&lt;cvParam cvRef="PSI-MS" accession="MS:1002360" name="distinct peptide-level FDRScore" value="3.0117913560694526E-7"&gt;&lt;/cvParam&gt;</w:t>
            </w:r>
          </w:p>
          <w:p w14:paraId="58766E55" w14:textId="77777777" w:rsidR="00921A47" w:rsidRPr="006518C9" w:rsidRDefault="00921A47">
            <w:pPr>
              <w:pStyle w:val="HTMLPreformatted"/>
            </w:pPr>
            <w:r w:rsidRPr="006518C9">
              <w:t>&lt;cvParam cvRef="PSI-MS" accession="MS:1002500" name="peptide passes threshold" value="true"&gt;&lt;/cvParam&gt;</w:t>
            </w:r>
          </w:p>
          <w:p w14:paraId="52739D5A" w14:textId="77777777" w:rsidR="00921A47" w:rsidRPr="006518C9" w:rsidRDefault="00921A47">
            <w:pPr>
              <w:pStyle w:val="HTMLPreformatted"/>
            </w:pPr>
            <w:r w:rsidRPr="006518C9">
              <w:t>&lt;cvParam cvRef="PSI-MS" accession="MS:1002520" name="peptide group ID" value="AVMDDFAAFVEK_##Oxidation(M):3"&gt;&lt;/cvParam&gt;</w:t>
            </w:r>
          </w:p>
          <w:p w14:paraId="386863CE" w14:textId="77777777" w:rsidR="00921A47" w:rsidRPr="006518C9" w:rsidRDefault="00921A47">
            <w:pPr>
              <w:pStyle w:val="HTMLPreformatted"/>
            </w:pPr>
            <w:r w:rsidRPr="006518C9">
              <w:t>&lt;cvParam cvRef="PSI-MS" accession="MS:1002439" name="final PSM list UNDER DISCUSSION"&gt;&lt;/cvParam&gt;</w:t>
            </w:r>
          </w:p>
          <w:p w14:paraId="17C9B513" w14:textId="77777777" w:rsidR="00921A47" w:rsidRPr="006518C9" w:rsidRDefault="00921A47">
            <w:pPr>
              <w:pStyle w:val="HTMLPreformatted"/>
            </w:pPr>
            <w:r w:rsidRPr="006518C9">
              <w:t>&lt;cvParam cvRef="PSI-MS" accession="MS:1002511" name="Cross-linked spectrum identification item." value="21"&gt;&lt;/cvParam&gt;</w:t>
            </w:r>
          </w:p>
          <w:p w14:paraId="30344836" w14:textId="77777777" w:rsidR="00921A47" w:rsidRPr="006518C9" w:rsidRDefault="00921A47">
            <w:pPr>
              <w:pStyle w:val="HTMLPreformatted"/>
            </w:pPr>
            <w:r w:rsidRPr="006518C9">
              <w:t>&lt;cvParam cvRef="PSI-MS" accession="MS:1002545" name="The xi result 'Score'." value="2.769918944845425"&gt;&lt;/cvParam&gt;</w:t>
            </w:r>
          </w:p>
          <w:p w14:paraId="60C2FCD5" w14:textId="77777777" w:rsidR="00921A47" w:rsidRPr="006518C9" w:rsidRDefault="00921A47">
            <w:pPr>
              <w:pStyle w:val="HTMLPreformatted"/>
            </w:pPr>
            <w:r w:rsidRPr="006518C9">
              <w:t>&lt;cvParam cvRef="PSI-MS" accession="MS:1000797" name="peak list scans" value="6655"&gt;&lt;/cvParam&gt;</w:t>
            </w:r>
          </w:p>
        </w:tc>
      </w:tr>
      <w:tr w:rsidR="00921A47" w:rsidRPr="006518C9" w14:paraId="1BF8CB43" w14:textId="77777777" w:rsidTr="00921A47">
        <w:trPr>
          <w:tblCellSpacing w:w="15" w:type="dxa"/>
        </w:trPr>
        <w:tc>
          <w:tcPr>
            <w:tcW w:w="0" w:type="auto"/>
            <w:vAlign w:val="center"/>
            <w:hideMark/>
          </w:tcPr>
          <w:p w14:paraId="1307E882"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316F756E" w14:textId="77777777" w:rsidR="00921A47" w:rsidRPr="006518C9" w:rsidRDefault="00921A47">
            <w:pPr>
              <w:pStyle w:val="HTMLPreformatted"/>
            </w:pPr>
            <w:r w:rsidRPr="006518C9">
              <w:t>&lt;userParam name="search engines identifying PSM" value="12"&gt;&lt;/userParam&gt;</w:t>
            </w:r>
          </w:p>
        </w:tc>
      </w:tr>
    </w:tbl>
    <w:p w14:paraId="329A9C10" w14:textId="77777777" w:rsidR="00921A47" w:rsidRPr="006518C9" w:rsidRDefault="00921A47" w:rsidP="00921A47">
      <w:pPr>
        <w:rPr>
          <w:lang w:val="en-US"/>
        </w:rPr>
      </w:pPr>
    </w:p>
    <w:p w14:paraId="7061D9AB" w14:textId="77777777" w:rsidR="00921A47" w:rsidRPr="006518C9" w:rsidRDefault="00921A47" w:rsidP="00921A47">
      <w:pPr>
        <w:pStyle w:val="Heading2"/>
      </w:pPr>
      <w:bookmarkStart w:id="238" w:name="_Toc457214106"/>
      <w:r w:rsidRPr="006518C9">
        <w:t>Element &lt;</w:t>
      </w:r>
      <w:bookmarkStart w:id="239" w:name="PeptideHypothesis"/>
      <w:r w:rsidRPr="006518C9">
        <w:t>PeptideHypothesis</w:t>
      </w:r>
      <w:bookmarkEnd w:id="239"/>
      <w:r w:rsidRPr="006518C9">
        <w:t>&gt;</w:t>
      </w:r>
      <w:bookmarkEnd w:id="2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921A47" w:rsidRPr="006518C9" w14:paraId="7F50DD03" w14:textId="77777777" w:rsidTr="00921A47">
        <w:trPr>
          <w:tblCellSpacing w:w="15" w:type="dxa"/>
        </w:trPr>
        <w:tc>
          <w:tcPr>
            <w:tcW w:w="0" w:type="auto"/>
            <w:vAlign w:val="center"/>
            <w:hideMark/>
          </w:tcPr>
          <w:p w14:paraId="74E8566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0469864" w14:textId="77777777" w:rsidR="00921A47" w:rsidRPr="006518C9" w:rsidRDefault="00921A47">
            <w:pPr>
              <w:rPr>
                <w:sz w:val="24"/>
                <w:szCs w:val="24"/>
                <w:lang w:val="en-US"/>
              </w:rPr>
            </w:pPr>
            <w:r w:rsidRPr="006518C9">
              <w:rPr>
                <w:lang w:val="en-US"/>
              </w:rPr>
              <w:t xml:space="preserve">Peptide evidence on which this ProteinHypothesis is based by reference to a PeptideEvidence element. </w:t>
            </w:r>
          </w:p>
        </w:tc>
      </w:tr>
      <w:tr w:rsidR="00921A47" w:rsidRPr="006518C9" w14:paraId="63BD552A" w14:textId="77777777" w:rsidTr="00921A47">
        <w:trPr>
          <w:tblCellSpacing w:w="15" w:type="dxa"/>
        </w:trPr>
        <w:tc>
          <w:tcPr>
            <w:tcW w:w="0" w:type="auto"/>
            <w:vAlign w:val="center"/>
            <w:hideMark/>
          </w:tcPr>
          <w:p w14:paraId="5C3BAE2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941382" w14:textId="77777777" w:rsidR="00921A47" w:rsidRPr="006518C9" w:rsidRDefault="00921A47">
            <w:pPr>
              <w:rPr>
                <w:sz w:val="24"/>
                <w:szCs w:val="24"/>
                <w:lang w:val="en-US"/>
              </w:rPr>
            </w:pPr>
            <w:r w:rsidRPr="006518C9">
              <w:rPr>
                <w:lang w:val="en-US"/>
              </w:rPr>
              <w:t xml:space="preserve">PeptideHypothesisType </w:t>
            </w:r>
          </w:p>
        </w:tc>
      </w:tr>
      <w:tr w:rsidR="00921A47" w:rsidRPr="006518C9" w14:paraId="549ABD6D" w14:textId="77777777" w:rsidTr="00921A47">
        <w:trPr>
          <w:tblCellSpacing w:w="15" w:type="dxa"/>
        </w:trPr>
        <w:tc>
          <w:tcPr>
            <w:tcW w:w="0" w:type="auto"/>
            <w:vAlign w:val="center"/>
            <w:hideMark/>
          </w:tcPr>
          <w:p w14:paraId="71791EA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789"/>
            </w:tblGrid>
            <w:tr w:rsidR="00921A47" w:rsidRPr="006518C9" w14:paraId="127D4F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9A945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977C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5645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71CE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F92F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6DD216" w14:textId="77777777" w:rsidR="00921A47" w:rsidRPr="006518C9" w:rsidRDefault="00921A47">
                  <w:pPr>
                    <w:rPr>
                      <w:sz w:val="24"/>
                      <w:szCs w:val="24"/>
                      <w:lang w:val="en-US"/>
                    </w:rPr>
                  </w:pPr>
                  <w:r w:rsidRPr="006518C9">
                    <w:rPr>
                      <w:lang w:val="en-US"/>
                    </w:rP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C21790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DA04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B3C67" w14:textId="77777777" w:rsidR="00921A47" w:rsidRPr="006518C9" w:rsidRDefault="00921A47">
                  <w:pPr>
                    <w:rPr>
                      <w:sz w:val="24"/>
                      <w:szCs w:val="24"/>
                      <w:lang w:val="en-US"/>
                    </w:rPr>
                  </w:pPr>
                  <w:r w:rsidRPr="006518C9">
                    <w:rPr>
                      <w:lang w:val="en-US"/>
                    </w:rPr>
                    <w:t xml:space="preserve">A reference to the PeptideEvidence element on which this hypothesis is based. </w:t>
                  </w:r>
                </w:p>
              </w:tc>
            </w:tr>
          </w:tbl>
          <w:p w14:paraId="4E9F6962" w14:textId="77777777" w:rsidR="00921A47" w:rsidRPr="006518C9" w:rsidRDefault="00921A47">
            <w:pPr>
              <w:rPr>
                <w:sz w:val="24"/>
                <w:szCs w:val="24"/>
                <w:lang w:val="en-US"/>
              </w:rPr>
            </w:pPr>
          </w:p>
        </w:tc>
      </w:tr>
      <w:tr w:rsidR="00921A47" w:rsidRPr="006518C9" w14:paraId="6E7C83A6" w14:textId="77777777" w:rsidTr="00921A47">
        <w:trPr>
          <w:tblCellSpacing w:w="15" w:type="dxa"/>
        </w:trPr>
        <w:tc>
          <w:tcPr>
            <w:tcW w:w="0" w:type="auto"/>
            <w:vAlign w:val="center"/>
            <w:hideMark/>
          </w:tcPr>
          <w:p w14:paraId="4F61DCD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46"/>
            </w:tblGrid>
            <w:tr w:rsidR="00921A47" w:rsidRPr="006518C9" w14:paraId="7197E0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62AAB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C945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471C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CB4F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EDF4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7ADE2F" w14:textId="77777777" w:rsidR="00921A47" w:rsidRPr="006518C9" w:rsidRDefault="00A6726E">
                  <w:pPr>
                    <w:rPr>
                      <w:sz w:val="24"/>
                      <w:szCs w:val="24"/>
                      <w:lang w:val="en-US"/>
                    </w:rPr>
                  </w:pPr>
                  <w:hyperlink w:anchor="SpectrumIdentificationItemRef" w:history="1">
                    <w:r w:rsidR="00921A47" w:rsidRPr="006518C9">
                      <w:rPr>
                        <w:rStyle w:val="Hyperlink"/>
                        <w:lang w:val="en-US"/>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AAA95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F102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C5036" w14:textId="77777777" w:rsidR="00921A47" w:rsidRPr="006518C9" w:rsidRDefault="00921A47">
                  <w:pPr>
                    <w:rPr>
                      <w:sz w:val="24"/>
                      <w:szCs w:val="24"/>
                      <w:lang w:val="en-US"/>
                    </w:rPr>
                  </w:pPr>
                  <w:r w:rsidRPr="006518C9">
                    <w:rPr>
                      <w:lang w:val="en-US"/>
                    </w:rP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14:paraId="74C96D8C" w14:textId="77777777" w:rsidR="00921A47" w:rsidRPr="006518C9" w:rsidRDefault="00921A47">
            <w:pPr>
              <w:rPr>
                <w:sz w:val="24"/>
                <w:szCs w:val="24"/>
                <w:lang w:val="en-US"/>
              </w:rPr>
            </w:pPr>
          </w:p>
        </w:tc>
      </w:tr>
      <w:tr w:rsidR="00921A47" w:rsidRPr="006518C9" w14:paraId="5E9C9112" w14:textId="77777777" w:rsidTr="00921A47">
        <w:trPr>
          <w:tblCellSpacing w:w="15" w:type="dxa"/>
        </w:trPr>
        <w:tc>
          <w:tcPr>
            <w:tcW w:w="0" w:type="auto"/>
            <w:vAlign w:val="center"/>
            <w:hideMark/>
          </w:tcPr>
          <w:p w14:paraId="39D377CF"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0A80776" w14:textId="77777777" w:rsidR="00921A47" w:rsidRPr="006518C9" w:rsidRDefault="00921A47">
            <w:pPr>
              <w:pStyle w:val="HTMLPreformatted"/>
            </w:pPr>
            <w:r w:rsidRPr="006518C9">
              <w:t xml:space="preserve">            &lt;PeptideHypothesis peptideEvidence_ref="PepEv_1864"&gt;</w:t>
            </w:r>
          </w:p>
          <w:p w14:paraId="4932E361" w14:textId="77777777" w:rsidR="00921A47" w:rsidRPr="006518C9" w:rsidRDefault="00921A47">
            <w:pPr>
              <w:pStyle w:val="HTMLPreformatted"/>
            </w:pPr>
            <w:r w:rsidRPr="006518C9">
              <w:t xml:space="preserve">              &lt;SpectrumIdentificationItemRef spectrumIdentificationItem_ref="SII_1780_1"/&gt;</w:t>
            </w:r>
          </w:p>
          <w:p w14:paraId="4049CBD8" w14:textId="77777777" w:rsidR="00921A47" w:rsidRPr="006518C9" w:rsidRDefault="00921A47">
            <w:pPr>
              <w:pStyle w:val="HTMLPreformatted"/>
            </w:pPr>
            <w:r w:rsidRPr="006518C9">
              <w:t xml:space="preserve">              &lt;SpectrumIdentificationItemRef spectrumIdentificationItem_ref="SII_2217_1"/&gt;</w:t>
            </w:r>
          </w:p>
          <w:p w14:paraId="6A1DE6F9" w14:textId="77777777" w:rsidR="00921A47" w:rsidRPr="006518C9" w:rsidRDefault="00921A47">
            <w:pPr>
              <w:pStyle w:val="HTMLPreformatted"/>
            </w:pPr>
            <w:r w:rsidRPr="006518C9">
              <w:t xml:space="preserve">              &lt;SpectrumIdentificationItemRef spectrumIdentificationItem_ref="SII_3245_1"/&gt;</w:t>
            </w:r>
          </w:p>
          <w:p w14:paraId="1832BF91" w14:textId="77777777" w:rsidR="00921A47" w:rsidRPr="006518C9" w:rsidRDefault="00921A47">
            <w:pPr>
              <w:pStyle w:val="HTMLPreformatted"/>
            </w:pPr>
            <w:r w:rsidRPr="006518C9">
              <w:t xml:space="preserve">              &lt;SpectrumIdentificationItemRef spectrumIdentificationItem_ref="SII_4362_1"/&gt;</w:t>
            </w:r>
          </w:p>
          <w:p w14:paraId="6DEBE0BC" w14:textId="77777777" w:rsidR="00921A47" w:rsidRPr="006518C9" w:rsidRDefault="00921A47">
            <w:pPr>
              <w:pStyle w:val="HTMLPreformatted"/>
            </w:pPr>
            <w:r w:rsidRPr="006518C9">
              <w:t xml:space="preserve">              &lt;SpectrumIdentificationItemRef spectrumIdentificationItem_ref="SII_5349_1"/&gt;</w:t>
            </w:r>
          </w:p>
          <w:p w14:paraId="0D197BF2" w14:textId="77777777" w:rsidR="00921A47" w:rsidRPr="006518C9" w:rsidRDefault="00921A47">
            <w:pPr>
              <w:pStyle w:val="HTMLPreformatted"/>
            </w:pPr>
            <w:r w:rsidRPr="006518C9">
              <w:t xml:space="preserve">              &lt;SpectrumIdentificationItemRef spectrumIdentificationItem_ref="SII_5621_1"/&gt;</w:t>
            </w:r>
          </w:p>
          <w:p w14:paraId="25B498E8" w14:textId="77777777" w:rsidR="00921A47" w:rsidRPr="006518C9" w:rsidRDefault="00921A47">
            <w:pPr>
              <w:pStyle w:val="HTMLPreformatted"/>
            </w:pPr>
            <w:r w:rsidRPr="006518C9">
              <w:t xml:space="preserve">  ...</w:t>
            </w:r>
          </w:p>
          <w:p w14:paraId="1C5AB348" w14:textId="77777777" w:rsidR="00921A47" w:rsidRPr="006518C9" w:rsidRDefault="00921A47">
            <w:pPr>
              <w:pStyle w:val="HTMLPreformatted"/>
            </w:pPr>
            <w:r w:rsidRPr="006518C9">
              <w:t>&lt;/PeptideHypothesis&gt;</w:t>
            </w:r>
          </w:p>
        </w:tc>
      </w:tr>
      <w:tr w:rsidR="00921A47" w:rsidRPr="006518C9" w14:paraId="48095DAF" w14:textId="77777777" w:rsidTr="00921A47">
        <w:trPr>
          <w:tblCellSpacing w:w="15" w:type="dxa"/>
        </w:trPr>
        <w:tc>
          <w:tcPr>
            <w:tcW w:w="0" w:type="auto"/>
            <w:vAlign w:val="center"/>
            <w:hideMark/>
          </w:tcPr>
          <w:p w14:paraId="3776370E"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D2AF3EB" w14:textId="77777777" w:rsidR="00921A47" w:rsidRPr="006518C9" w:rsidRDefault="00921A47">
            <w:pPr>
              <w:pStyle w:val="HTMLPreformatted"/>
            </w:pPr>
            <w:r w:rsidRPr="006518C9">
              <w:t>&lt;cvParam accession="MS:1001097" cvRef="PSI-MS" value="1" name="distinct peptide sequences"/&gt;</w:t>
            </w:r>
          </w:p>
          <w:p w14:paraId="03DC646D" w14:textId="77777777" w:rsidR="00921A47" w:rsidRPr="006518C9" w:rsidRDefault="00921A47">
            <w:pPr>
              <w:pStyle w:val="HTMLPreformatted"/>
            </w:pPr>
            <w:r w:rsidRPr="006518C9">
              <w:t>&lt;cvParam accession="MS:1002235" cvRef="PSI-MS" value="81.01860914459425" name="ProteoGrouper:PDH score"/&gt;</w:t>
            </w:r>
          </w:p>
          <w:p w14:paraId="39056C36" w14:textId="77777777" w:rsidR="00921A47" w:rsidRPr="006518C9" w:rsidRDefault="00921A47">
            <w:pPr>
              <w:pStyle w:val="HTMLPreformatted"/>
            </w:pPr>
            <w:r w:rsidRPr="006518C9">
              <w:t>&lt;cvParam accession="MS:1002401" cvRef="PSI-MS" name="leading protein"/&gt;</w:t>
            </w:r>
          </w:p>
          <w:p w14:paraId="20151974" w14:textId="77777777" w:rsidR="00921A47" w:rsidRPr="006518C9" w:rsidRDefault="00921A47">
            <w:pPr>
              <w:pStyle w:val="HTMLPreformatted"/>
            </w:pPr>
            <w:r w:rsidRPr="006518C9">
              <w:t>&lt;cvParam accession="MS:1002403" cvRef="PSI-MS" name="group representative"/&gt;</w:t>
            </w:r>
          </w:p>
          <w:p w14:paraId="647E35B4" w14:textId="77777777" w:rsidR="00921A47" w:rsidRPr="006518C9" w:rsidRDefault="00921A47">
            <w:pPr>
              <w:pStyle w:val="HTMLPreformatted"/>
            </w:pPr>
            <w:r w:rsidRPr="006518C9">
              <w:t>&lt;cvParam accession="MS:1001594" cvRef="PSI-MS" value="PDH_15" name="sequence same-set protein"/&gt;</w:t>
            </w:r>
          </w:p>
          <w:p w14:paraId="58DF2DEE" w14:textId="77777777" w:rsidR="00921A47" w:rsidRPr="006518C9" w:rsidRDefault="00921A47">
            <w:pPr>
              <w:pStyle w:val="HTMLPreformatted"/>
            </w:pPr>
            <w:r w:rsidRPr="006518C9">
              <w:t>&lt;cvParam accession="MS:1002415" cvRef="PSI-MS" value="true" name="protein group passes threshold"/&gt;</w:t>
            </w:r>
          </w:p>
          <w:p w14:paraId="04F1E0C0" w14:textId="77777777" w:rsidR="00921A47" w:rsidRPr="006518C9" w:rsidRDefault="00921A47">
            <w:pPr>
              <w:pStyle w:val="HTMLPreformatted"/>
            </w:pPr>
            <w:r w:rsidRPr="006518C9">
              <w:t>&lt;cvParam accession="MS:1002236" cvRef="PSI-MS" value="43.73236628236426" name="ProteoGrouper:PAG score"/&gt;</w:t>
            </w:r>
          </w:p>
          <w:p w14:paraId="4E47DEB2" w14:textId="77777777" w:rsidR="00921A47" w:rsidRPr="006518C9" w:rsidRDefault="00921A47">
            <w:pPr>
              <w:pStyle w:val="HTMLPreformatted"/>
            </w:pPr>
            <w:r w:rsidRPr="006518C9">
              <w:t>&lt;cvParam accession="MS:1002407" cvRef="PSI-MS" value="2" name="cluster identifier"/&gt;</w:t>
            </w:r>
          </w:p>
          <w:p w14:paraId="36372E4D" w14:textId="77777777" w:rsidR="00921A47" w:rsidRPr="006518C9" w:rsidRDefault="00921A47">
            <w:pPr>
              <w:pStyle w:val="HTMLPreformatted"/>
            </w:pPr>
            <w:r w:rsidRPr="006518C9">
              <w:t>&lt;cvParam accession="MS:1002404" cvRef="PSI-MS" value="4" name="count of identified proteins"/&gt;</w:t>
            </w:r>
          </w:p>
          <w:p w14:paraId="7DF81F6E" w14:textId="77777777" w:rsidR="00921A47" w:rsidRPr="006518C9" w:rsidRDefault="00921A47">
            <w:pPr>
              <w:pStyle w:val="HTMLPreformatted"/>
            </w:pPr>
            <w:r w:rsidRPr="006518C9">
              <w:t>&lt;cvParam accession="MS:1001596" cvRef="PSI-MS" value="PDH_239" name="sequence sub-set protein"/&gt;</w:t>
            </w:r>
          </w:p>
          <w:p w14:paraId="32DAA889" w14:textId="77777777" w:rsidR="00921A47" w:rsidRPr="006518C9" w:rsidRDefault="00921A47">
            <w:pPr>
              <w:pStyle w:val="HTMLPreformatted"/>
            </w:pPr>
            <w:r w:rsidRPr="006518C9">
              <w:t>&lt;cvParam accession="MS:1002402" cvRef="PSI-MS" name="non-leading protein"/&gt;</w:t>
            </w:r>
          </w:p>
          <w:p w14:paraId="09806711" w14:textId="77777777" w:rsidR="00921A47" w:rsidRPr="006518C9" w:rsidRDefault="00921A47">
            <w:pPr>
              <w:pStyle w:val="HTMLPreformatted"/>
            </w:pPr>
            <w:r w:rsidRPr="006518C9">
              <w:t>&lt;cvParam accession="MS:1001598" cvRef="PSI-MS" value="PDH_167" name="sequence subsumable protein"/&gt;</w:t>
            </w:r>
          </w:p>
          <w:p w14:paraId="1DFE9BBE" w14:textId="77777777" w:rsidR="00921A47" w:rsidRPr="006518C9" w:rsidRDefault="00921A47">
            <w:pPr>
              <w:pStyle w:val="HTMLPreformatted"/>
            </w:pPr>
            <w:r w:rsidRPr="006518C9">
              <w:t>&lt;cvParam name="mascot:score" value="1416.6296969697" cvRef="PSI-MS" accession="MS:1001171" /&gt;</w:t>
            </w:r>
          </w:p>
          <w:p w14:paraId="4BA99413" w14:textId="77777777" w:rsidR="00921A47" w:rsidRPr="006518C9" w:rsidRDefault="00921A47">
            <w:pPr>
              <w:pStyle w:val="HTMLPreformatted"/>
            </w:pPr>
            <w:r w:rsidRPr="006518C9">
              <w:t>&lt;cvParam name="PAnalyzer:conclusive protein" cvRef="PSI-MS" accession="MS:1002213" /&gt;</w:t>
            </w:r>
          </w:p>
          <w:p w14:paraId="43A284C1" w14:textId="77777777" w:rsidR="00921A47" w:rsidRPr="006518C9" w:rsidRDefault="00921A47">
            <w:pPr>
              <w:pStyle w:val="HTMLPreformatted"/>
            </w:pPr>
            <w:r w:rsidRPr="006518C9">
              <w:t>&lt;cvParam name="PAnalyzer:non-conclusive protein" cvRef="PSI-MS" accession="MS:1002215" /&gt;</w:t>
            </w:r>
          </w:p>
          <w:p w14:paraId="4CCBB083" w14:textId="77777777" w:rsidR="00921A47" w:rsidRPr="006518C9" w:rsidRDefault="00921A47">
            <w:pPr>
              <w:pStyle w:val="HTMLPreformatted"/>
            </w:pPr>
            <w:r w:rsidRPr="006518C9">
              <w:t>&lt;cvParam name="PAnalyzer:indistinguishable protein" cvRef="PSI-MS" accession="MS:1002214" /&gt;</w:t>
            </w:r>
          </w:p>
          <w:p w14:paraId="3D3F679C" w14:textId="77777777" w:rsidR="00921A47" w:rsidRPr="006518C9" w:rsidRDefault="00921A47">
            <w:pPr>
              <w:pStyle w:val="HTMLPreformatted"/>
            </w:pPr>
            <w:r w:rsidRPr="006518C9">
              <w:t>&lt;cvParam cvRef="PSI-MS" accession="MS:1001093" name="sequence coverage" value="0.19"/&gt;</w:t>
            </w:r>
          </w:p>
          <w:p w14:paraId="4476933A" w14:textId="77777777" w:rsidR="00921A47" w:rsidRPr="006518C9" w:rsidRDefault="00921A47">
            <w:pPr>
              <w:pStyle w:val="HTMLPreformatted"/>
            </w:pPr>
            <w:r w:rsidRPr="006518C9">
              <w:t>&lt;cvParam cvRef="PSI-MS" accession="MS:1002470" name="PeptideShaker protein group score" value="100.0"/&gt;</w:t>
            </w:r>
          </w:p>
          <w:p w14:paraId="13FB03D2" w14:textId="77777777" w:rsidR="00921A47" w:rsidRPr="006518C9" w:rsidRDefault="00921A47">
            <w:pPr>
              <w:pStyle w:val="HTMLPreformatted"/>
            </w:pPr>
            <w:r w:rsidRPr="006518C9">
              <w:t>&lt;cvParam cvRef="PSI-MS" accession="MS:1002471" name="PeptideShaker protein group confidence" value="100.0"/&gt;</w:t>
            </w:r>
          </w:p>
          <w:p w14:paraId="1FCE4A69" w14:textId="77777777" w:rsidR="00921A47" w:rsidRPr="006518C9" w:rsidRDefault="00921A47">
            <w:pPr>
              <w:pStyle w:val="HTMLPreformatted"/>
            </w:pPr>
            <w:r w:rsidRPr="006518C9">
              <w:t>&lt;cvParam cvRef="PSI-MS" accession="MS:1002542" name="PeptideShaker protein confidence type" value="Confident"/&gt;</w:t>
            </w:r>
          </w:p>
        </w:tc>
      </w:tr>
      <w:tr w:rsidR="00921A47" w:rsidRPr="006518C9" w14:paraId="464E5CEA" w14:textId="77777777" w:rsidTr="00921A47">
        <w:trPr>
          <w:tblCellSpacing w:w="15" w:type="dxa"/>
        </w:trPr>
        <w:tc>
          <w:tcPr>
            <w:tcW w:w="0" w:type="auto"/>
            <w:vAlign w:val="center"/>
            <w:hideMark/>
          </w:tcPr>
          <w:p w14:paraId="2A5BDD9D"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21519E1D" w14:textId="77777777" w:rsidR="00921A47" w:rsidRPr="006518C9" w:rsidRDefault="00921A47">
            <w:pPr>
              <w:pStyle w:val="HTMLPreformatted"/>
            </w:pPr>
            <w:r w:rsidRPr="006518C9">
              <w:t>&lt;userParam value="IINEPTAAAIAYGLDK" name="razor peptides"/&gt;</w:t>
            </w:r>
          </w:p>
          <w:p w14:paraId="532B7C5A" w14:textId="77777777" w:rsidR="00921A47" w:rsidRPr="006518C9" w:rsidRDefault="00921A47">
            <w:pPr>
              <w:pStyle w:val="HTMLPreformatted"/>
            </w:pPr>
            <w:r w:rsidRPr="006518C9">
              <w:t>&lt;userParam value="SLSDTLEEVLSSSGEK" name="unique peptides"/&gt;</w:t>
            </w:r>
          </w:p>
        </w:tc>
      </w:tr>
    </w:tbl>
    <w:p w14:paraId="474F5D24" w14:textId="77777777" w:rsidR="00921A47" w:rsidRPr="006518C9" w:rsidRDefault="00921A47" w:rsidP="00921A47">
      <w:pPr>
        <w:rPr>
          <w:lang w:val="en-US"/>
        </w:rPr>
      </w:pPr>
    </w:p>
    <w:p w14:paraId="4AB509A4" w14:textId="77777777" w:rsidR="00921A47" w:rsidRPr="006518C9" w:rsidRDefault="00921A47" w:rsidP="00921A47">
      <w:pPr>
        <w:pStyle w:val="Heading2"/>
      </w:pPr>
      <w:bookmarkStart w:id="240" w:name="_Toc457214107"/>
      <w:r w:rsidRPr="006518C9">
        <w:t>Element &lt;</w:t>
      </w:r>
      <w:bookmarkStart w:id="241" w:name="PeptideSequence"/>
      <w:r w:rsidRPr="006518C9">
        <w:t>PeptideSequence</w:t>
      </w:r>
      <w:bookmarkEnd w:id="241"/>
      <w:r w:rsidRPr="006518C9">
        <w:t>&gt;</w:t>
      </w:r>
      <w:bookmarkEnd w:id="2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8640"/>
      </w:tblGrid>
      <w:tr w:rsidR="00921A47" w:rsidRPr="006518C9" w14:paraId="10722FDB" w14:textId="77777777" w:rsidTr="00921A47">
        <w:trPr>
          <w:tblCellSpacing w:w="15" w:type="dxa"/>
        </w:trPr>
        <w:tc>
          <w:tcPr>
            <w:tcW w:w="0" w:type="auto"/>
            <w:vAlign w:val="center"/>
            <w:hideMark/>
          </w:tcPr>
          <w:p w14:paraId="1E3FB11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C78C6E0" w14:textId="77777777" w:rsidR="00921A47" w:rsidRPr="006518C9" w:rsidRDefault="00921A47">
            <w:pPr>
              <w:rPr>
                <w:sz w:val="24"/>
                <w:szCs w:val="24"/>
                <w:lang w:val="en-US"/>
              </w:rPr>
            </w:pPr>
            <w:r w:rsidRPr="006518C9">
              <w:rPr>
                <w:lang w:val="en-US"/>
              </w:rPr>
              <w:t xml:space="preserve">The amino acid sequence of the (poly)peptide. If a substitution modification has been found, the original sequence should be reported. </w:t>
            </w:r>
          </w:p>
        </w:tc>
      </w:tr>
      <w:tr w:rsidR="00921A47" w:rsidRPr="006518C9" w14:paraId="7DE401BE" w14:textId="77777777" w:rsidTr="00921A47">
        <w:trPr>
          <w:tblCellSpacing w:w="15" w:type="dxa"/>
        </w:trPr>
        <w:tc>
          <w:tcPr>
            <w:tcW w:w="0" w:type="auto"/>
            <w:vAlign w:val="center"/>
            <w:hideMark/>
          </w:tcPr>
          <w:p w14:paraId="07A2AC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6AEE06A" w14:textId="77777777" w:rsidR="00921A47" w:rsidRPr="006518C9" w:rsidRDefault="00921A47">
            <w:pPr>
              <w:rPr>
                <w:sz w:val="24"/>
                <w:szCs w:val="24"/>
                <w:lang w:val="en-US"/>
              </w:rPr>
            </w:pPr>
            <w:r w:rsidRPr="006518C9">
              <w:rPr>
                <w:lang w:val="en-US"/>
              </w:rPr>
              <w:t xml:space="preserve">sequence </w:t>
            </w:r>
          </w:p>
        </w:tc>
      </w:tr>
      <w:tr w:rsidR="00921A47" w:rsidRPr="006518C9" w14:paraId="7851F939" w14:textId="77777777" w:rsidTr="00921A47">
        <w:trPr>
          <w:tblCellSpacing w:w="15" w:type="dxa"/>
        </w:trPr>
        <w:tc>
          <w:tcPr>
            <w:tcW w:w="0" w:type="auto"/>
            <w:vAlign w:val="center"/>
            <w:hideMark/>
          </w:tcPr>
          <w:p w14:paraId="2F23E1E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E9EACA5" w14:textId="77777777" w:rsidR="00921A47" w:rsidRPr="006518C9" w:rsidRDefault="00921A47">
            <w:pPr>
              <w:rPr>
                <w:sz w:val="24"/>
                <w:szCs w:val="24"/>
                <w:lang w:val="en-US"/>
              </w:rPr>
            </w:pPr>
            <w:r w:rsidRPr="006518C9">
              <w:rPr>
                <w:lang w:val="en-US"/>
              </w:rPr>
              <w:t>none</w:t>
            </w:r>
          </w:p>
        </w:tc>
      </w:tr>
      <w:tr w:rsidR="00921A47" w:rsidRPr="006518C9" w14:paraId="4D3C5D6B" w14:textId="77777777" w:rsidTr="00921A47">
        <w:trPr>
          <w:tblCellSpacing w:w="15" w:type="dxa"/>
        </w:trPr>
        <w:tc>
          <w:tcPr>
            <w:tcW w:w="0" w:type="auto"/>
            <w:vAlign w:val="center"/>
            <w:hideMark/>
          </w:tcPr>
          <w:p w14:paraId="7BD30440"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695717E3" w14:textId="77777777" w:rsidR="00921A47" w:rsidRPr="006518C9" w:rsidRDefault="00921A47">
            <w:pPr>
              <w:rPr>
                <w:sz w:val="24"/>
                <w:szCs w:val="24"/>
                <w:lang w:val="en-US"/>
              </w:rPr>
            </w:pPr>
            <w:r w:rsidRPr="006518C9">
              <w:rPr>
                <w:lang w:val="en-US"/>
              </w:rPr>
              <w:t>none</w:t>
            </w:r>
          </w:p>
        </w:tc>
      </w:tr>
      <w:tr w:rsidR="00921A47" w:rsidRPr="006518C9" w14:paraId="7E184BDB" w14:textId="77777777" w:rsidTr="00921A47">
        <w:trPr>
          <w:tblCellSpacing w:w="15" w:type="dxa"/>
        </w:trPr>
        <w:tc>
          <w:tcPr>
            <w:tcW w:w="0" w:type="auto"/>
            <w:vAlign w:val="center"/>
            <w:hideMark/>
          </w:tcPr>
          <w:p w14:paraId="1FD8B8A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831806A" w14:textId="77777777" w:rsidR="00921A47" w:rsidRPr="006518C9" w:rsidRDefault="00921A47">
            <w:pPr>
              <w:pStyle w:val="HTMLPreformatted"/>
            </w:pPr>
            <w:r w:rsidRPr="006518C9">
              <w:t>&lt;PeptideSequence&gt;GEGGAQDGSGTEGVGATGAAGGRGAQGAPGGTGGAGSGSGLHHQQDSGYQGASGSGGAQSGGR&lt;/PeptideSequence&gt;</w:t>
            </w:r>
          </w:p>
        </w:tc>
      </w:tr>
    </w:tbl>
    <w:p w14:paraId="0522F93D" w14:textId="77777777" w:rsidR="00921A47" w:rsidRPr="006518C9" w:rsidRDefault="00921A47" w:rsidP="00921A47">
      <w:pPr>
        <w:rPr>
          <w:lang w:val="en-US"/>
        </w:rPr>
      </w:pPr>
    </w:p>
    <w:p w14:paraId="29C04332" w14:textId="77777777" w:rsidR="00921A47" w:rsidRPr="006518C9" w:rsidRDefault="00921A47" w:rsidP="00921A47">
      <w:pPr>
        <w:pStyle w:val="Heading2"/>
      </w:pPr>
      <w:bookmarkStart w:id="242" w:name="_Toc457214108"/>
      <w:r w:rsidRPr="006518C9">
        <w:t>Element &lt;</w:t>
      </w:r>
      <w:bookmarkStart w:id="243" w:name="Person"/>
      <w:r w:rsidRPr="006518C9">
        <w:t>Person</w:t>
      </w:r>
      <w:bookmarkEnd w:id="243"/>
      <w:r w:rsidRPr="006518C9">
        <w:t>&gt;</w:t>
      </w:r>
      <w:bookmarkEnd w:id="2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8340"/>
      </w:tblGrid>
      <w:tr w:rsidR="00921A47" w:rsidRPr="006518C9" w14:paraId="1197993D" w14:textId="77777777" w:rsidTr="00921A47">
        <w:trPr>
          <w:tblCellSpacing w:w="15" w:type="dxa"/>
        </w:trPr>
        <w:tc>
          <w:tcPr>
            <w:tcW w:w="0" w:type="auto"/>
            <w:vAlign w:val="center"/>
            <w:hideMark/>
          </w:tcPr>
          <w:p w14:paraId="4FDEAB2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C59F1A2" w14:textId="77777777" w:rsidR="00921A47" w:rsidRPr="006518C9" w:rsidRDefault="00921A47">
            <w:pPr>
              <w:rPr>
                <w:sz w:val="24"/>
                <w:szCs w:val="24"/>
                <w:lang w:val="en-US"/>
              </w:rPr>
            </w:pPr>
            <w:r w:rsidRPr="006518C9">
              <w:rPr>
                <w:lang w:val="en-US"/>
              </w:rPr>
              <w:t xml:space="preserve">A person's name and contact details. Any additional information such as the address, contact email etc. should be supplied using CV parameters or user parameters. </w:t>
            </w:r>
          </w:p>
        </w:tc>
      </w:tr>
      <w:tr w:rsidR="00921A47" w:rsidRPr="006518C9" w14:paraId="1E5760B4" w14:textId="77777777" w:rsidTr="00921A47">
        <w:trPr>
          <w:tblCellSpacing w:w="15" w:type="dxa"/>
        </w:trPr>
        <w:tc>
          <w:tcPr>
            <w:tcW w:w="0" w:type="auto"/>
            <w:vAlign w:val="center"/>
            <w:hideMark/>
          </w:tcPr>
          <w:p w14:paraId="7FDE744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41FADB3" w14:textId="77777777" w:rsidR="00921A47" w:rsidRPr="006518C9" w:rsidRDefault="00921A47">
            <w:pPr>
              <w:rPr>
                <w:sz w:val="24"/>
                <w:szCs w:val="24"/>
                <w:lang w:val="en-US"/>
              </w:rPr>
            </w:pPr>
            <w:r w:rsidRPr="006518C9">
              <w:rPr>
                <w:lang w:val="en-US"/>
              </w:rPr>
              <w:t xml:space="preserve">PersonType </w:t>
            </w:r>
          </w:p>
        </w:tc>
      </w:tr>
      <w:tr w:rsidR="00921A47" w:rsidRPr="006518C9" w14:paraId="001982F2" w14:textId="77777777" w:rsidTr="00921A47">
        <w:trPr>
          <w:tblCellSpacing w:w="15" w:type="dxa"/>
        </w:trPr>
        <w:tc>
          <w:tcPr>
            <w:tcW w:w="0" w:type="auto"/>
            <w:vAlign w:val="center"/>
            <w:hideMark/>
          </w:tcPr>
          <w:p w14:paraId="1925A77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7"/>
              <w:gridCol w:w="981"/>
              <w:gridCol w:w="824"/>
              <w:gridCol w:w="5257"/>
            </w:tblGrid>
            <w:tr w:rsidR="00921A47" w:rsidRPr="006518C9" w14:paraId="3B452E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96646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6E45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3A3E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449E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3C539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0EA0C1" w14:textId="77777777" w:rsidR="00921A47" w:rsidRPr="006518C9" w:rsidRDefault="00921A47">
                  <w:pPr>
                    <w:rPr>
                      <w:sz w:val="24"/>
                      <w:szCs w:val="24"/>
                      <w:lang w:val="en-US"/>
                    </w:rPr>
                  </w:pPr>
                  <w:r w:rsidRPr="006518C9">
                    <w:rPr>
                      <w:lang w:val="en-US"/>
                    </w:rP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A095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4564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E79D9" w14:textId="77777777" w:rsidR="00921A47" w:rsidRPr="006518C9" w:rsidRDefault="00921A47">
                  <w:pPr>
                    <w:rPr>
                      <w:sz w:val="24"/>
                      <w:szCs w:val="24"/>
                      <w:lang w:val="en-US"/>
                    </w:rPr>
                  </w:pPr>
                  <w:r w:rsidRPr="006518C9">
                    <w:rPr>
                      <w:lang w:val="en-US"/>
                    </w:rPr>
                    <w:t>The Person's first name.</w:t>
                  </w:r>
                </w:p>
              </w:tc>
            </w:tr>
            <w:tr w:rsidR="00921A47" w:rsidRPr="006518C9" w14:paraId="6995F3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2B4D1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863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705F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D2A20"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w:t>
                  </w:r>
                  <w:r w:rsidRPr="006518C9">
                    <w:rPr>
                      <w:lang w:val="en-US"/>
                    </w:rPr>
                    <w:lastRenderedPageBreak/>
                    <w:t xml:space="preserve">a repository) of its use. </w:t>
                  </w:r>
                </w:p>
              </w:tc>
            </w:tr>
            <w:tr w:rsidR="00921A47" w:rsidRPr="006518C9" w14:paraId="7CEA734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97D36" w14:textId="77777777" w:rsidR="00921A47" w:rsidRPr="006518C9" w:rsidRDefault="00921A47">
                  <w:pPr>
                    <w:rPr>
                      <w:sz w:val="24"/>
                      <w:szCs w:val="24"/>
                      <w:lang w:val="en-US"/>
                    </w:rPr>
                  </w:pPr>
                  <w:r w:rsidRPr="006518C9">
                    <w:rPr>
                      <w:lang w:val="en-US"/>
                    </w:rPr>
                    <w:lastRenderedPageBreak/>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552D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6D95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DC2E4" w14:textId="77777777" w:rsidR="00921A47" w:rsidRPr="006518C9" w:rsidRDefault="00921A47">
                  <w:pPr>
                    <w:rPr>
                      <w:sz w:val="24"/>
                      <w:szCs w:val="24"/>
                      <w:lang w:val="en-US"/>
                    </w:rPr>
                  </w:pPr>
                  <w:r w:rsidRPr="006518C9">
                    <w:rPr>
                      <w:lang w:val="en-US"/>
                    </w:rPr>
                    <w:t>The Person's last/family name.</w:t>
                  </w:r>
                </w:p>
              </w:tc>
            </w:tr>
            <w:tr w:rsidR="00921A47" w:rsidRPr="006518C9" w14:paraId="4493B4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554B73" w14:textId="77777777" w:rsidR="00921A47" w:rsidRPr="006518C9" w:rsidRDefault="00921A47">
                  <w:pPr>
                    <w:rPr>
                      <w:sz w:val="24"/>
                      <w:szCs w:val="24"/>
                      <w:lang w:val="en-US"/>
                    </w:rPr>
                  </w:pPr>
                  <w:r w:rsidRPr="006518C9">
                    <w:rPr>
                      <w:lang w:val="en-US"/>
                    </w:rPr>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C60E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E6DD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97900" w14:textId="77777777" w:rsidR="00921A47" w:rsidRPr="006518C9" w:rsidRDefault="00921A47">
                  <w:pPr>
                    <w:rPr>
                      <w:sz w:val="24"/>
                      <w:szCs w:val="24"/>
                      <w:lang w:val="en-US"/>
                    </w:rPr>
                  </w:pPr>
                  <w:r w:rsidRPr="006518C9">
                    <w:rPr>
                      <w:lang w:val="en-US"/>
                    </w:rPr>
                    <w:t>The Person's middle initial.</w:t>
                  </w:r>
                </w:p>
              </w:tc>
            </w:tr>
            <w:tr w:rsidR="00921A47" w:rsidRPr="006518C9" w14:paraId="427F2F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6DCE1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799D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515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E5EF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244B8427" w14:textId="77777777" w:rsidR="00921A47" w:rsidRPr="006518C9" w:rsidRDefault="00921A47">
            <w:pPr>
              <w:rPr>
                <w:sz w:val="24"/>
                <w:szCs w:val="24"/>
                <w:lang w:val="en-US"/>
              </w:rPr>
            </w:pPr>
          </w:p>
        </w:tc>
      </w:tr>
      <w:tr w:rsidR="00921A47" w:rsidRPr="006518C9" w14:paraId="15081DE8" w14:textId="77777777" w:rsidTr="00921A47">
        <w:trPr>
          <w:tblCellSpacing w:w="15" w:type="dxa"/>
        </w:trPr>
        <w:tc>
          <w:tcPr>
            <w:tcW w:w="0" w:type="auto"/>
            <w:vAlign w:val="center"/>
            <w:hideMark/>
          </w:tcPr>
          <w:p w14:paraId="6DC128EC"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9"/>
              <w:gridCol w:w="1135"/>
              <w:gridCol w:w="1180"/>
              <w:gridCol w:w="4245"/>
            </w:tblGrid>
            <w:tr w:rsidR="00921A47" w:rsidRPr="006518C9" w14:paraId="35DDEB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4BC99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2787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3F3F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37EA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E074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973E16"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3596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F216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22DB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C3B8B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D528F3"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90ED3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9F37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EA9FA" w14:textId="77777777" w:rsidR="00921A47" w:rsidRPr="006518C9" w:rsidRDefault="00921A47">
                  <w:pPr>
                    <w:rPr>
                      <w:sz w:val="24"/>
                      <w:szCs w:val="24"/>
                      <w:lang w:val="en-US"/>
                    </w:rPr>
                  </w:pPr>
                  <w:r w:rsidRPr="006518C9">
                    <w:rPr>
                      <w:lang w:val="en-US"/>
                    </w:rPr>
                    <w:t>A single user-defined parameter.</w:t>
                  </w:r>
                </w:p>
              </w:tc>
            </w:tr>
            <w:tr w:rsidR="00921A47" w:rsidRPr="006518C9" w14:paraId="0A802C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6B2E7C" w14:textId="77777777" w:rsidR="00921A47" w:rsidRPr="006518C9" w:rsidRDefault="00A6726E">
                  <w:pPr>
                    <w:rPr>
                      <w:sz w:val="24"/>
                      <w:szCs w:val="24"/>
                      <w:lang w:val="en-US"/>
                    </w:rPr>
                  </w:pPr>
                  <w:hyperlink w:anchor="Affiliation" w:history="1">
                    <w:r w:rsidR="00921A47" w:rsidRPr="006518C9">
                      <w:rPr>
                        <w:rStyle w:val="Hyperlink"/>
                        <w:lang w:val="en-US"/>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E350C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F5E6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65DFA" w14:textId="77777777" w:rsidR="00921A47" w:rsidRPr="006518C9" w:rsidRDefault="00921A47">
                  <w:pPr>
                    <w:rPr>
                      <w:sz w:val="24"/>
                      <w:szCs w:val="24"/>
                      <w:lang w:val="en-US"/>
                    </w:rPr>
                  </w:pPr>
                  <w:r w:rsidRPr="006518C9">
                    <w:rPr>
                      <w:lang w:val="en-US"/>
                    </w:rPr>
                    <w:t>The organization a person belongs to.</w:t>
                  </w:r>
                </w:p>
              </w:tc>
            </w:tr>
          </w:tbl>
          <w:p w14:paraId="723C7958" w14:textId="77777777" w:rsidR="00921A47" w:rsidRPr="006518C9" w:rsidRDefault="00921A47">
            <w:pPr>
              <w:rPr>
                <w:sz w:val="24"/>
                <w:szCs w:val="24"/>
                <w:lang w:val="en-US"/>
              </w:rPr>
            </w:pPr>
          </w:p>
        </w:tc>
      </w:tr>
      <w:tr w:rsidR="00921A47" w:rsidRPr="006518C9" w14:paraId="286B1CAA" w14:textId="77777777" w:rsidTr="00921A47">
        <w:trPr>
          <w:tblCellSpacing w:w="15" w:type="dxa"/>
        </w:trPr>
        <w:tc>
          <w:tcPr>
            <w:tcW w:w="0" w:type="auto"/>
            <w:vAlign w:val="center"/>
            <w:hideMark/>
          </w:tcPr>
          <w:p w14:paraId="7370075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BD6D8C5" w14:textId="77777777" w:rsidR="00921A47" w:rsidRPr="006518C9" w:rsidRDefault="00921A47">
            <w:pPr>
              <w:pStyle w:val="HTMLPreformatted"/>
            </w:pPr>
            <w:r w:rsidRPr="006518C9">
              <w:t xml:space="preserve">    &lt;Person firstName="test" lastName="test" id="PROVIDER"&gt;</w:t>
            </w:r>
          </w:p>
          <w:p w14:paraId="6C46C5B8" w14:textId="77777777" w:rsidR="00921A47" w:rsidRPr="006518C9" w:rsidRDefault="00921A47">
            <w:pPr>
              <w:pStyle w:val="HTMLPreformatted"/>
            </w:pPr>
            <w:r w:rsidRPr="006518C9">
              <w:t xml:space="preserve">      &lt;cvParam cvRef="PSI-MS" accession="MS:1000587" name="contact address" value="test"/&gt;</w:t>
            </w:r>
          </w:p>
          <w:p w14:paraId="721C20F9" w14:textId="77777777" w:rsidR="00921A47" w:rsidRPr="006518C9" w:rsidRDefault="00921A47">
            <w:pPr>
              <w:pStyle w:val="HTMLPreformatted"/>
            </w:pPr>
            <w:r w:rsidRPr="006518C9">
              <w:t xml:space="preserve">      &lt;cvParam cvRef="PSI-MS" accession="MS:1000588" name="contact URL" value="test"/&gt;</w:t>
            </w:r>
          </w:p>
          <w:p w14:paraId="3C29D77C" w14:textId="77777777" w:rsidR="00921A47" w:rsidRPr="006518C9" w:rsidRDefault="00921A47">
            <w:pPr>
              <w:pStyle w:val="HTMLPreformatted"/>
            </w:pPr>
            <w:r w:rsidRPr="006518C9">
              <w:t xml:space="preserve">      &lt;cvParam cvRef="PSI-MS" accession="MS:1000589" name="contact email" value="testtest"/&gt;</w:t>
            </w:r>
          </w:p>
          <w:p w14:paraId="2C3C8099" w14:textId="77777777" w:rsidR="00921A47" w:rsidRPr="006518C9" w:rsidRDefault="00921A47">
            <w:pPr>
              <w:pStyle w:val="HTMLPreformatted"/>
            </w:pPr>
            <w:r w:rsidRPr="006518C9">
              <w:t xml:space="preserve">      &lt;Affiliation organization_ref="ORG_DOC_OWNER"/&gt;</w:t>
            </w:r>
          </w:p>
          <w:p w14:paraId="281E2B2D" w14:textId="77777777" w:rsidR="00921A47" w:rsidRPr="006518C9" w:rsidRDefault="00921A47">
            <w:pPr>
              <w:pStyle w:val="HTMLPreformatted"/>
            </w:pPr>
            <w:r w:rsidRPr="006518C9">
              <w:t xml:space="preserve">    &lt;/Person&gt;</w:t>
            </w:r>
          </w:p>
        </w:tc>
      </w:tr>
      <w:tr w:rsidR="00921A47" w:rsidRPr="006518C9" w14:paraId="7460B541" w14:textId="77777777" w:rsidTr="00921A47">
        <w:trPr>
          <w:tblCellSpacing w:w="15" w:type="dxa"/>
        </w:trPr>
        <w:tc>
          <w:tcPr>
            <w:tcW w:w="0" w:type="auto"/>
            <w:vAlign w:val="center"/>
            <w:hideMark/>
          </w:tcPr>
          <w:p w14:paraId="30376BE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932E444" w14:textId="77777777" w:rsidR="00921A47" w:rsidRPr="006518C9" w:rsidRDefault="00921A47">
            <w:pPr>
              <w:pStyle w:val="HTMLPreformatted"/>
            </w:pPr>
            <w:r w:rsidRPr="006518C9">
              <w:t>Path /MzIdentML/AuditCollection/Person</w:t>
            </w:r>
          </w:p>
          <w:p w14:paraId="106BE7C3" w14:textId="77777777" w:rsidR="00921A47" w:rsidRPr="006518C9" w:rsidRDefault="00921A47">
            <w:pPr>
              <w:pStyle w:val="HTMLPreformatted"/>
            </w:pPr>
            <w:r w:rsidRPr="006518C9">
              <w:t xml:space="preserve">SHOULD supply term </w:t>
            </w:r>
            <w:hyperlink r:id="rId198" w:tgtFrame="new" w:history="1">
              <w:r w:rsidRPr="006518C9">
                <w:rPr>
                  <w:rStyle w:val="Hyperlink"/>
                </w:rPr>
                <w:t>MS:1000588</w:t>
              </w:r>
            </w:hyperlink>
            <w:r w:rsidRPr="006518C9">
              <w:t xml:space="preserve"> (</w:t>
            </w:r>
            <w:r w:rsidRPr="006518C9">
              <w:rPr>
                <w:rStyle w:val="popup"/>
              </w:rPr>
              <w:t>contact URL</w:t>
            </w:r>
            <w:r w:rsidRPr="006518C9">
              <w:t>) one or more times</w:t>
            </w:r>
          </w:p>
          <w:p w14:paraId="16A6DC44" w14:textId="77777777" w:rsidR="00921A47" w:rsidRPr="006518C9" w:rsidRDefault="00921A47">
            <w:pPr>
              <w:pStyle w:val="HTMLPreformatted"/>
            </w:pPr>
            <w:r w:rsidRPr="006518C9">
              <w:t xml:space="preserve">SHOULD supply term </w:t>
            </w:r>
            <w:hyperlink r:id="rId199"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1A5CC791" w14:textId="77777777" w:rsidR="00921A47" w:rsidRPr="006518C9" w:rsidRDefault="00921A47">
            <w:pPr>
              <w:pStyle w:val="HTMLPreformatted"/>
            </w:pPr>
            <w:r w:rsidRPr="006518C9">
              <w:t xml:space="preserve">SHOULD supply term </w:t>
            </w:r>
            <w:hyperlink r:id="rId200" w:tgtFrame="new" w:history="1">
              <w:r w:rsidRPr="006518C9">
                <w:rPr>
                  <w:rStyle w:val="Hyperlink"/>
                </w:rPr>
                <w:t>MS:1000589</w:t>
              </w:r>
            </w:hyperlink>
            <w:r w:rsidRPr="006518C9">
              <w:t xml:space="preserve"> (</w:t>
            </w:r>
            <w:r w:rsidRPr="006518C9">
              <w:rPr>
                <w:rStyle w:val="popup"/>
              </w:rPr>
              <w:t>contact email</w:t>
            </w:r>
            <w:r w:rsidRPr="006518C9">
              <w:t>) one or more times</w:t>
            </w:r>
          </w:p>
        </w:tc>
      </w:tr>
      <w:tr w:rsidR="00921A47" w:rsidRPr="006518C9" w14:paraId="34350B75" w14:textId="77777777" w:rsidTr="00921A47">
        <w:trPr>
          <w:tblCellSpacing w:w="15" w:type="dxa"/>
        </w:trPr>
        <w:tc>
          <w:tcPr>
            <w:tcW w:w="0" w:type="auto"/>
            <w:vAlign w:val="center"/>
            <w:hideMark/>
          </w:tcPr>
          <w:p w14:paraId="3D16659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F433555" w14:textId="77777777" w:rsidR="00921A47" w:rsidRPr="006518C9" w:rsidRDefault="00921A47">
            <w:pPr>
              <w:pStyle w:val="HTMLPreformatted"/>
            </w:pPr>
            <w:r w:rsidRPr="006518C9">
              <w:t>&lt;cvParam cvRef="PSI-MS" accession="MS:1000587" name="contact address" value="address"&gt;&lt;/cvParam&gt;</w:t>
            </w:r>
          </w:p>
          <w:p w14:paraId="7061C68F" w14:textId="77777777" w:rsidR="00921A47" w:rsidRPr="006518C9" w:rsidRDefault="00921A47">
            <w:pPr>
              <w:pStyle w:val="HTMLPreformatted"/>
            </w:pPr>
            <w:r w:rsidRPr="006518C9">
              <w:t>&lt;cvParam accession="MS:1000589" cvRef="PSI-MS" value="smartinez@proteored.org" name="contact email"/&gt;</w:t>
            </w:r>
          </w:p>
          <w:p w14:paraId="720B3D21" w14:textId="77777777" w:rsidR="00921A47" w:rsidRPr="006518C9" w:rsidRDefault="00921A47">
            <w:pPr>
              <w:pStyle w:val="HTMLPreformatted"/>
            </w:pPr>
            <w:r w:rsidRPr="006518C9">
              <w:t>&lt;cvParam cvRef="PSI-MS" accession="MS:1000588" name="contact URL" value="test"/&gt;</w:t>
            </w:r>
          </w:p>
        </w:tc>
      </w:tr>
    </w:tbl>
    <w:p w14:paraId="720553B4" w14:textId="77777777" w:rsidR="00921A47" w:rsidRPr="006518C9" w:rsidRDefault="00921A47" w:rsidP="00921A47">
      <w:pPr>
        <w:rPr>
          <w:lang w:val="en-US"/>
        </w:rPr>
      </w:pPr>
    </w:p>
    <w:p w14:paraId="5169162D" w14:textId="77777777" w:rsidR="00921A47" w:rsidRPr="006518C9" w:rsidRDefault="00921A47" w:rsidP="00921A47">
      <w:pPr>
        <w:pStyle w:val="Heading2"/>
      </w:pPr>
      <w:bookmarkStart w:id="244" w:name="_Toc457214109"/>
      <w:r w:rsidRPr="006518C9">
        <w:t>Element &lt;</w:t>
      </w:r>
      <w:bookmarkStart w:id="245" w:name="ProteinAmbiguityGroup"/>
      <w:r w:rsidRPr="006518C9">
        <w:t>ProteinAmbiguityGroup</w:t>
      </w:r>
      <w:bookmarkEnd w:id="245"/>
      <w:r w:rsidRPr="006518C9">
        <w:t>&gt;</w:t>
      </w:r>
      <w:bookmarkEnd w:id="2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8487"/>
      </w:tblGrid>
      <w:tr w:rsidR="00921A47" w:rsidRPr="006518C9" w14:paraId="418A1262" w14:textId="77777777" w:rsidTr="00921A47">
        <w:trPr>
          <w:tblCellSpacing w:w="15" w:type="dxa"/>
        </w:trPr>
        <w:tc>
          <w:tcPr>
            <w:tcW w:w="0" w:type="auto"/>
            <w:vAlign w:val="center"/>
            <w:hideMark/>
          </w:tcPr>
          <w:p w14:paraId="4784AAD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9BDD6A"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4446619F" w14:textId="77777777" w:rsidTr="00921A47">
        <w:trPr>
          <w:tblCellSpacing w:w="15" w:type="dxa"/>
        </w:trPr>
        <w:tc>
          <w:tcPr>
            <w:tcW w:w="0" w:type="auto"/>
            <w:vAlign w:val="center"/>
            <w:hideMark/>
          </w:tcPr>
          <w:p w14:paraId="68F0228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686DBA" w14:textId="77777777" w:rsidR="00921A47" w:rsidRPr="006518C9" w:rsidRDefault="00921A47">
            <w:pPr>
              <w:rPr>
                <w:sz w:val="24"/>
                <w:szCs w:val="24"/>
                <w:lang w:val="en-US"/>
              </w:rPr>
            </w:pPr>
            <w:r w:rsidRPr="006518C9">
              <w:rPr>
                <w:lang w:val="en-US"/>
              </w:rPr>
              <w:t xml:space="preserve">ProteinAmbiguityGroupType </w:t>
            </w:r>
          </w:p>
        </w:tc>
      </w:tr>
      <w:tr w:rsidR="00921A47" w:rsidRPr="006518C9" w14:paraId="340E120A" w14:textId="77777777" w:rsidTr="00921A47">
        <w:trPr>
          <w:tblCellSpacing w:w="15" w:type="dxa"/>
        </w:trPr>
        <w:tc>
          <w:tcPr>
            <w:tcW w:w="0" w:type="auto"/>
            <w:vAlign w:val="center"/>
            <w:hideMark/>
          </w:tcPr>
          <w:p w14:paraId="5B1BDD9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29"/>
            </w:tblGrid>
            <w:tr w:rsidR="00921A47" w:rsidRPr="006518C9" w14:paraId="0FA7C3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FBE1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D78D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09D5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06A3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75032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11766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8696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10E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45727"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03264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BEC467"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18BA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705D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70AB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855864C" w14:textId="77777777" w:rsidR="00921A47" w:rsidRPr="006518C9" w:rsidRDefault="00921A47">
            <w:pPr>
              <w:rPr>
                <w:sz w:val="24"/>
                <w:szCs w:val="24"/>
                <w:lang w:val="en-US"/>
              </w:rPr>
            </w:pPr>
          </w:p>
        </w:tc>
      </w:tr>
      <w:tr w:rsidR="00921A47" w:rsidRPr="006518C9" w14:paraId="603D123F" w14:textId="77777777" w:rsidTr="00921A47">
        <w:trPr>
          <w:tblCellSpacing w:w="15" w:type="dxa"/>
        </w:trPr>
        <w:tc>
          <w:tcPr>
            <w:tcW w:w="0" w:type="auto"/>
            <w:vAlign w:val="center"/>
            <w:hideMark/>
          </w:tcPr>
          <w:p w14:paraId="1AD6C9D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508"/>
            </w:tblGrid>
            <w:tr w:rsidR="00921A47" w:rsidRPr="006518C9" w14:paraId="21FA06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0A56D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3054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E0F9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9FB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157CD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C8BA1D" w14:textId="77777777" w:rsidR="00921A47" w:rsidRPr="006518C9" w:rsidRDefault="00A6726E">
                  <w:pPr>
                    <w:rPr>
                      <w:sz w:val="24"/>
                      <w:szCs w:val="24"/>
                      <w:lang w:val="en-US"/>
                    </w:rPr>
                  </w:pPr>
                  <w:hyperlink w:anchor="ProteinDetectionHypothesis" w:history="1">
                    <w:r w:rsidR="00921A47" w:rsidRPr="006518C9">
                      <w:rPr>
                        <w:rStyle w:val="Hyperlink"/>
                        <w:lang w:val="en-US"/>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98938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03CDE"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BEB89" w14:textId="77777777" w:rsidR="00921A47" w:rsidRPr="006518C9" w:rsidRDefault="00921A47">
                  <w:pPr>
                    <w:rPr>
                      <w:sz w:val="24"/>
                      <w:szCs w:val="24"/>
                      <w:lang w:val="en-US"/>
                    </w:rPr>
                  </w:pPr>
                  <w:r w:rsidRPr="006518C9">
                    <w:rPr>
                      <w:lang w:val="en-US"/>
                    </w:rPr>
                    <w:t>A single result of the ProteinDetection analysis (i.e. a protein).</w:t>
                  </w:r>
                </w:p>
              </w:tc>
            </w:tr>
            <w:tr w:rsidR="00921A47" w:rsidRPr="006518C9" w14:paraId="6E9600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6ABC7D"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CDDAE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2D0E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57F6B"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D9981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27196"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EC465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3FA1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ED121" w14:textId="77777777" w:rsidR="00921A47" w:rsidRPr="006518C9" w:rsidRDefault="00921A47">
                  <w:pPr>
                    <w:rPr>
                      <w:sz w:val="24"/>
                      <w:szCs w:val="24"/>
                      <w:lang w:val="en-US"/>
                    </w:rPr>
                  </w:pPr>
                  <w:r w:rsidRPr="006518C9">
                    <w:rPr>
                      <w:lang w:val="en-US"/>
                    </w:rPr>
                    <w:t>A single user-defined parameter.</w:t>
                  </w:r>
                </w:p>
              </w:tc>
            </w:tr>
          </w:tbl>
          <w:p w14:paraId="14F6EF0A" w14:textId="77777777" w:rsidR="00921A47" w:rsidRPr="006518C9" w:rsidRDefault="00921A47">
            <w:pPr>
              <w:rPr>
                <w:sz w:val="24"/>
                <w:szCs w:val="24"/>
                <w:lang w:val="en-US"/>
              </w:rPr>
            </w:pPr>
          </w:p>
        </w:tc>
      </w:tr>
      <w:tr w:rsidR="00921A47" w:rsidRPr="006518C9" w14:paraId="4B0CFECB" w14:textId="77777777" w:rsidTr="00921A47">
        <w:trPr>
          <w:tblCellSpacing w:w="15" w:type="dxa"/>
        </w:trPr>
        <w:tc>
          <w:tcPr>
            <w:tcW w:w="0" w:type="auto"/>
            <w:vAlign w:val="center"/>
            <w:hideMark/>
          </w:tcPr>
          <w:p w14:paraId="21F1DCE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6B40725" w14:textId="77777777" w:rsidR="00921A47" w:rsidRPr="006518C9" w:rsidRDefault="00921A47">
            <w:pPr>
              <w:pStyle w:val="HTMLPreformatted"/>
            </w:pPr>
            <w:r w:rsidRPr="006518C9">
              <w:t>&lt;ProteinAmbiguityGroup id="PAG_1"&gt;</w:t>
            </w:r>
          </w:p>
          <w:p w14:paraId="5382FAFF" w14:textId="77777777" w:rsidR="00921A47" w:rsidRPr="006518C9" w:rsidRDefault="00921A47">
            <w:pPr>
              <w:pStyle w:val="HTMLPreformatted"/>
            </w:pPr>
            <w:r w:rsidRPr="006518C9">
              <w:t xml:space="preserve">    &lt;ProteinDetectionHypothesis passThreshold="true" dBSequence_ref="dbseq_sp|Q64467|G3PT_MOUSE Glyceraldehyde-3-phosphate dehydrogenase, testis-specific OS=Mus..." id="PDH_11"&gt;</w:t>
            </w:r>
          </w:p>
          <w:p w14:paraId="62E3D955" w14:textId="77777777" w:rsidR="00921A47" w:rsidRPr="006518C9" w:rsidRDefault="00921A47">
            <w:pPr>
              <w:pStyle w:val="HTMLPreformatted"/>
            </w:pPr>
            <w:r w:rsidRPr="006518C9">
              <w:t xml:space="preserve">        &lt;PeptideHypothesis peptideEvidence_ref="PE13_2_63"&gt;</w:t>
            </w:r>
          </w:p>
          <w:p w14:paraId="5A1583C5" w14:textId="77777777" w:rsidR="00921A47" w:rsidRPr="006518C9" w:rsidRDefault="00921A47">
            <w:pPr>
              <w:pStyle w:val="HTMLPreformatted"/>
            </w:pPr>
            <w:r w:rsidRPr="006518C9">
              <w:t xml:space="preserve">            &lt;SpectrumIdentificationItemRef spectrumIdentificationItem_ref="SII_13_1"/&gt;</w:t>
            </w:r>
          </w:p>
          <w:p w14:paraId="066CFA01" w14:textId="77777777" w:rsidR="00921A47" w:rsidRPr="006518C9" w:rsidRDefault="00921A47">
            <w:pPr>
              <w:pStyle w:val="HTMLPreformatted"/>
            </w:pPr>
            <w:r w:rsidRPr="006518C9">
              <w:t xml:space="preserve">        &lt;/PeptideHypothesis&gt;</w:t>
            </w:r>
          </w:p>
          <w:p w14:paraId="1DBFBF3F" w14:textId="77777777" w:rsidR="00921A47" w:rsidRPr="006518C9" w:rsidRDefault="00921A47">
            <w:pPr>
              <w:pStyle w:val="HTMLPreformatted"/>
            </w:pPr>
            <w:r w:rsidRPr="006518C9">
              <w:t xml:space="preserve">        &lt;cvParam accession="MS:1001097" cvRef="PSI-MS" value="1" name="distinct peptide sequences"/&gt;</w:t>
            </w:r>
          </w:p>
          <w:p w14:paraId="6018A748" w14:textId="77777777" w:rsidR="00921A47" w:rsidRPr="006518C9" w:rsidRDefault="00921A47">
            <w:pPr>
              <w:pStyle w:val="HTMLPreformatted"/>
            </w:pPr>
            <w:r w:rsidRPr="006518C9">
              <w:t xml:space="preserve">        &lt;cvParam accession="MS:1002235" cvRef="PSI-MS" value="34.57557513936462" name="ProteoGrouper:PDH score"/&gt;</w:t>
            </w:r>
          </w:p>
          <w:p w14:paraId="2CD6555E" w14:textId="77777777" w:rsidR="00921A47" w:rsidRPr="006518C9" w:rsidRDefault="00921A47">
            <w:pPr>
              <w:pStyle w:val="HTMLPreformatted"/>
            </w:pPr>
            <w:r w:rsidRPr="006518C9">
              <w:t xml:space="preserve">  ...</w:t>
            </w:r>
          </w:p>
          <w:p w14:paraId="3595B351" w14:textId="77777777" w:rsidR="00921A47" w:rsidRPr="006518C9" w:rsidRDefault="00921A47">
            <w:pPr>
              <w:pStyle w:val="HTMLPreformatted"/>
            </w:pPr>
            <w:r w:rsidRPr="006518C9">
              <w:t>&lt;/ProteinAmbiguityGroup&gt;</w:t>
            </w:r>
          </w:p>
        </w:tc>
      </w:tr>
      <w:tr w:rsidR="00921A47" w:rsidRPr="006518C9" w14:paraId="6DF51B83" w14:textId="77777777" w:rsidTr="00921A47">
        <w:trPr>
          <w:tblCellSpacing w:w="15" w:type="dxa"/>
        </w:trPr>
        <w:tc>
          <w:tcPr>
            <w:tcW w:w="0" w:type="auto"/>
            <w:vAlign w:val="center"/>
            <w:hideMark/>
          </w:tcPr>
          <w:p w14:paraId="4C979FD1"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FDAE83E" w14:textId="77777777" w:rsidR="00921A47" w:rsidRPr="006518C9" w:rsidRDefault="00921A47">
            <w:pPr>
              <w:pStyle w:val="HTMLPreformatted"/>
            </w:pPr>
            <w:r w:rsidRPr="006518C9">
              <w:t>Path /MzIdentML/DataCollection/AnalysisData/ProteinDetectionList/ProteinAmbiguityGroup</w:t>
            </w:r>
          </w:p>
          <w:p w14:paraId="3C0C9220" w14:textId="77777777" w:rsidR="00921A47" w:rsidRPr="006518C9" w:rsidRDefault="00921A47">
            <w:pPr>
              <w:pStyle w:val="HTMLPreformatted"/>
            </w:pPr>
            <w:r w:rsidRPr="006518C9">
              <w:t xml:space="preserve">MUST supply term </w:t>
            </w:r>
            <w:hyperlink r:id="rId201" w:tgtFrame="new" w:history="1">
              <w:r w:rsidRPr="006518C9">
                <w:rPr>
                  <w:rStyle w:val="Hyperlink"/>
                </w:rPr>
                <w:t>MS:1002415</w:t>
              </w:r>
            </w:hyperlink>
            <w:r w:rsidRPr="006518C9">
              <w:t xml:space="preserve"> (</w:t>
            </w:r>
            <w:r w:rsidRPr="006518C9">
              <w:rPr>
                <w:rStyle w:val="popup"/>
              </w:rPr>
              <w:t>protein group passes threshold</w:t>
            </w:r>
            <w:r w:rsidRPr="006518C9">
              <w:t>) only once</w:t>
            </w:r>
          </w:p>
          <w:p w14:paraId="494EBC5A" w14:textId="77777777" w:rsidR="00921A47" w:rsidRPr="006518C9" w:rsidRDefault="00921A47">
            <w:pPr>
              <w:pStyle w:val="HTMLPreformatted"/>
            </w:pPr>
            <w:r w:rsidRPr="006518C9">
              <w:t xml:space="preserve">MAY supply a *child* term of </w:t>
            </w:r>
            <w:hyperlink r:id="rId202" w:tgtFrame="new" w:history="1">
              <w:r w:rsidRPr="006518C9">
                <w:rPr>
                  <w:rStyle w:val="Hyperlink"/>
                </w:rPr>
                <w:t>MS:1001147</w:t>
              </w:r>
            </w:hyperlink>
            <w:r w:rsidRPr="006518C9">
              <w:t xml:space="preserve"> (</w:t>
            </w:r>
            <w:r w:rsidRPr="006518C9">
              <w:rPr>
                <w:rStyle w:val="popup"/>
              </w:rPr>
              <w:t>protein ambiguity group result details</w:t>
            </w:r>
            <w:r w:rsidRPr="006518C9">
              <w:t>) one or more times</w:t>
            </w:r>
          </w:p>
          <w:p w14:paraId="6C9CA3A8" w14:textId="77777777" w:rsidR="00921A47" w:rsidRPr="006518C9" w:rsidRDefault="00921A47">
            <w:pPr>
              <w:pStyle w:val="HTMLPreformatted"/>
            </w:pPr>
            <w:r w:rsidRPr="006518C9">
              <w:lastRenderedPageBreak/>
              <w:t xml:space="preserve">  e.g.: </w:t>
            </w:r>
            <w:hyperlink r:id="rId203" w:tgtFrame="new" w:history="1">
              <w:r w:rsidRPr="006518C9">
                <w:rPr>
                  <w:rStyle w:val="Hyperlink"/>
                </w:rPr>
                <w:t>MS:1001164</w:t>
              </w:r>
            </w:hyperlink>
            <w:r w:rsidRPr="006518C9">
              <w:t xml:space="preserve"> (</w:t>
            </w:r>
            <w:r w:rsidRPr="006518C9">
              <w:rPr>
                <w:rStyle w:val="popup"/>
              </w:rPr>
              <w:t>Paragon:unused protscore</w:t>
            </w:r>
            <w:r w:rsidRPr="006518C9">
              <w:t xml:space="preserve">) </w:t>
            </w:r>
          </w:p>
          <w:p w14:paraId="503F5180" w14:textId="77777777" w:rsidR="00921A47" w:rsidRPr="006518C9" w:rsidRDefault="00921A47">
            <w:pPr>
              <w:pStyle w:val="HTMLPreformatted"/>
            </w:pPr>
            <w:r w:rsidRPr="006518C9">
              <w:t xml:space="preserve">  e.g.: </w:t>
            </w:r>
            <w:hyperlink r:id="rId204" w:tgtFrame="new" w:history="1">
              <w:r w:rsidRPr="006518C9">
                <w:rPr>
                  <w:rStyle w:val="Hyperlink"/>
                </w:rPr>
                <w:t>MS:1001165</w:t>
              </w:r>
            </w:hyperlink>
            <w:r w:rsidRPr="006518C9">
              <w:t xml:space="preserve"> (</w:t>
            </w:r>
            <w:r w:rsidRPr="006518C9">
              <w:rPr>
                <w:rStyle w:val="popup"/>
              </w:rPr>
              <w:t>Paragon:total protscore</w:t>
            </w:r>
            <w:r w:rsidRPr="006518C9">
              <w:t xml:space="preserve">) </w:t>
            </w:r>
          </w:p>
          <w:p w14:paraId="282683E0" w14:textId="77777777" w:rsidR="00921A47" w:rsidRPr="006518C9" w:rsidRDefault="00921A47">
            <w:pPr>
              <w:pStyle w:val="HTMLPreformatted"/>
            </w:pPr>
            <w:r w:rsidRPr="006518C9">
              <w:t xml:space="preserve">  e.g.: </w:t>
            </w:r>
            <w:hyperlink r:id="rId205" w:tgtFrame="new" w:history="1">
              <w:r w:rsidRPr="006518C9">
                <w:rPr>
                  <w:rStyle w:val="Hyperlink"/>
                </w:rPr>
                <w:t>MS:1001301</w:t>
              </w:r>
            </w:hyperlink>
            <w:r w:rsidRPr="006518C9">
              <w:t xml:space="preserve"> (</w:t>
            </w:r>
            <w:r w:rsidRPr="006518C9">
              <w:rPr>
                <w:rStyle w:val="popup"/>
              </w:rPr>
              <w:t>protein rank</w:t>
            </w:r>
            <w:r w:rsidRPr="006518C9">
              <w:t xml:space="preserve">) </w:t>
            </w:r>
          </w:p>
          <w:p w14:paraId="689E0330" w14:textId="77777777" w:rsidR="00921A47" w:rsidRPr="006518C9" w:rsidRDefault="00921A47">
            <w:pPr>
              <w:pStyle w:val="HTMLPreformatted"/>
            </w:pPr>
            <w:r w:rsidRPr="006518C9">
              <w:t xml:space="preserve">  e.g.: </w:t>
            </w:r>
            <w:hyperlink r:id="rId206" w:tgtFrame="new" w:history="1">
              <w:r w:rsidRPr="006518C9">
                <w:rPr>
                  <w:rStyle w:val="Hyperlink"/>
                </w:rPr>
                <w:t>MS:1002236</w:t>
              </w:r>
            </w:hyperlink>
            <w:r w:rsidRPr="006518C9">
              <w:t xml:space="preserve"> (</w:t>
            </w:r>
            <w:r w:rsidRPr="006518C9">
              <w:rPr>
                <w:rStyle w:val="popup"/>
              </w:rPr>
              <w:t>ProteoGrouper:PAG score</w:t>
            </w:r>
            <w:r w:rsidRPr="006518C9">
              <w:t xml:space="preserve">) </w:t>
            </w:r>
          </w:p>
          <w:p w14:paraId="10ED27F9" w14:textId="77777777" w:rsidR="00921A47" w:rsidRPr="006518C9" w:rsidRDefault="00921A47">
            <w:pPr>
              <w:pStyle w:val="HTMLPreformatted"/>
            </w:pPr>
            <w:r w:rsidRPr="006518C9">
              <w:t xml:space="preserve">  e.g.: </w:t>
            </w:r>
            <w:hyperlink r:id="rId207" w:tgtFrame="new" w:history="1">
              <w:r w:rsidRPr="006518C9">
                <w:rPr>
                  <w:rStyle w:val="Hyperlink"/>
                </w:rPr>
                <w:t>MS:1002407</w:t>
              </w:r>
            </w:hyperlink>
            <w:r w:rsidRPr="006518C9">
              <w:t xml:space="preserve"> (</w:t>
            </w:r>
            <w:r w:rsidRPr="006518C9">
              <w:rPr>
                <w:rStyle w:val="popup"/>
              </w:rPr>
              <w:t>cluster identifier</w:t>
            </w:r>
            <w:r w:rsidRPr="006518C9">
              <w:t xml:space="preserve">) </w:t>
            </w:r>
          </w:p>
          <w:p w14:paraId="752345A2" w14:textId="77777777" w:rsidR="00921A47" w:rsidRPr="006518C9" w:rsidRDefault="00921A47">
            <w:pPr>
              <w:pStyle w:val="HTMLPreformatted"/>
            </w:pPr>
            <w:r w:rsidRPr="006518C9">
              <w:t xml:space="preserve">  e.g.: </w:t>
            </w:r>
            <w:hyperlink r:id="rId208" w:tgtFrame="new" w:history="1">
              <w:r w:rsidRPr="006518C9">
                <w:rPr>
                  <w:rStyle w:val="Hyperlink"/>
                </w:rPr>
                <w:t>MS:1002415</w:t>
              </w:r>
            </w:hyperlink>
            <w:r w:rsidRPr="006518C9">
              <w:t xml:space="preserve"> (</w:t>
            </w:r>
            <w:r w:rsidRPr="006518C9">
              <w:rPr>
                <w:rStyle w:val="popup"/>
              </w:rPr>
              <w:t>protein group passes threshold</w:t>
            </w:r>
            <w:r w:rsidRPr="006518C9">
              <w:t xml:space="preserve">) </w:t>
            </w:r>
          </w:p>
          <w:p w14:paraId="6533514F" w14:textId="77777777" w:rsidR="00921A47" w:rsidRPr="006518C9" w:rsidRDefault="00921A47">
            <w:pPr>
              <w:pStyle w:val="HTMLPreformatted"/>
            </w:pPr>
            <w:r w:rsidRPr="006518C9">
              <w:t xml:space="preserve">  e.g.: </w:t>
            </w:r>
            <w:hyperlink r:id="rId209" w:tgtFrame="new" w:history="1">
              <w:r w:rsidRPr="006518C9">
                <w:rPr>
                  <w:rStyle w:val="Hyperlink"/>
                </w:rPr>
                <w:t>MS:1002474</w:t>
              </w:r>
            </w:hyperlink>
            <w:r w:rsidRPr="006518C9">
              <w:t xml:space="preserve"> (</w:t>
            </w:r>
            <w:r w:rsidRPr="006518C9">
              <w:rPr>
                <w:rStyle w:val="popup"/>
              </w:rPr>
              <w:t>ProteoAnnotator:non-canonical gene model score</w:t>
            </w:r>
            <w:r w:rsidRPr="006518C9">
              <w:t xml:space="preserve">) </w:t>
            </w:r>
          </w:p>
          <w:p w14:paraId="7CC32E78" w14:textId="77777777" w:rsidR="00921A47" w:rsidRPr="006518C9" w:rsidRDefault="00921A47">
            <w:pPr>
              <w:pStyle w:val="HTMLPreformatted"/>
            </w:pPr>
            <w:r w:rsidRPr="006518C9">
              <w:t xml:space="preserve">  e.g.: </w:t>
            </w:r>
            <w:hyperlink r:id="rId210" w:tgtFrame="new" w:history="1">
              <w:r w:rsidRPr="006518C9">
                <w:rPr>
                  <w:rStyle w:val="Hyperlink"/>
                </w:rPr>
                <w:t>MS:1002475</w:t>
              </w:r>
            </w:hyperlink>
            <w:r w:rsidRPr="006518C9">
              <w:t xml:space="preserve"> (</w:t>
            </w:r>
            <w:r w:rsidRPr="006518C9">
              <w:rPr>
                <w:rStyle w:val="popup"/>
              </w:rPr>
              <w:t>ProteoAnnotator:count alternative peptides</w:t>
            </w:r>
            <w:r w:rsidRPr="006518C9">
              <w:t xml:space="preserve">) </w:t>
            </w:r>
          </w:p>
          <w:p w14:paraId="66DAAB93" w14:textId="77777777" w:rsidR="00921A47" w:rsidRPr="006518C9" w:rsidRDefault="00921A47">
            <w:pPr>
              <w:pStyle w:val="HTMLPreformatted"/>
            </w:pPr>
            <w:r w:rsidRPr="006518C9">
              <w:t xml:space="preserve">  e.g.: </w:t>
            </w:r>
            <w:hyperlink r:id="rId211" w:tgtFrame="new" w:history="1">
              <w:r w:rsidRPr="006518C9">
                <w:rPr>
                  <w:rStyle w:val="Hyperlink"/>
                </w:rPr>
                <w:t>MS:1002663</w:t>
              </w:r>
            </w:hyperlink>
            <w:r w:rsidRPr="006518C9">
              <w:t xml:space="preserve"> (</w:t>
            </w:r>
            <w:r w:rsidRPr="006518C9">
              <w:rPr>
                <w:rStyle w:val="popup"/>
              </w:rPr>
              <w:t>Morpheus:summed Morpheus score</w:t>
            </w:r>
            <w:r w:rsidRPr="006518C9">
              <w:t xml:space="preserve">) </w:t>
            </w:r>
          </w:p>
        </w:tc>
      </w:tr>
    </w:tbl>
    <w:p w14:paraId="6F2D6D1E" w14:textId="77777777" w:rsidR="00921A47" w:rsidRPr="006518C9" w:rsidRDefault="00A12EAA" w:rsidP="00921A47">
      <w:pPr>
        <w:rPr>
          <w:b/>
          <w:lang w:val="en-US"/>
        </w:rPr>
      </w:pPr>
      <w:r w:rsidRPr="006518C9">
        <w:rPr>
          <w:b/>
          <w:lang w:val="en-US"/>
        </w:rPr>
        <w:lastRenderedPageBreak/>
        <w:t>Example for protein grouping:</w:t>
      </w:r>
    </w:p>
    <w:p w14:paraId="3CC013E8"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&lt;ProteinAmbiguityGroup id="PAG_4266"&gt;</w:t>
      </w:r>
    </w:p>
    <w:p w14:paraId="2FC87670" w14:textId="77777777" w:rsidR="00A12EAA" w:rsidRPr="006518C9" w:rsidRDefault="00A12EAA" w:rsidP="00362016">
      <w:pPr>
        <w:ind w:left="720" w:firstLine="720"/>
        <w:rPr>
          <w:rFonts w:ascii="Courier New" w:hAnsi="Courier New" w:cs="Courier New"/>
          <w:sz w:val="14"/>
          <w:szCs w:val="14"/>
          <w:lang w:val="en-US"/>
        </w:rPr>
      </w:pPr>
      <w:r w:rsidRPr="006518C9">
        <w:rPr>
          <w:rFonts w:ascii="Courier New" w:hAnsi="Courier New" w:cs="Courier New"/>
          <w:sz w:val="14"/>
          <w:szCs w:val="14"/>
          <w:lang w:val="en-US"/>
        </w:rPr>
        <w:t>&lt;ProteinDetectionHypothesis dBSequence_ref="DBSeq_RRRRRQ7TMJ9|Q7TMJ9_MOUSE" passThreshold="true" id="PDH_RRRRRQ7TMJ9|Q7TMJ9_MOUSE_PAG_4266"&gt;</w:t>
      </w:r>
    </w:p>
    <w:p w14:paraId="38746148"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&lt;PeptideHypothesis peptideEvidence_ref="PE_APVPPSQAR(0;144.1021)-332-340-RRRRRQ7TMJ9|Q7TMJ9_MOUSE"&gt;</w:t>
      </w:r>
    </w:p>
    <w:p w14:paraId="63C4E2A4"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&lt;SpectrumIdentificationItemRef spectrumIdentificationItem_ref="2:[0,144.1021]:APVPPSQAR:index=26699"&gt;&lt;/SpectrumIdentificationItemRef&gt;</w:t>
      </w:r>
    </w:p>
    <w:p w14:paraId="1337A577"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&lt;/PeptideHypothesis&gt;</w:t>
      </w:r>
    </w:p>
    <w:p w14:paraId="58D391AF"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accession="MS:1002394" name="PIA:protein score" value="2.0881360887005513"&gt;&lt;/cvParam&gt;</w:t>
      </w:r>
    </w:p>
    <w:p w14:paraId="4788BD0B"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accession="MS:1002401" name="leading protein"&gt;&lt;/cvParam&gt;</w:t>
      </w:r>
    </w:p>
    <w:p w14:paraId="63C919FF" w14:textId="77777777" w:rsidR="00A12EAA" w:rsidRPr="006518C9" w:rsidRDefault="005816D4"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w:t>
      </w:r>
      <w:r w:rsidR="00A12EAA" w:rsidRPr="006518C9">
        <w:rPr>
          <w:rFonts w:ascii="Courier New" w:hAnsi="Courier New" w:cs="Courier New"/>
          <w:sz w:val="14"/>
          <w:szCs w:val="14"/>
          <w:lang w:val="en-US"/>
        </w:rPr>
        <w:t>/ProteinDetectionHypothesis&gt;</w:t>
      </w:r>
    </w:p>
    <w:p w14:paraId="34F74506" w14:textId="77777777" w:rsidR="00A12EAA" w:rsidRPr="006518C9" w:rsidRDefault="00A12EAA" w:rsidP="005816D4">
      <w:pPr>
        <w:ind w:left="720" w:firstLine="720"/>
        <w:rPr>
          <w:rFonts w:ascii="Courier New" w:hAnsi="Courier New" w:cs="Courier New"/>
          <w:sz w:val="14"/>
          <w:szCs w:val="14"/>
          <w:lang w:val="en-US"/>
        </w:rPr>
      </w:pPr>
      <w:r w:rsidRPr="006518C9">
        <w:rPr>
          <w:rFonts w:ascii="Courier New" w:hAnsi="Courier New" w:cs="Courier New"/>
          <w:sz w:val="14"/>
          <w:szCs w:val="14"/>
          <w:lang w:val="en-US"/>
        </w:rPr>
        <w:t>cvParam cvRef="PSI-MS" accession="MS:1002415" name="protein group passes threshold" value="true"&gt;&lt;/cvParam&gt;</w:t>
      </w:r>
    </w:p>
    <w:p w14:paraId="0D1FB48D" w14:textId="77777777" w:rsidR="00A12EAA" w:rsidRPr="006518C9" w:rsidRDefault="00A12EAA" w:rsidP="005816D4">
      <w:pPr>
        <w:ind w:left="720" w:firstLine="720"/>
        <w:rPr>
          <w:rFonts w:ascii="Courier New" w:hAnsi="Courier New" w:cs="Courier New"/>
          <w:sz w:val="14"/>
          <w:szCs w:val="14"/>
          <w:lang w:val="en-US"/>
        </w:rPr>
      </w:pPr>
      <w:r w:rsidRPr="006518C9">
        <w:rPr>
          <w:rFonts w:ascii="Courier New" w:hAnsi="Courier New" w:cs="Courier New"/>
          <w:sz w:val="14"/>
          <w:szCs w:val="14"/>
          <w:lang w:val="en-US"/>
        </w:rPr>
        <w:t>cvParam cvRef="PSI-MS" accession="MS:1002407" name="cluster identifier" value="2814"&gt;&lt;/cvParam&gt;</w:t>
      </w:r>
    </w:p>
    <w:p w14:paraId="145E2FA3"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&lt;/ProteinAmbiguityGroup&gt;</w:t>
      </w:r>
    </w:p>
    <w:p w14:paraId="7C562C58" w14:textId="77777777" w:rsidR="00A12EAA" w:rsidRPr="006518C9" w:rsidRDefault="00A12EAA" w:rsidP="00A12EAA">
      <w:pPr>
        <w:rPr>
          <w:lang w:val="en-US"/>
        </w:rPr>
      </w:pPr>
    </w:p>
    <w:p w14:paraId="10F02BA6" w14:textId="77777777" w:rsidR="00921A47" w:rsidRPr="006518C9" w:rsidRDefault="00921A47" w:rsidP="00921A47">
      <w:pPr>
        <w:pStyle w:val="Heading2"/>
      </w:pPr>
      <w:bookmarkStart w:id="246" w:name="_Toc457214110"/>
      <w:r w:rsidRPr="006518C9">
        <w:t>Element &lt;</w:t>
      </w:r>
      <w:bookmarkStart w:id="247" w:name="ProteinDetection"/>
      <w:r w:rsidRPr="006518C9">
        <w:t>ProteinDetection</w:t>
      </w:r>
      <w:bookmarkEnd w:id="247"/>
      <w:r w:rsidRPr="006518C9">
        <w:t>&gt;</w:t>
      </w:r>
      <w:bookmarkEnd w:id="2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921A47" w:rsidRPr="006518C9" w14:paraId="2E8E470B" w14:textId="77777777" w:rsidTr="00921A47">
        <w:trPr>
          <w:tblCellSpacing w:w="15" w:type="dxa"/>
        </w:trPr>
        <w:tc>
          <w:tcPr>
            <w:tcW w:w="0" w:type="auto"/>
            <w:vAlign w:val="center"/>
            <w:hideMark/>
          </w:tcPr>
          <w:p w14:paraId="68C7468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FEAD230" w14:textId="77777777"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r w:rsidR="00921A47" w:rsidRPr="006518C9" w14:paraId="1C75D777" w14:textId="77777777" w:rsidTr="00921A47">
        <w:trPr>
          <w:tblCellSpacing w:w="15" w:type="dxa"/>
        </w:trPr>
        <w:tc>
          <w:tcPr>
            <w:tcW w:w="0" w:type="auto"/>
            <w:vAlign w:val="center"/>
            <w:hideMark/>
          </w:tcPr>
          <w:p w14:paraId="23482F0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3415565" w14:textId="77777777" w:rsidR="00921A47" w:rsidRPr="006518C9" w:rsidRDefault="00921A47">
            <w:pPr>
              <w:rPr>
                <w:sz w:val="24"/>
                <w:szCs w:val="24"/>
                <w:lang w:val="en-US"/>
              </w:rPr>
            </w:pPr>
            <w:r w:rsidRPr="006518C9">
              <w:rPr>
                <w:lang w:val="en-US"/>
              </w:rPr>
              <w:t xml:space="preserve">ProteinDetectionType </w:t>
            </w:r>
          </w:p>
        </w:tc>
      </w:tr>
      <w:tr w:rsidR="00921A47" w:rsidRPr="006518C9" w14:paraId="0D16A8E7" w14:textId="77777777" w:rsidTr="00921A47">
        <w:trPr>
          <w:tblCellSpacing w:w="15" w:type="dxa"/>
        </w:trPr>
        <w:tc>
          <w:tcPr>
            <w:tcW w:w="0" w:type="auto"/>
            <w:vAlign w:val="center"/>
            <w:hideMark/>
          </w:tcPr>
          <w:p w14:paraId="6FD7A68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921A47" w:rsidRPr="006518C9" w14:paraId="3D6B5E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D6383"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F6ED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BBDD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EC07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491754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029ACA" w14:textId="77777777" w:rsidR="00921A47" w:rsidRPr="006518C9" w:rsidRDefault="00921A47">
                  <w:pPr>
                    <w:rPr>
                      <w:sz w:val="24"/>
                      <w:szCs w:val="24"/>
                      <w:lang w:val="en-US"/>
                    </w:rPr>
                  </w:pPr>
                  <w:r w:rsidRPr="006518C9">
                    <w:rPr>
                      <w:lang w:val="en-US"/>
                    </w:rP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92156"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808D9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4161F" w14:textId="77777777" w:rsidR="00921A47" w:rsidRPr="006518C9" w:rsidRDefault="00921A47">
                  <w:pPr>
                    <w:rPr>
                      <w:sz w:val="24"/>
                      <w:szCs w:val="24"/>
                      <w:lang w:val="en-US"/>
                    </w:rPr>
                  </w:pPr>
                  <w:r w:rsidRPr="006518C9">
                    <w:rPr>
                      <w:lang w:val="en-US"/>
                    </w:rPr>
                    <w:t>When the protocol was applied.</w:t>
                  </w:r>
                </w:p>
              </w:tc>
            </w:tr>
            <w:tr w:rsidR="00921A47" w:rsidRPr="006518C9" w14:paraId="265319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4E2D9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6F3A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2E681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C486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1B2CC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0D9FE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D0DE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B49B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7891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7E0AFA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712EA" w14:textId="77777777" w:rsidR="00921A47" w:rsidRPr="006518C9" w:rsidRDefault="00921A47">
                  <w:pPr>
                    <w:rPr>
                      <w:sz w:val="24"/>
                      <w:szCs w:val="24"/>
                      <w:lang w:val="en-US"/>
                    </w:rPr>
                  </w:pPr>
                  <w:r w:rsidRPr="006518C9">
                    <w:rPr>
                      <w:lang w:val="en-US"/>
                    </w:rPr>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D50F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798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05EA0" w14:textId="77777777" w:rsidR="00921A47" w:rsidRPr="006518C9" w:rsidRDefault="00921A47">
                  <w:pPr>
                    <w:rPr>
                      <w:sz w:val="24"/>
                      <w:szCs w:val="24"/>
                      <w:lang w:val="en-US"/>
                    </w:rPr>
                  </w:pPr>
                  <w:r w:rsidRPr="006518C9">
                    <w:rPr>
                      <w:lang w:val="en-US"/>
                    </w:rPr>
                    <w:t xml:space="preserve">A reference to the ProteinDetectionList in the DataCollection section. </w:t>
                  </w:r>
                </w:p>
              </w:tc>
            </w:tr>
            <w:tr w:rsidR="00921A47" w:rsidRPr="006518C9" w14:paraId="0DF75F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41091D" w14:textId="77777777" w:rsidR="00921A47" w:rsidRPr="006518C9" w:rsidRDefault="00921A47">
                  <w:pPr>
                    <w:rPr>
                      <w:sz w:val="24"/>
                      <w:szCs w:val="24"/>
                      <w:lang w:val="en-US"/>
                    </w:rPr>
                  </w:pPr>
                  <w:r w:rsidRPr="006518C9">
                    <w:rPr>
                      <w:lang w:val="en-US"/>
                    </w:rP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74DB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D377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52C0B" w14:textId="77777777" w:rsidR="00921A47" w:rsidRPr="006518C9" w:rsidRDefault="00921A47">
                  <w:pPr>
                    <w:rPr>
                      <w:sz w:val="24"/>
                      <w:szCs w:val="24"/>
                      <w:lang w:val="en-US"/>
                    </w:rPr>
                  </w:pPr>
                  <w:r w:rsidRPr="006518C9">
                    <w:rPr>
                      <w:lang w:val="en-US"/>
                    </w:rPr>
                    <w:t xml:space="preserve">A reference to the detection protocol used for this ProteinDetection. </w:t>
                  </w:r>
                </w:p>
              </w:tc>
            </w:tr>
          </w:tbl>
          <w:p w14:paraId="6620A2E9" w14:textId="77777777" w:rsidR="00921A47" w:rsidRPr="006518C9" w:rsidRDefault="00921A47">
            <w:pPr>
              <w:rPr>
                <w:sz w:val="24"/>
                <w:szCs w:val="24"/>
                <w:lang w:val="en-US"/>
              </w:rPr>
            </w:pPr>
          </w:p>
        </w:tc>
      </w:tr>
      <w:tr w:rsidR="00921A47" w:rsidRPr="006518C9" w14:paraId="3BBF6017" w14:textId="77777777" w:rsidTr="00921A47">
        <w:trPr>
          <w:tblCellSpacing w:w="15" w:type="dxa"/>
        </w:trPr>
        <w:tc>
          <w:tcPr>
            <w:tcW w:w="0" w:type="auto"/>
            <w:vAlign w:val="center"/>
            <w:hideMark/>
          </w:tcPr>
          <w:p w14:paraId="395A5AB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921A47" w:rsidRPr="006518C9" w14:paraId="4E8357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58070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2C03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4863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E11F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4A96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C329AC" w14:textId="77777777" w:rsidR="00921A47" w:rsidRPr="006518C9" w:rsidRDefault="00A6726E">
                  <w:pPr>
                    <w:rPr>
                      <w:sz w:val="24"/>
                      <w:szCs w:val="24"/>
                      <w:lang w:val="en-US"/>
                    </w:rPr>
                  </w:pPr>
                  <w:hyperlink w:anchor="InputSpectrumIdentifications" w:history="1">
                    <w:r w:rsidR="00921A47" w:rsidRPr="006518C9">
                      <w:rPr>
                        <w:rStyle w:val="Hyperlink"/>
                        <w:lang w:val="en-US"/>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2276B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10C0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7D95D" w14:textId="77777777" w:rsidR="00921A47" w:rsidRPr="006518C9" w:rsidRDefault="00921A47">
                  <w:pPr>
                    <w:rPr>
                      <w:sz w:val="24"/>
                      <w:szCs w:val="24"/>
                      <w:lang w:val="en-US"/>
                    </w:rPr>
                  </w:pPr>
                  <w:r w:rsidRPr="006518C9">
                    <w:rPr>
                      <w:lang w:val="en-US"/>
                    </w:rPr>
                    <w:t xml:space="preserve">The lists of spectrum identifications that are input to the protein detection process. </w:t>
                  </w:r>
                </w:p>
              </w:tc>
            </w:tr>
          </w:tbl>
          <w:p w14:paraId="5C837F81" w14:textId="77777777" w:rsidR="00921A47" w:rsidRPr="006518C9" w:rsidRDefault="00921A47">
            <w:pPr>
              <w:rPr>
                <w:sz w:val="24"/>
                <w:szCs w:val="24"/>
                <w:lang w:val="en-US"/>
              </w:rPr>
            </w:pPr>
          </w:p>
        </w:tc>
      </w:tr>
      <w:tr w:rsidR="00921A47" w:rsidRPr="006518C9" w14:paraId="3684F6AF" w14:textId="77777777" w:rsidTr="00921A47">
        <w:trPr>
          <w:tblCellSpacing w:w="15" w:type="dxa"/>
        </w:trPr>
        <w:tc>
          <w:tcPr>
            <w:tcW w:w="0" w:type="auto"/>
            <w:vAlign w:val="center"/>
            <w:hideMark/>
          </w:tcPr>
          <w:p w14:paraId="37D61F3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C790236" w14:textId="77777777" w:rsidR="00921A47" w:rsidRPr="006518C9" w:rsidRDefault="00921A47">
            <w:pPr>
              <w:pStyle w:val="HTMLPreformatted"/>
            </w:pPr>
            <w:r w:rsidRPr="006518C9">
              <w:t>&lt;ProteinDetection id="PD_1" activityDate="2014-01-11T19:42:49" proteinDetectionList_ref="PDL_PAnalyzer" proteinDetectionProtocol_ref="PDP_PAnalyzer"&gt;</w:t>
            </w:r>
          </w:p>
          <w:p w14:paraId="39569B0C" w14:textId="77777777" w:rsidR="00921A47" w:rsidRPr="006518C9" w:rsidRDefault="00921A47">
            <w:pPr>
              <w:pStyle w:val="HTMLPreformatted"/>
            </w:pPr>
            <w:r w:rsidRPr="006518C9">
              <w:t xml:space="preserve">  &lt;InputSpectrumIdentifications spectrumIdentificationList_ref="SIL_1" /&gt;</w:t>
            </w:r>
          </w:p>
          <w:p w14:paraId="4A86F57F" w14:textId="77777777" w:rsidR="00921A47" w:rsidRPr="006518C9" w:rsidRDefault="00921A47">
            <w:pPr>
              <w:pStyle w:val="HTMLPreformatted"/>
            </w:pPr>
            <w:r w:rsidRPr="006518C9">
              <w:t>&lt;/ProteinDetection&gt;</w:t>
            </w:r>
          </w:p>
        </w:tc>
      </w:tr>
    </w:tbl>
    <w:p w14:paraId="25F8607B" w14:textId="77777777" w:rsidR="00921A47" w:rsidRPr="006518C9" w:rsidRDefault="00921A47" w:rsidP="00921A47">
      <w:pPr>
        <w:rPr>
          <w:lang w:val="en-US"/>
        </w:rPr>
      </w:pPr>
    </w:p>
    <w:p w14:paraId="449A1E68" w14:textId="77777777" w:rsidR="00921A47" w:rsidRPr="006518C9" w:rsidRDefault="00921A47" w:rsidP="00921A47">
      <w:pPr>
        <w:pStyle w:val="Heading2"/>
      </w:pPr>
      <w:bookmarkStart w:id="248" w:name="_Toc457214111"/>
      <w:r w:rsidRPr="006518C9">
        <w:t>Element &lt;</w:t>
      </w:r>
      <w:bookmarkStart w:id="249" w:name="ProteinDetectionHypothesis"/>
      <w:r w:rsidRPr="006518C9">
        <w:t>ProteinDetectionHypothesis</w:t>
      </w:r>
      <w:bookmarkEnd w:id="249"/>
      <w:r w:rsidRPr="006518C9">
        <w:t>&gt;</w:t>
      </w:r>
      <w:bookmarkEnd w:id="2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RPr="006518C9" w14:paraId="0E0C6AD9" w14:textId="77777777" w:rsidTr="00921A47">
        <w:trPr>
          <w:tblCellSpacing w:w="15" w:type="dxa"/>
        </w:trPr>
        <w:tc>
          <w:tcPr>
            <w:tcW w:w="0" w:type="auto"/>
            <w:vAlign w:val="center"/>
            <w:hideMark/>
          </w:tcPr>
          <w:p w14:paraId="678D5FC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5A174D9" w14:textId="77777777" w:rsidR="00921A47" w:rsidRPr="006518C9" w:rsidRDefault="00921A47">
            <w:pPr>
              <w:rPr>
                <w:sz w:val="24"/>
                <w:szCs w:val="24"/>
                <w:lang w:val="en-US"/>
              </w:rPr>
            </w:pPr>
            <w:r w:rsidRPr="006518C9">
              <w:rPr>
                <w:lang w:val="en-US"/>
              </w:rPr>
              <w:t xml:space="preserve">A single result of the ProteinDetection analysis (i.e. a protein). </w:t>
            </w:r>
          </w:p>
        </w:tc>
      </w:tr>
      <w:tr w:rsidR="00921A47" w:rsidRPr="006518C9" w14:paraId="0D7A887C" w14:textId="77777777" w:rsidTr="00921A47">
        <w:trPr>
          <w:tblCellSpacing w:w="15" w:type="dxa"/>
        </w:trPr>
        <w:tc>
          <w:tcPr>
            <w:tcW w:w="0" w:type="auto"/>
            <w:vAlign w:val="center"/>
            <w:hideMark/>
          </w:tcPr>
          <w:p w14:paraId="0D6BBB4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FC98B0" w14:textId="77777777" w:rsidR="00921A47" w:rsidRPr="006518C9" w:rsidRDefault="00921A47">
            <w:pPr>
              <w:rPr>
                <w:sz w:val="24"/>
                <w:szCs w:val="24"/>
                <w:lang w:val="en-US"/>
              </w:rPr>
            </w:pPr>
            <w:r w:rsidRPr="006518C9">
              <w:rPr>
                <w:lang w:val="en-US"/>
              </w:rPr>
              <w:t xml:space="preserve">ProteinDetectionHypothesisType </w:t>
            </w:r>
          </w:p>
        </w:tc>
      </w:tr>
      <w:tr w:rsidR="00921A47" w:rsidRPr="006518C9" w14:paraId="17B515CB" w14:textId="77777777" w:rsidTr="00921A47">
        <w:trPr>
          <w:tblCellSpacing w:w="15" w:type="dxa"/>
        </w:trPr>
        <w:tc>
          <w:tcPr>
            <w:tcW w:w="0" w:type="auto"/>
            <w:vAlign w:val="center"/>
            <w:hideMark/>
          </w:tcPr>
          <w:p w14:paraId="30D2A9E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5"/>
            </w:tblGrid>
            <w:tr w:rsidR="00921A47" w:rsidRPr="006518C9" w14:paraId="67F8C94A"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DE1B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9ADB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9CC6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DD24DA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0864B43"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4F17BD" w14:textId="77777777" w:rsidR="00921A47" w:rsidRPr="006518C9" w:rsidRDefault="00921A47">
                  <w:pPr>
                    <w:rPr>
                      <w:sz w:val="24"/>
                      <w:szCs w:val="24"/>
                      <w:lang w:val="en-US"/>
                    </w:rPr>
                  </w:pPr>
                  <w:r w:rsidRPr="006518C9">
                    <w:rPr>
                      <w:lang w:val="en-US"/>
                    </w:rP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E912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3DA7E"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A81CC46" w14:textId="77777777" w:rsidR="00921A47" w:rsidRPr="006518C9" w:rsidRDefault="00921A47">
                  <w:pPr>
                    <w:rPr>
                      <w:sz w:val="24"/>
                      <w:szCs w:val="24"/>
                      <w:lang w:val="en-US"/>
                    </w:rPr>
                  </w:pPr>
                  <w:r w:rsidRPr="006518C9">
                    <w:rPr>
                      <w:lang w:val="en-US"/>
                    </w:rPr>
                    <w:t xml:space="preserve">A reference to the corresponding DBSequence entry. Note - this attribute was optional in mzIdentML 1.1 but is now mandatory in mzIdentML 1.2. Consuming </w:t>
                  </w:r>
                  <w:r w:rsidRPr="006518C9">
                    <w:rPr>
                      <w:lang w:val="en-US"/>
                    </w:rPr>
                    <w:lastRenderedPageBreak/>
                    <w:t xml:space="preserve">software should assume that the DBSequence entry referenced here is the definitive identifier for the protein. </w:t>
                  </w:r>
                </w:p>
              </w:tc>
            </w:tr>
            <w:tr w:rsidR="00921A47" w:rsidRPr="006518C9" w14:paraId="5727111D"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01F4CD" w14:textId="77777777"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91D7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B2323"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7CFBA33"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0E7380D6"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C8768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7EF9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F1F77"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BD6E74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1A551CEF"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2256C1" w14:textId="77777777" w:rsidR="00921A47" w:rsidRPr="006518C9" w:rsidRDefault="00921A47">
                  <w:pPr>
                    <w:rPr>
                      <w:sz w:val="24"/>
                      <w:szCs w:val="24"/>
                      <w:lang w:val="en-US"/>
                    </w:rPr>
                  </w:pPr>
                  <w:r w:rsidRPr="006518C9">
                    <w:rPr>
                      <w:lang w:val="en-US"/>
                    </w:rP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6E8C1"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C084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DD5B387" w14:textId="77777777" w:rsidR="00921A47" w:rsidRPr="006518C9" w:rsidRDefault="00921A47">
                  <w:pPr>
                    <w:rPr>
                      <w:sz w:val="24"/>
                      <w:szCs w:val="24"/>
                      <w:lang w:val="en-US"/>
                    </w:rPr>
                  </w:pPr>
                  <w:r w:rsidRPr="006518C9">
                    <w:rPr>
                      <w:lang w:val="en-US"/>
                    </w:rPr>
                    <w:t xml:space="preserve">Set to true if the producers of the file has deemed that the ProteinDetectionHypothesis has passed a given threshold or been validated as correct. If no such threshold has been set, value of true should be given for all results. </w:t>
                  </w:r>
                </w:p>
              </w:tc>
            </w:tr>
          </w:tbl>
          <w:p w14:paraId="4E43BCF6" w14:textId="77777777" w:rsidR="00921A47" w:rsidRPr="006518C9" w:rsidRDefault="00921A47">
            <w:pPr>
              <w:rPr>
                <w:sz w:val="24"/>
                <w:szCs w:val="24"/>
                <w:lang w:val="en-US"/>
              </w:rPr>
            </w:pPr>
          </w:p>
        </w:tc>
      </w:tr>
      <w:tr w:rsidR="00921A47" w:rsidRPr="006518C9" w14:paraId="013FAD56" w14:textId="77777777" w:rsidTr="00921A47">
        <w:trPr>
          <w:tblCellSpacing w:w="15" w:type="dxa"/>
        </w:trPr>
        <w:tc>
          <w:tcPr>
            <w:tcW w:w="0" w:type="auto"/>
            <w:vAlign w:val="center"/>
            <w:hideMark/>
          </w:tcPr>
          <w:p w14:paraId="1911B9DB"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31BE8EBA"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13C75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465E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6E37B"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461A9D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9731995"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7650AE" w14:textId="77777777" w:rsidR="00921A47" w:rsidRPr="006518C9" w:rsidRDefault="00A6726E">
                  <w:pPr>
                    <w:rPr>
                      <w:sz w:val="24"/>
                      <w:szCs w:val="24"/>
                      <w:lang w:val="en-US"/>
                    </w:rPr>
                  </w:pPr>
                  <w:hyperlink w:anchor="PeptideHypothesis" w:history="1">
                    <w:r w:rsidR="00921A47" w:rsidRPr="006518C9">
                      <w:rPr>
                        <w:rStyle w:val="Hyperlink"/>
                        <w:lang w:val="en-US"/>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021E9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D738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C2603F8" w14:textId="77777777" w:rsidR="00921A47" w:rsidRPr="006518C9" w:rsidRDefault="00921A47">
                  <w:pPr>
                    <w:rPr>
                      <w:sz w:val="24"/>
                      <w:szCs w:val="24"/>
                      <w:lang w:val="en-US"/>
                    </w:rPr>
                  </w:pPr>
                  <w:r w:rsidRPr="006518C9">
                    <w:rPr>
                      <w:lang w:val="en-US"/>
                    </w:rPr>
                    <w:t xml:space="preserve">Peptide evidence on which this ProteinHypothesis is based by reference to a PeptideEvidence element. </w:t>
                  </w:r>
                </w:p>
              </w:tc>
            </w:tr>
            <w:tr w:rsidR="00921A47" w:rsidRPr="006518C9" w14:paraId="4AFA73B1"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A956D3"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74B37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6D69E"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D345054"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ADF7210"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352A97"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AF9BC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8E31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12D88A2" w14:textId="77777777" w:rsidR="00921A47" w:rsidRPr="006518C9" w:rsidRDefault="00921A47">
                  <w:pPr>
                    <w:rPr>
                      <w:sz w:val="24"/>
                      <w:szCs w:val="24"/>
                      <w:lang w:val="en-US"/>
                    </w:rPr>
                  </w:pPr>
                  <w:r w:rsidRPr="006518C9">
                    <w:rPr>
                      <w:lang w:val="en-US"/>
                    </w:rPr>
                    <w:t>A single user-defined parameter.</w:t>
                  </w:r>
                </w:p>
              </w:tc>
            </w:tr>
          </w:tbl>
          <w:p w14:paraId="7927A707" w14:textId="77777777" w:rsidR="00921A47" w:rsidRPr="006518C9" w:rsidRDefault="00921A47">
            <w:pPr>
              <w:rPr>
                <w:sz w:val="24"/>
                <w:szCs w:val="24"/>
                <w:lang w:val="en-US"/>
              </w:rPr>
            </w:pPr>
          </w:p>
        </w:tc>
      </w:tr>
      <w:tr w:rsidR="00921A47" w:rsidRPr="006518C9" w14:paraId="6167D042" w14:textId="77777777" w:rsidTr="00921A47">
        <w:trPr>
          <w:tblCellSpacing w:w="15" w:type="dxa"/>
        </w:trPr>
        <w:tc>
          <w:tcPr>
            <w:tcW w:w="0" w:type="auto"/>
            <w:vAlign w:val="center"/>
            <w:hideMark/>
          </w:tcPr>
          <w:p w14:paraId="02E95E0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DC9560A" w14:textId="77777777" w:rsidR="00921A47" w:rsidRPr="006518C9" w:rsidRDefault="00921A47">
            <w:pPr>
              <w:pStyle w:val="HTMLPreformatted"/>
            </w:pPr>
            <w:r w:rsidRPr="006518C9">
              <w:t>&lt;ProteinDetectionHypothesis passThreshold="true" dBSequence_ref="dbseq_tr|Q3V2I5|Q3V2I5_MOUSE Glyceraldehyde-3-phosphate dehydrogenase (Fragment) OS=Mus..." id="PDH_10"&gt;</w:t>
            </w:r>
          </w:p>
          <w:p w14:paraId="3FF689A5" w14:textId="77777777" w:rsidR="00921A47" w:rsidRPr="006518C9" w:rsidRDefault="00921A47">
            <w:pPr>
              <w:pStyle w:val="HTMLPreformatted"/>
            </w:pPr>
            <w:r w:rsidRPr="006518C9">
              <w:t xml:space="preserve">    &lt;PeptideHypothesis peptideEvidence_ref="PE13_2_62"&gt;</w:t>
            </w:r>
          </w:p>
          <w:p w14:paraId="700B5F85" w14:textId="77777777" w:rsidR="00921A47" w:rsidRPr="006518C9" w:rsidRDefault="00921A47">
            <w:pPr>
              <w:pStyle w:val="HTMLPreformatted"/>
            </w:pPr>
            <w:r w:rsidRPr="006518C9">
              <w:t xml:space="preserve">        &lt;SpectrumIdentificationItemRef spectrumIdentificationItem_ref="SII_13_1"/&gt;</w:t>
            </w:r>
          </w:p>
          <w:p w14:paraId="7F5C76AF" w14:textId="77777777" w:rsidR="00921A47" w:rsidRPr="006518C9" w:rsidRDefault="00921A47">
            <w:pPr>
              <w:pStyle w:val="HTMLPreformatted"/>
            </w:pPr>
            <w:r w:rsidRPr="006518C9">
              <w:t xml:space="preserve">    &lt;/PeptideHypothesis&gt;</w:t>
            </w:r>
          </w:p>
          <w:p w14:paraId="19422411" w14:textId="77777777" w:rsidR="00921A47" w:rsidRPr="006518C9" w:rsidRDefault="00921A47">
            <w:pPr>
              <w:pStyle w:val="HTMLPreformatted"/>
            </w:pPr>
            <w:r w:rsidRPr="006518C9">
              <w:t xml:space="preserve">    &lt;cvParam accession="MS:1001097" cvRef="PSI-MS" value="1" name="distinct peptide sequences"/&gt;</w:t>
            </w:r>
          </w:p>
          <w:p w14:paraId="196E69D5" w14:textId="77777777" w:rsidR="00921A47" w:rsidRPr="006518C9" w:rsidRDefault="00921A47">
            <w:pPr>
              <w:pStyle w:val="HTMLPreformatted"/>
            </w:pPr>
            <w:r w:rsidRPr="006518C9">
              <w:t xml:space="preserve">    &lt;cvParam accession="MS:1002235" cvRef="PSI-MS" value="34.57557513936462" name="ProteoGrouper:PDH score"/&gt;</w:t>
            </w:r>
          </w:p>
          <w:p w14:paraId="3BDED90F" w14:textId="77777777" w:rsidR="00921A47" w:rsidRPr="006518C9" w:rsidRDefault="00921A47">
            <w:pPr>
              <w:pStyle w:val="HTMLPreformatted"/>
            </w:pPr>
            <w:r w:rsidRPr="006518C9">
              <w:t xml:space="preserve">    &lt;cvParam accession="MS:1001594" cvRef="PSI-MS" value="PDH_11" name="sequence same-set protein"/&gt;</w:t>
            </w:r>
          </w:p>
          <w:p w14:paraId="6F39F5A1" w14:textId="77777777" w:rsidR="00921A47" w:rsidRPr="006518C9" w:rsidRDefault="00921A47">
            <w:pPr>
              <w:pStyle w:val="HTMLPreformatted"/>
            </w:pPr>
            <w:r w:rsidRPr="006518C9">
              <w:t xml:space="preserve">  ...</w:t>
            </w:r>
          </w:p>
          <w:p w14:paraId="1D9111E2" w14:textId="77777777" w:rsidR="00921A47" w:rsidRPr="006518C9" w:rsidRDefault="00921A47">
            <w:pPr>
              <w:pStyle w:val="HTMLPreformatted"/>
            </w:pPr>
            <w:r w:rsidRPr="006518C9">
              <w:t>&lt;/ProteinDetectionHypothesis&gt;</w:t>
            </w:r>
          </w:p>
        </w:tc>
      </w:tr>
      <w:tr w:rsidR="00921A47" w:rsidRPr="006518C9" w14:paraId="5ACA4350" w14:textId="77777777" w:rsidTr="00921A47">
        <w:trPr>
          <w:tblCellSpacing w:w="15" w:type="dxa"/>
        </w:trPr>
        <w:tc>
          <w:tcPr>
            <w:tcW w:w="0" w:type="auto"/>
            <w:vAlign w:val="center"/>
            <w:hideMark/>
          </w:tcPr>
          <w:p w14:paraId="66AD66EA"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5521147" w14:textId="77777777" w:rsidR="00B77DDF" w:rsidRPr="006518C9" w:rsidRDefault="00921A47">
            <w:pPr>
              <w:pStyle w:val="HTMLPreformatted"/>
            </w:pPr>
            <w:r w:rsidRPr="006518C9">
              <w:t>Path /MzIdentML/DataCollection/AnalysisData/ProteinDetectionList/ProteinAmbiguityGroup/ProteinDetection</w:t>
            </w:r>
          </w:p>
          <w:p w14:paraId="586D8458" w14:textId="77777777" w:rsidR="00921A47" w:rsidRPr="006518C9" w:rsidRDefault="00921A47">
            <w:pPr>
              <w:pStyle w:val="HTMLPreformatted"/>
            </w:pPr>
            <w:r w:rsidRPr="006518C9">
              <w:t>Hypothesis</w:t>
            </w:r>
          </w:p>
          <w:p w14:paraId="7C7AFC9B" w14:textId="77777777" w:rsidR="00921A47" w:rsidRPr="006518C9" w:rsidRDefault="00921A47">
            <w:pPr>
              <w:pStyle w:val="HTMLPreformatted"/>
            </w:pPr>
            <w:r w:rsidRPr="006518C9">
              <w:t xml:space="preserve">MAY supply term </w:t>
            </w:r>
            <w:hyperlink r:id="rId212" w:tgtFrame="new" w:history="1">
              <w:r w:rsidRPr="006518C9">
                <w:rPr>
                  <w:rStyle w:val="Hyperlink"/>
                </w:rPr>
                <w:t>MS:1002403</w:t>
              </w:r>
            </w:hyperlink>
            <w:r w:rsidRPr="006518C9">
              <w:t xml:space="preserve"> (</w:t>
            </w:r>
            <w:r w:rsidRPr="006518C9">
              <w:rPr>
                <w:rStyle w:val="popup"/>
              </w:rPr>
              <w:t>group representative</w:t>
            </w:r>
            <w:r w:rsidRPr="006518C9">
              <w:t>) only once</w:t>
            </w:r>
          </w:p>
          <w:p w14:paraId="1539C1F1" w14:textId="77777777" w:rsidR="00921A47" w:rsidRPr="006518C9" w:rsidRDefault="00921A47">
            <w:pPr>
              <w:pStyle w:val="HTMLPreformatted"/>
            </w:pPr>
            <w:r w:rsidRPr="006518C9">
              <w:t xml:space="preserve">MAY supply a *child* term of </w:t>
            </w:r>
            <w:hyperlink r:id="rId213" w:tgtFrame="new" w:history="1">
              <w:r w:rsidRPr="006518C9">
                <w:rPr>
                  <w:rStyle w:val="Hyperlink"/>
                </w:rPr>
                <w:t>MS:1001116</w:t>
              </w:r>
            </w:hyperlink>
            <w:r w:rsidRPr="006518C9">
              <w:t xml:space="preserve"> (</w:t>
            </w:r>
            <w:r w:rsidRPr="006518C9">
              <w:rPr>
                <w:rStyle w:val="popup"/>
              </w:rPr>
              <w:t>single protein result details</w:t>
            </w:r>
            <w:r w:rsidRPr="006518C9">
              <w:t>) one or more times</w:t>
            </w:r>
          </w:p>
          <w:p w14:paraId="63D2094C" w14:textId="77777777" w:rsidR="00921A47" w:rsidRPr="006518C9" w:rsidRDefault="00921A47">
            <w:pPr>
              <w:pStyle w:val="HTMLPreformatted"/>
            </w:pPr>
            <w:r w:rsidRPr="006518C9">
              <w:t xml:space="preserve">  e.g.: </w:t>
            </w:r>
            <w:hyperlink r:id="rId214"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0BBBA525" w14:textId="77777777" w:rsidR="00921A47" w:rsidRPr="006518C9" w:rsidRDefault="00921A47">
            <w:pPr>
              <w:pStyle w:val="HTMLPreformatted"/>
            </w:pPr>
            <w:r w:rsidRPr="006518C9">
              <w:t xml:space="preserve">  e.g.: </w:t>
            </w:r>
            <w:hyperlink r:id="rId215" w:tgtFrame="new" w:history="1">
              <w:r w:rsidRPr="006518C9">
                <w:rPr>
                  <w:rStyle w:val="Hyperlink"/>
                </w:rPr>
                <w:t>MS:1001093</w:t>
              </w:r>
            </w:hyperlink>
            <w:r w:rsidRPr="006518C9">
              <w:t xml:space="preserve"> (</w:t>
            </w:r>
            <w:r w:rsidRPr="006518C9">
              <w:rPr>
                <w:rStyle w:val="popup"/>
              </w:rPr>
              <w:t>sequence coverage</w:t>
            </w:r>
            <w:r w:rsidRPr="006518C9">
              <w:t xml:space="preserve">) </w:t>
            </w:r>
          </w:p>
          <w:p w14:paraId="38BB2B92" w14:textId="77777777" w:rsidR="00921A47" w:rsidRPr="006518C9" w:rsidRDefault="00921A47">
            <w:pPr>
              <w:pStyle w:val="HTMLPreformatted"/>
            </w:pPr>
            <w:r w:rsidRPr="006518C9">
              <w:t xml:space="preserve">  e.g.: </w:t>
            </w:r>
            <w:hyperlink r:id="rId216" w:tgtFrame="new" w:history="1">
              <w:r w:rsidRPr="006518C9">
                <w:rPr>
                  <w:rStyle w:val="Hyperlink"/>
                </w:rPr>
                <w:t>MS:1001097</w:t>
              </w:r>
            </w:hyperlink>
            <w:r w:rsidRPr="006518C9">
              <w:t xml:space="preserve"> (</w:t>
            </w:r>
            <w:r w:rsidRPr="006518C9">
              <w:rPr>
                <w:rStyle w:val="popup"/>
              </w:rPr>
              <w:t>distinct peptide sequences</w:t>
            </w:r>
            <w:r w:rsidRPr="006518C9">
              <w:t xml:space="preserve">) </w:t>
            </w:r>
          </w:p>
          <w:p w14:paraId="7F83638A" w14:textId="77777777" w:rsidR="00921A47" w:rsidRPr="006518C9" w:rsidRDefault="00921A47">
            <w:pPr>
              <w:pStyle w:val="HTMLPreformatted"/>
            </w:pPr>
            <w:r w:rsidRPr="006518C9">
              <w:t xml:space="preserve">  e.g.: </w:t>
            </w:r>
            <w:hyperlink r:id="rId217" w:tgtFrame="new" w:history="1">
              <w:r w:rsidRPr="006518C9">
                <w:rPr>
                  <w:rStyle w:val="Hyperlink"/>
                </w:rPr>
                <w:t>MS:1001098</w:t>
              </w:r>
            </w:hyperlink>
            <w:r w:rsidRPr="006518C9">
              <w:t xml:space="preserve"> (</w:t>
            </w:r>
            <w:r w:rsidRPr="006518C9">
              <w:rPr>
                <w:rStyle w:val="popup"/>
              </w:rPr>
              <w:t>confident distinct peptide sequences</w:t>
            </w:r>
            <w:r w:rsidRPr="006518C9">
              <w:t xml:space="preserve">) </w:t>
            </w:r>
          </w:p>
          <w:p w14:paraId="6E8EADB9" w14:textId="77777777" w:rsidR="00921A47" w:rsidRPr="006518C9" w:rsidRDefault="00921A47">
            <w:pPr>
              <w:pStyle w:val="HTMLPreformatted"/>
            </w:pPr>
            <w:r w:rsidRPr="006518C9">
              <w:t xml:space="preserve">  e.g.: </w:t>
            </w:r>
            <w:hyperlink r:id="rId218" w:tgtFrame="new" w:history="1">
              <w:r w:rsidRPr="006518C9">
                <w:rPr>
                  <w:rStyle w:val="Hyperlink"/>
                </w:rPr>
                <w:t>MS:1001099</w:t>
              </w:r>
            </w:hyperlink>
            <w:r w:rsidRPr="006518C9">
              <w:t xml:space="preserve"> (</w:t>
            </w:r>
            <w:r w:rsidRPr="006518C9">
              <w:rPr>
                <w:rStyle w:val="popup"/>
              </w:rPr>
              <w:t>confident peptide qualification</w:t>
            </w:r>
            <w:r w:rsidRPr="006518C9">
              <w:t xml:space="preserve">) </w:t>
            </w:r>
          </w:p>
          <w:p w14:paraId="72AB9780" w14:textId="77777777" w:rsidR="00921A47" w:rsidRPr="006518C9" w:rsidRDefault="00921A47">
            <w:pPr>
              <w:pStyle w:val="HTMLPreformatted"/>
            </w:pPr>
            <w:r w:rsidRPr="006518C9">
              <w:t xml:space="preserve">  e.g.: </w:t>
            </w:r>
            <w:hyperlink r:id="rId219" w:tgtFrame="new" w:history="1">
              <w:r w:rsidRPr="006518C9">
                <w:rPr>
                  <w:rStyle w:val="Hyperlink"/>
                </w:rPr>
                <w:t>MS:1001100</w:t>
              </w:r>
            </w:hyperlink>
            <w:r w:rsidRPr="006518C9">
              <w:t xml:space="preserve"> (</w:t>
            </w:r>
            <w:r w:rsidRPr="006518C9">
              <w:rPr>
                <w:rStyle w:val="popup"/>
              </w:rPr>
              <w:t>confident peptide sequence number</w:t>
            </w:r>
            <w:r w:rsidRPr="006518C9">
              <w:t xml:space="preserve">) </w:t>
            </w:r>
          </w:p>
          <w:p w14:paraId="3BE00F19" w14:textId="77777777" w:rsidR="00921A47" w:rsidRPr="006518C9" w:rsidRDefault="00921A47">
            <w:pPr>
              <w:pStyle w:val="HTMLPreformatted"/>
            </w:pPr>
            <w:r w:rsidRPr="006518C9">
              <w:t xml:space="preserve">  e.g.: </w:t>
            </w:r>
            <w:hyperlink r:id="rId220" w:tgtFrame="new" w:history="1">
              <w:r w:rsidRPr="006518C9">
                <w:rPr>
                  <w:rStyle w:val="Hyperlink"/>
                </w:rPr>
                <w:t>MS:1001125</w:t>
              </w:r>
            </w:hyperlink>
            <w:r w:rsidRPr="006518C9">
              <w:t xml:space="preserve"> (</w:t>
            </w:r>
            <w:r w:rsidRPr="006518C9">
              <w:rPr>
                <w:rStyle w:val="popup"/>
              </w:rPr>
              <w:t>manual validation</w:t>
            </w:r>
            <w:r w:rsidRPr="006518C9">
              <w:t xml:space="preserve">) </w:t>
            </w:r>
          </w:p>
          <w:p w14:paraId="1DB006D4" w14:textId="77777777" w:rsidR="00921A47" w:rsidRPr="006518C9" w:rsidRDefault="00921A47">
            <w:pPr>
              <w:pStyle w:val="HTMLPreformatted"/>
            </w:pPr>
            <w:r w:rsidRPr="006518C9">
              <w:t xml:space="preserve">  e.g.: </w:t>
            </w:r>
            <w:hyperlink r:id="rId221" w:tgtFrame="new" w:history="1">
              <w:r w:rsidRPr="006518C9">
                <w:rPr>
                  <w:rStyle w:val="Hyperlink"/>
                </w:rPr>
                <w:t>MS:1001157</w:t>
              </w:r>
            </w:hyperlink>
            <w:r w:rsidRPr="006518C9">
              <w:t xml:space="preserve"> (</w:t>
            </w:r>
            <w:r w:rsidRPr="006518C9">
              <w:rPr>
                <w:rStyle w:val="popup"/>
              </w:rPr>
              <w:t>SEQUEST:sp</w:t>
            </w:r>
            <w:r w:rsidRPr="006518C9">
              <w:t xml:space="preserve">) </w:t>
            </w:r>
          </w:p>
          <w:p w14:paraId="0502B734" w14:textId="77777777" w:rsidR="00921A47" w:rsidRPr="006518C9" w:rsidRDefault="00921A47">
            <w:pPr>
              <w:pStyle w:val="HTMLPreformatted"/>
            </w:pPr>
            <w:r w:rsidRPr="006518C9">
              <w:t xml:space="preserve">  e.g.: </w:t>
            </w:r>
            <w:hyperlink r:id="rId222" w:tgtFrame="new" w:history="1">
              <w:r w:rsidRPr="006518C9">
                <w:rPr>
                  <w:rStyle w:val="Hyperlink"/>
                </w:rPr>
                <w:t>MS:1001158</w:t>
              </w:r>
            </w:hyperlink>
            <w:r w:rsidRPr="006518C9">
              <w:t xml:space="preserve"> (</w:t>
            </w:r>
            <w:r w:rsidRPr="006518C9">
              <w:rPr>
                <w:rStyle w:val="popup"/>
              </w:rPr>
              <w:t>SEQUEST:Uniq</w:t>
            </w:r>
            <w:r w:rsidRPr="006518C9">
              <w:t xml:space="preserve">) </w:t>
            </w:r>
            <w:r w:rsidRPr="006518C9">
              <w:rPr>
                <w:color w:val="FF0000"/>
              </w:rPr>
              <w:t>WARNING: Term has no definition!</w:t>
            </w:r>
          </w:p>
          <w:p w14:paraId="543B049B" w14:textId="77777777" w:rsidR="00921A47" w:rsidRPr="006518C9" w:rsidRDefault="00921A47">
            <w:pPr>
              <w:pStyle w:val="HTMLPreformatted"/>
            </w:pPr>
            <w:r w:rsidRPr="006518C9">
              <w:t xml:space="preserve">  e.g.: </w:t>
            </w:r>
            <w:hyperlink r:id="rId223" w:tgtFrame="new" w:history="1">
              <w:r w:rsidRPr="006518C9">
                <w:rPr>
                  <w:rStyle w:val="Hyperlink"/>
                </w:rPr>
                <w:t>MS:1001169</w:t>
              </w:r>
            </w:hyperlink>
            <w:r w:rsidRPr="006518C9">
              <w:t xml:space="preserve"> (</w:t>
            </w:r>
            <w:r w:rsidRPr="006518C9">
              <w:rPr>
                <w:rStyle w:val="popup"/>
              </w:rPr>
              <w:t>Paragon:expression change p-value</w:t>
            </w:r>
            <w:r w:rsidRPr="006518C9">
              <w:t xml:space="preserve">) </w:t>
            </w:r>
          </w:p>
          <w:p w14:paraId="772C896B" w14:textId="77777777" w:rsidR="00921A47" w:rsidRPr="006518C9" w:rsidRDefault="00921A47">
            <w:pPr>
              <w:pStyle w:val="HTMLPreformatted"/>
            </w:pPr>
            <w:r w:rsidRPr="006518C9">
              <w:t xml:space="preserve">  </w:t>
            </w:r>
            <w:hyperlink r:id="rId224" w:tgtFrame="new" w:history="1">
              <w:r w:rsidRPr="006518C9">
                <w:rPr>
                  <w:rStyle w:val="Hyperlink"/>
                </w:rPr>
                <w:t>et al.</w:t>
              </w:r>
            </w:hyperlink>
          </w:p>
          <w:p w14:paraId="02A0C948" w14:textId="77777777" w:rsidR="00921A47" w:rsidRPr="006518C9" w:rsidRDefault="00921A47">
            <w:pPr>
              <w:pStyle w:val="HTMLPreformatted"/>
            </w:pPr>
            <w:r w:rsidRPr="006518C9">
              <w:t xml:space="preserve">MUST supply term </w:t>
            </w:r>
            <w:hyperlink r:id="rId225" w:tgtFrame="new" w:history="1">
              <w:r w:rsidRPr="006518C9">
                <w:rPr>
                  <w:rStyle w:val="Hyperlink"/>
                </w:rPr>
                <w:t>MS:1002402</w:t>
              </w:r>
            </w:hyperlink>
            <w:r w:rsidRPr="006518C9">
              <w:t xml:space="preserve"> (</w:t>
            </w:r>
            <w:r w:rsidRPr="006518C9">
              <w:rPr>
                <w:rStyle w:val="popup"/>
              </w:rPr>
              <w:t>non-leading protein</w:t>
            </w:r>
            <w:r w:rsidRPr="006518C9">
              <w:t>) only once</w:t>
            </w:r>
          </w:p>
          <w:p w14:paraId="6D5688EC" w14:textId="77777777" w:rsidR="00921A47" w:rsidRPr="006518C9" w:rsidRDefault="00921A47">
            <w:pPr>
              <w:pStyle w:val="HTMLPreformatted"/>
            </w:pPr>
            <w:r w:rsidRPr="006518C9">
              <w:t xml:space="preserve">MAY supply a *child* term of </w:t>
            </w:r>
            <w:hyperlink r:id="rId226"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2BCFC7AA" w14:textId="77777777" w:rsidR="00921A47" w:rsidRPr="006518C9" w:rsidRDefault="00921A47">
            <w:pPr>
              <w:pStyle w:val="HTMLPreformatted"/>
            </w:pPr>
            <w:r w:rsidRPr="006518C9">
              <w:t xml:space="preserve">  e.g.: </w:t>
            </w:r>
            <w:hyperlink r:id="rId227"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5D2B8DF6" w14:textId="77777777" w:rsidR="00921A47" w:rsidRPr="006518C9" w:rsidRDefault="00921A47">
            <w:pPr>
              <w:pStyle w:val="HTMLPreformatted"/>
            </w:pPr>
            <w:r w:rsidRPr="006518C9">
              <w:t xml:space="preserve">  e.g.: </w:t>
            </w:r>
            <w:hyperlink r:id="rId228" w:tgtFrame="new" w:history="1">
              <w:r w:rsidRPr="006518C9">
                <w:rPr>
                  <w:rStyle w:val="Hyperlink"/>
                </w:rPr>
                <w:t>MS:1001155</w:t>
              </w:r>
            </w:hyperlink>
            <w:r w:rsidRPr="006518C9">
              <w:t xml:space="preserve"> (</w:t>
            </w:r>
            <w:r w:rsidRPr="006518C9">
              <w:rPr>
                <w:rStyle w:val="popup"/>
              </w:rPr>
              <w:t>SEQUEST:xcorr</w:t>
            </w:r>
            <w:r w:rsidRPr="006518C9">
              <w:t xml:space="preserve">) </w:t>
            </w:r>
          </w:p>
          <w:p w14:paraId="6AF201F6" w14:textId="77777777" w:rsidR="00921A47" w:rsidRPr="006518C9" w:rsidRDefault="00921A47">
            <w:pPr>
              <w:pStyle w:val="HTMLPreformatted"/>
            </w:pPr>
            <w:r w:rsidRPr="006518C9">
              <w:t xml:space="preserve">  e.g.: </w:t>
            </w:r>
            <w:hyperlink r:id="rId229"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61423446" w14:textId="77777777" w:rsidR="00921A47" w:rsidRPr="006518C9" w:rsidRDefault="00921A47">
            <w:pPr>
              <w:pStyle w:val="HTMLPreformatted"/>
            </w:pPr>
            <w:r w:rsidRPr="006518C9">
              <w:t xml:space="preserve">  e.g.: </w:t>
            </w:r>
            <w:hyperlink r:id="rId230" w:tgtFrame="new" w:history="1">
              <w:r w:rsidRPr="006518C9">
                <w:rPr>
                  <w:rStyle w:val="Hyperlink"/>
                </w:rPr>
                <w:t>MS:1001157</w:t>
              </w:r>
            </w:hyperlink>
            <w:r w:rsidRPr="006518C9">
              <w:t xml:space="preserve"> (</w:t>
            </w:r>
            <w:r w:rsidRPr="006518C9">
              <w:rPr>
                <w:rStyle w:val="popup"/>
              </w:rPr>
              <w:t>SEQUEST:sp</w:t>
            </w:r>
            <w:r w:rsidRPr="006518C9">
              <w:t xml:space="preserve">) </w:t>
            </w:r>
          </w:p>
          <w:p w14:paraId="43DC4FA6" w14:textId="77777777" w:rsidR="00921A47" w:rsidRPr="006518C9" w:rsidRDefault="00921A47">
            <w:pPr>
              <w:pStyle w:val="HTMLPreformatted"/>
            </w:pPr>
            <w:r w:rsidRPr="006518C9">
              <w:t xml:space="preserve">  e.g.: </w:t>
            </w:r>
            <w:hyperlink r:id="rId231" w:tgtFrame="new" w:history="1">
              <w:r w:rsidRPr="006518C9">
                <w:rPr>
                  <w:rStyle w:val="Hyperlink"/>
                </w:rPr>
                <w:t>MS:1001158</w:t>
              </w:r>
            </w:hyperlink>
            <w:r w:rsidRPr="006518C9">
              <w:t xml:space="preserve"> (</w:t>
            </w:r>
            <w:r w:rsidRPr="006518C9">
              <w:rPr>
                <w:rStyle w:val="popup"/>
              </w:rPr>
              <w:t>SEQUEST:Uniq</w:t>
            </w:r>
            <w:r w:rsidRPr="006518C9">
              <w:t xml:space="preserve">) </w:t>
            </w:r>
            <w:r w:rsidRPr="006518C9">
              <w:rPr>
                <w:color w:val="FF0000"/>
              </w:rPr>
              <w:t>WARNING: Term has no definition!</w:t>
            </w:r>
          </w:p>
          <w:p w14:paraId="75E8748F" w14:textId="77777777" w:rsidR="00921A47" w:rsidRPr="006518C9" w:rsidRDefault="00921A47">
            <w:pPr>
              <w:pStyle w:val="HTMLPreformatted"/>
            </w:pPr>
            <w:r w:rsidRPr="006518C9">
              <w:t xml:space="preserve">  e.g.: </w:t>
            </w:r>
            <w:hyperlink r:id="rId232"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71CC894F" w14:textId="77777777" w:rsidR="00921A47" w:rsidRPr="006518C9" w:rsidRDefault="00921A47">
            <w:pPr>
              <w:pStyle w:val="HTMLPreformatted"/>
            </w:pPr>
            <w:r w:rsidRPr="006518C9">
              <w:t xml:space="preserve">  e.g.: </w:t>
            </w:r>
            <w:hyperlink r:id="rId233" w:tgtFrame="new" w:history="1">
              <w:r w:rsidRPr="006518C9">
                <w:rPr>
                  <w:rStyle w:val="Hyperlink"/>
                </w:rPr>
                <w:t>MS:1001160</w:t>
              </w:r>
            </w:hyperlink>
            <w:r w:rsidRPr="006518C9">
              <w:t xml:space="preserve"> (</w:t>
            </w:r>
            <w:r w:rsidRPr="006518C9">
              <w:rPr>
                <w:rStyle w:val="popup"/>
              </w:rPr>
              <w:t>SEQUEST:sf</w:t>
            </w:r>
            <w:r w:rsidRPr="006518C9">
              <w:t xml:space="preserve">) </w:t>
            </w:r>
          </w:p>
          <w:p w14:paraId="4EBC832D" w14:textId="77777777" w:rsidR="00921A47" w:rsidRPr="006518C9" w:rsidRDefault="00921A47">
            <w:pPr>
              <w:pStyle w:val="HTMLPreformatted"/>
            </w:pPr>
            <w:r w:rsidRPr="006518C9">
              <w:t xml:space="preserve">  e.g.: </w:t>
            </w:r>
            <w:hyperlink r:id="rId234"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31012958" w14:textId="77777777" w:rsidR="00921A47" w:rsidRPr="006518C9" w:rsidRDefault="00921A47">
            <w:pPr>
              <w:pStyle w:val="HTMLPreformatted"/>
            </w:pPr>
            <w:r w:rsidRPr="006518C9">
              <w:t xml:space="preserve">  e.g.: </w:t>
            </w:r>
            <w:hyperlink r:id="rId235"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149BE033" w14:textId="77777777" w:rsidR="00921A47" w:rsidRPr="006518C9" w:rsidRDefault="00921A47">
            <w:pPr>
              <w:pStyle w:val="HTMLPreformatted"/>
            </w:pPr>
            <w:r w:rsidRPr="006518C9">
              <w:t xml:space="preserve">  e.g.: </w:t>
            </w:r>
            <w:hyperlink r:id="rId236"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3AF4C617" w14:textId="77777777" w:rsidR="00921A47" w:rsidRPr="006518C9" w:rsidRDefault="00921A47">
            <w:pPr>
              <w:pStyle w:val="HTMLPreformatted"/>
            </w:pPr>
            <w:r w:rsidRPr="006518C9">
              <w:t xml:space="preserve">  </w:t>
            </w:r>
            <w:hyperlink r:id="rId237" w:tgtFrame="new" w:history="1">
              <w:r w:rsidRPr="006518C9">
                <w:rPr>
                  <w:rStyle w:val="Hyperlink"/>
                </w:rPr>
                <w:t>et al.</w:t>
              </w:r>
            </w:hyperlink>
          </w:p>
          <w:p w14:paraId="5B6037B8" w14:textId="77777777" w:rsidR="00921A47" w:rsidRPr="006518C9" w:rsidRDefault="00921A47">
            <w:pPr>
              <w:pStyle w:val="HTMLPreformatted"/>
            </w:pPr>
            <w:r w:rsidRPr="006518C9">
              <w:t xml:space="preserve">MAY supply a *child* term of </w:t>
            </w:r>
            <w:hyperlink r:id="rId238" w:tgtFrame="new" w:history="1">
              <w:r w:rsidRPr="006518C9">
                <w:rPr>
                  <w:rStyle w:val="Hyperlink"/>
                </w:rPr>
                <w:t>MS:1001060</w:t>
              </w:r>
            </w:hyperlink>
            <w:r w:rsidRPr="006518C9">
              <w:t xml:space="preserve"> (</w:t>
            </w:r>
            <w:r w:rsidRPr="006518C9">
              <w:rPr>
                <w:rStyle w:val="popup"/>
              </w:rPr>
              <w:t>quality estimation method details</w:t>
            </w:r>
            <w:r w:rsidRPr="006518C9">
              <w:t>) one or more times</w:t>
            </w:r>
          </w:p>
          <w:p w14:paraId="1546861B" w14:textId="77777777" w:rsidR="00921A47" w:rsidRPr="006518C9" w:rsidRDefault="00921A47">
            <w:pPr>
              <w:pStyle w:val="HTMLPreformatted"/>
            </w:pPr>
            <w:r w:rsidRPr="006518C9">
              <w:t xml:space="preserve">  e.g.: </w:t>
            </w:r>
            <w:hyperlink r:id="rId239" w:tgtFrame="new" w:history="1">
              <w:r w:rsidRPr="006518C9">
                <w:rPr>
                  <w:rStyle w:val="Hyperlink"/>
                </w:rPr>
                <w:t>MS:1001058</w:t>
              </w:r>
            </w:hyperlink>
            <w:r w:rsidRPr="006518C9">
              <w:t xml:space="preserve"> (</w:t>
            </w:r>
            <w:r w:rsidRPr="006518C9">
              <w:rPr>
                <w:rStyle w:val="popup"/>
              </w:rPr>
              <w:t>quality estimation by manual validation</w:t>
            </w:r>
            <w:r w:rsidRPr="006518C9">
              <w:t xml:space="preserve">) </w:t>
            </w:r>
          </w:p>
          <w:p w14:paraId="4D9381BD" w14:textId="77777777" w:rsidR="00921A47" w:rsidRPr="006518C9" w:rsidRDefault="00921A47">
            <w:pPr>
              <w:pStyle w:val="HTMLPreformatted"/>
            </w:pPr>
            <w:r w:rsidRPr="006518C9">
              <w:t xml:space="preserve">  e.g.: </w:t>
            </w:r>
            <w:hyperlink r:id="rId240" w:tgtFrame="new" w:history="1">
              <w:r w:rsidRPr="006518C9">
                <w:rPr>
                  <w:rStyle w:val="Hyperlink"/>
                </w:rPr>
                <w:t>MS:1001194</w:t>
              </w:r>
            </w:hyperlink>
            <w:r w:rsidRPr="006518C9">
              <w:t xml:space="preserve"> (</w:t>
            </w:r>
            <w:r w:rsidRPr="006518C9">
              <w:rPr>
                <w:rStyle w:val="popup"/>
              </w:rPr>
              <w:t>quality estimation with decoy database</w:t>
            </w:r>
            <w:r w:rsidRPr="006518C9">
              <w:t xml:space="preserve">) </w:t>
            </w:r>
          </w:p>
          <w:p w14:paraId="2EE517E3" w14:textId="77777777" w:rsidR="00921A47" w:rsidRPr="006518C9" w:rsidRDefault="00921A47">
            <w:pPr>
              <w:pStyle w:val="HTMLPreformatted"/>
            </w:pPr>
            <w:r w:rsidRPr="006518C9">
              <w:t xml:space="preserve">  e.g.: </w:t>
            </w:r>
            <w:hyperlink r:id="rId241" w:tgtFrame="new" w:history="1">
              <w:r w:rsidRPr="006518C9">
                <w:rPr>
                  <w:rStyle w:val="Hyperlink"/>
                </w:rPr>
                <w:t>MS:1001364</w:t>
              </w:r>
            </w:hyperlink>
            <w:r w:rsidRPr="006518C9">
              <w:t xml:space="preserve"> (</w:t>
            </w:r>
            <w:r w:rsidRPr="006518C9">
              <w:rPr>
                <w:rStyle w:val="popup"/>
              </w:rPr>
              <w:t>distinct peptide-level global FDR</w:t>
            </w:r>
            <w:r w:rsidRPr="006518C9">
              <w:t xml:space="preserve">) </w:t>
            </w:r>
          </w:p>
          <w:p w14:paraId="25D22C58" w14:textId="77777777" w:rsidR="00921A47" w:rsidRPr="006518C9" w:rsidRDefault="00921A47">
            <w:pPr>
              <w:pStyle w:val="HTMLPreformatted"/>
            </w:pPr>
            <w:r w:rsidRPr="006518C9">
              <w:t xml:space="preserve">  e.g.: </w:t>
            </w:r>
            <w:hyperlink r:id="rId242" w:tgtFrame="new" w:history="1">
              <w:r w:rsidRPr="006518C9">
                <w:rPr>
                  <w:rStyle w:val="Hyperlink"/>
                </w:rPr>
                <w:t>MS:1001447</w:t>
              </w:r>
            </w:hyperlink>
            <w:r w:rsidRPr="006518C9">
              <w:t xml:space="preserve"> (</w:t>
            </w:r>
            <w:r w:rsidRPr="006518C9">
              <w:rPr>
                <w:rStyle w:val="popup"/>
              </w:rPr>
              <w:t>prot:FDR threshold</w:t>
            </w:r>
            <w:r w:rsidRPr="006518C9">
              <w:t xml:space="preserve">) </w:t>
            </w:r>
          </w:p>
          <w:p w14:paraId="0AFBED62" w14:textId="77777777" w:rsidR="00921A47" w:rsidRPr="006518C9" w:rsidRDefault="00921A47">
            <w:pPr>
              <w:pStyle w:val="HTMLPreformatted"/>
            </w:pPr>
            <w:r w:rsidRPr="006518C9">
              <w:t xml:space="preserve">  e.g.: </w:t>
            </w:r>
            <w:hyperlink r:id="rId243" w:tgtFrame="new" w:history="1">
              <w:r w:rsidRPr="006518C9">
                <w:rPr>
                  <w:rStyle w:val="Hyperlink"/>
                </w:rPr>
                <w:t>MS:1001448</w:t>
              </w:r>
            </w:hyperlink>
            <w:r w:rsidRPr="006518C9">
              <w:t xml:space="preserve"> (</w:t>
            </w:r>
            <w:r w:rsidRPr="006518C9">
              <w:rPr>
                <w:rStyle w:val="popup"/>
              </w:rPr>
              <w:t>pep:FDR threshold</w:t>
            </w:r>
            <w:r w:rsidRPr="006518C9">
              <w:t xml:space="preserve">) </w:t>
            </w:r>
          </w:p>
          <w:p w14:paraId="7DCE9207" w14:textId="77777777" w:rsidR="00921A47" w:rsidRPr="006518C9" w:rsidRDefault="00921A47">
            <w:pPr>
              <w:pStyle w:val="HTMLPreformatted"/>
            </w:pPr>
            <w:r w:rsidRPr="006518C9">
              <w:t xml:space="preserve">  e.g.: </w:t>
            </w:r>
            <w:hyperlink r:id="rId244" w:tgtFrame="new" w:history="1">
              <w:r w:rsidRPr="006518C9">
                <w:rPr>
                  <w:rStyle w:val="Hyperlink"/>
                </w:rPr>
                <w:t>MS:1001454</w:t>
              </w:r>
            </w:hyperlink>
            <w:r w:rsidRPr="006518C9">
              <w:t xml:space="preserve"> (</w:t>
            </w:r>
            <w:r w:rsidRPr="006518C9">
              <w:rPr>
                <w:rStyle w:val="popup"/>
              </w:rPr>
              <w:t>quality estimation with implicite decoy sequences</w:t>
            </w:r>
            <w:r w:rsidRPr="006518C9">
              <w:t xml:space="preserve">) </w:t>
            </w:r>
          </w:p>
          <w:p w14:paraId="78C5170B" w14:textId="77777777" w:rsidR="00921A47" w:rsidRPr="006518C9" w:rsidRDefault="00921A47">
            <w:pPr>
              <w:pStyle w:val="HTMLPreformatted"/>
            </w:pPr>
            <w:r w:rsidRPr="006518C9">
              <w:t xml:space="preserve">  e.g.: </w:t>
            </w:r>
            <w:hyperlink r:id="rId245" w:tgtFrame="new" w:history="1">
              <w:r w:rsidRPr="006518C9">
                <w:rPr>
                  <w:rStyle w:val="Hyperlink"/>
                </w:rPr>
                <w:t>MS:1001491</w:t>
              </w:r>
            </w:hyperlink>
            <w:r w:rsidRPr="006518C9">
              <w:t xml:space="preserve"> (</w:t>
            </w:r>
            <w:r w:rsidRPr="006518C9">
              <w:rPr>
                <w:rStyle w:val="popup"/>
              </w:rPr>
              <w:t>percolator:Q value</w:t>
            </w:r>
            <w:r w:rsidRPr="006518C9">
              <w:t xml:space="preserve">) </w:t>
            </w:r>
          </w:p>
          <w:p w14:paraId="3C11EE9E" w14:textId="77777777" w:rsidR="00921A47" w:rsidRPr="006518C9" w:rsidRDefault="00921A47">
            <w:pPr>
              <w:pStyle w:val="HTMLPreformatted"/>
            </w:pPr>
            <w:r w:rsidRPr="006518C9">
              <w:t xml:space="preserve">  e.g.: </w:t>
            </w:r>
            <w:hyperlink r:id="rId246" w:tgtFrame="new" w:history="1">
              <w:r w:rsidRPr="006518C9">
                <w:rPr>
                  <w:rStyle w:val="Hyperlink"/>
                </w:rPr>
                <w:t>MS:1001494</w:t>
              </w:r>
            </w:hyperlink>
            <w:r w:rsidRPr="006518C9">
              <w:t xml:space="preserve"> (</w:t>
            </w:r>
            <w:r w:rsidRPr="006518C9">
              <w:rPr>
                <w:rStyle w:val="popup"/>
              </w:rPr>
              <w:t>no threshold</w:t>
            </w:r>
            <w:r w:rsidRPr="006518C9">
              <w:t xml:space="preserve">) </w:t>
            </w:r>
          </w:p>
          <w:p w14:paraId="16FBF35A" w14:textId="77777777" w:rsidR="00921A47" w:rsidRPr="006518C9" w:rsidRDefault="00921A47">
            <w:pPr>
              <w:pStyle w:val="HTMLPreformatted"/>
            </w:pPr>
            <w:r w:rsidRPr="006518C9">
              <w:lastRenderedPageBreak/>
              <w:t xml:space="preserve">  e.g.: </w:t>
            </w:r>
            <w:hyperlink r:id="rId247" w:tgtFrame="new" w:history="1">
              <w:r w:rsidRPr="006518C9">
                <w:rPr>
                  <w:rStyle w:val="Hyperlink"/>
                </w:rPr>
                <w:t>MS:1001574</w:t>
              </w:r>
            </w:hyperlink>
            <w:r w:rsidRPr="006518C9">
              <w:t xml:space="preserve"> (</w:t>
            </w:r>
            <w:r w:rsidRPr="006518C9">
              <w:rPr>
                <w:rStyle w:val="popup"/>
              </w:rPr>
              <w:t>report only spectra assigned to identified proteins</w:t>
            </w:r>
            <w:r w:rsidRPr="006518C9">
              <w:t xml:space="preserve">) </w:t>
            </w:r>
          </w:p>
          <w:p w14:paraId="5AB36FE7" w14:textId="77777777" w:rsidR="00921A47" w:rsidRPr="006518C9" w:rsidRDefault="00921A47">
            <w:pPr>
              <w:pStyle w:val="HTMLPreformatted"/>
            </w:pPr>
            <w:r w:rsidRPr="006518C9">
              <w:t xml:space="preserve">  e.g.: </w:t>
            </w:r>
            <w:hyperlink r:id="rId248" w:tgtFrame="new" w:history="1">
              <w:r w:rsidRPr="006518C9">
                <w:rPr>
                  <w:rStyle w:val="Hyperlink"/>
                </w:rPr>
                <w:t>MS:1002055</w:t>
              </w:r>
            </w:hyperlink>
            <w:r w:rsidRPr="006518C9">
              <w:t xml:space="preserve"> (</w:t>
            </w:r>
            <w:r w:rsidRPr="006518C9">
              <w:rPr>
                <w:rStyle w:val="popup"/>
              </w:rPr>
              <w:t>MS-GF:PepQValue</w:t>
            </w:r>
            <w:r w:rsidRPr="006518C9">
              <w:t xml:space="preserve">) </w:t>
            </w:r>
          </w:p>
          <w:p w14:paraId="30D8D134" w14:textId="77777777" w:rsidR="00921A47" w:rsidRPr="006518C9" w:rsidRDefault="00921A47">
            <w:pPr>
              <w:pStyle w:val="HTMLPreformatted"/>
            </w:pPr>
            <w:r w:rsidRPr="006518C9">
              <w:t xml:space="preserve">  </w:t>
            </w:r>
            <w:hyperlink r:id="rId249" w:tgtFrame="new" w:history="1">
              <w:r w:rsidRPr="006518C9">
                <w:rPr>
                  <w:rStyle w:val="Hyperlink"/>
                </w:rPr>
                <w:t>et al.</w:t>
              </w:r>
            </w:hyperlink>
          </w:p>
          <w:p w14:paraId="08DE7B08" w14:textId="77777777" w:rsidR="00921A47" w:rsidRPr="006518C9" w:rsidRDefault="00921A47">
            <w:pPr>
              <w:pStyle w:val="HTMLPreformatted"/>
            </w:pPr>
            <w:r w:rsidRPr="006518C9">
              <w:t xml:space="preserve">MAY supply a *child* term of </w:t>
            </w:r>
            <w:hyperlink r:id="rId250" w:tgtFrame="new" w:history="1">
              <w:r w:rsidRPr="006518C9">
                <w:rPr>
                  <w:rStyle w:val="Hyperlink"/>
                </w:rPr>
                <w:t>MS:1001101</w:t>
              </w:r>
            </w:hyperlink>
            <w:r w:rsidRPr="006518C9">
              <w:t xml:space="preserve"> (</w:t>
            </w:r>
            <w:r w:rsidRPr="006518C9">
              <w:rPr>
                <w:rStyle w:val="popup"/>
              </w:rPr>
              <w:t>protein group or subset relationship</w:t>
            </w:r>
            <w:r w:rsidRPr="006518C9">
              <w:t>) one or more times</w:t>
            </w:r>
          </w:p>
          <w:p w14:paraId="5A228BCA" w14:textId="77777777" w:rsidR="00921A47" w:rsidRPr="006518C9" w:rsidRDefault="00921A47">
            <w:pPr>
              <w:pStyle w:val="HTMLPreformatted"/>
            </w:pPr>
            <w:r w:rsidRPr="006518C9">
              <w:t xml:space="preserve">  e.g.: </w:t>
            </w:r>
            <w:hyperlink r:id="rId251" w:tgtFrame="new" w:history="1">
              <w:r w:rsidRPr="006518C9">
                <w:rPr>
                  <w:rStyle w:val="Hyperlink"/>
                </w:rPr>
                <w:t>MS:1001591</w:t>
              </w:r>
            </w:hyperlink>
            <w:r w:rsidRPr="006518C9">
              <w:t xml:space="preserve"> (</w:t>
            </w:r>
            <w:r w:rsidRPr="006518C9">
              <w:rPr>
                <w:rStyle w:val="popup"/>
              </w:rPr>
              <w:t>anchor protein</w:t>
            </w:r>
            <w:r w:rsidRPr="006518C9">
              <w:t xml:space="preserve">) </w:t>
            </w:r>
          </w:p>
          <w:p w14:paraId="7A59B2D3" w14:textId="77777777" w:rsidR="00921A47" w:rsidRPr="006518C9" w:rsidRDefault="00921A47">
            <w:pPr>
              <w:pStyle w:val="HTMLPreformatted"/>
            </w:pPr>
            <w:r w:rsidRPr="006518C9">
              <w:t xml:space="preserve">  e.g.: </w:t>
            </w:r>
            <w:hyperlink r:id="rId252" w:tgtFrame="new" w:history="1">
              <w:r w:rsidRPr="006518C9">
                <w:rPr>
                  <w:rStyle w:val="Hyperlink"/>
                </w:rPr>
                <w:t>MS:1001592</w:t>
              </w:r>
            </w:hyperlink>
            <w:r w:rsidRPr="006518C9">
              <w:t xml:space="preserve"> (</w:t>
            </w:r>
            <w:r w:rsidRPr="006518C9">
              <w:rPr>
                <w:rStyle w:val="popup"/>
              </w:rPr>
              <w:t>family member protein</w:t>
            </w:r>
            <w:r w:rsidRPr="006518C9">
              <w:t xml:space="preserve">) </w:t>
            </w:r>
          </w:p>
          <w:p w14:paraId="5E2E3ED0" w14:textId="77777777" w:rsidR="00921A47" w:rsidRPr="006518C9" w:rsidRDefault="00921A47">
            <w:pPr>
              <w:pStyle w:val="HTMLPreformatted"/>
            </w:pPr>
            <w:r w:rsidRPr="006518C9">
              <w:t xml:space="preserve">  e.g.: </w:t>
            </w:r>
            <w:hyperlink r:id="rId253" w:tgtFrame="new" w:history="1">
              <w:r w:rsidRPr="006518C9">
                <w:rPr>
                  <w:rStyle w:val="Hyperlink"/>
                </w:rPr>
                <w:t>MS:1001593</w:t>
              </w:r>
            </w:hyperlink>
            <w:r w:rsidRPr="006518C9">
              <w:t xml:space="preserve"> (</w:t>
            </w:r>
            <w:r w:rsidRPr="006518C9">
              <w:rPr>
                <w:rStyle w:val="popup"/>
              </w:rPr>
              <w:t>group member with undefined relationship OR ortholog protein</w:t>
            </w:r>
            <w:r w:rsidRPr="006518C9">
              <w:t xml:space="preserve">) </w:t>
            </w:r>
          </w:p>
          <w:p w14:paraId="2F2C9CA3" w14:textId="77777777" w:rsidR="00921A47" w:rsidRPr="006518C9" w:rsidRDefault="00921A47">
            <w:pPr>
              <w:pStyle w:val="HTMLPreformatted"/>
            </w:pPr>
            <w:r w:rsidRPr="006518C9">
              <w:t xml:space="preserve">  e.g.: </w:t>
            </w:r>
            <w:hyperlink r:id="rId254" w:tgtFrame="new" w:history="1">
              <w:r w:rsidRPr="006518C9">
                <w:rPr>
                  <w:rStyle w:val="Hyperlink"/>
                </w:rPr>
                <w:t>MS:1001594</w:t>
              </w:r>
            </w:hyperlink>
            <w:r w:rsidRPr="006518C9">
              <w:t xml:space="preserve"> (</w:t>
            </w:r>
            <w:r w:rsidRPr="006518C9">
              <w:rPr>
                <w:rStyle w:val="popup"/>
              </w:rPr>
              <w:t>sequence same-set protein</w:t>
            </w:r>
            <w:r w:rsidRPr="006518C9">
              <w:t xml:space="preserve">) </w:t>
            </w:r>
          </w:p>
          <w:p w14:paraId="5D81E258" w14:textId="77777777" w:rsidR="00921A47" w:rsidRPr="006518C9" w:rsidRDefault="00921A47">
            <w:pPr>
              <w:pStyle w:val="HTMLPreformatted"/>
            </w:pPr>
            <w:r w:rsidRPr="006518C9">
              <w:t xml:space="preserve">  e.g.: </w:t>
            </w:r>
            <w:hyperlink r:id="rId255" w:tgtFrame="new" w:history="1">
              <w:r w:rsidRPr="006518C9">
                <w:rPr>
                  <w:rStyle w:val="Hyperlink"/>
                </w:rPr>
                <w:t>MS:1001595</w:t>
              </w:r>
            </w:hyperlink>
            <w:r w:rsidRPr="006518C9">
              <w:t xml:space="preserve"> (</w:t>
            </w:r>
            <w:r w:rsidRPr="006518C9">
              <w:rPr>
                <w:rStyle w:val="popup"/>
              </w:rPr>
              <w:t>spectrum same-set protein</w:t>
            </w:r>
            <w:r w:rsidRPr="006518C9">
              <w:t xml:space="preserve">) </w:t>
            </w:r>
          </w:p>
          <w:p w14:paraId="5AD52E99" w14:textId="77777777" w:rsidR="00921A47" w:rsidRPr="006518C9" w:rsidRDefault="00921A47">
            <w:pPr>
              <w:pStyle w:val="HTMLPreformatted"/>
            </w:pPr>
            <w:r w:rsidRPr="006518C9">
              <w:t xml:space="preserve">  e.g.: </w:t>
            </w:r>
            <w:hyperlink r:id="rId256" w:tgtFrame="new" w:history="1">
              <w:r w:rsidRPr="006518C9">
                <w:rPr>
                  <w:rStyle w:val="Hyperlink"/>
                </w:rPr>
                <w:t>MS:1001596</w:t>
              </w:r>
            </w:hyperlink>
            <w:r w:rsidRPr="006518C9">
              <w:t xml:space="preserve"> (</w:t>
            </w:r>
            <w:r w:rsidRPr="006518C9">
              <w:rPr>
                <w:rStyle w:val="popup"/>
              </w:rPr>
              <w:t>sequence sub-set protein</w:t>
            </w:r>
            <w:r w:rsidRPr="006518C9">
              <w:t xml:space="preserve">) </w:t>
            </w:r>
          </w:p>
          <w:p w14:paraId="3F697B40" w14:textId="77777777" w:rsidR="00921A47" w:rsidRPr="006518C9" w:rsidRDefault="00921A47">
            <w:pPr>
              <w:pStyle w:val="HTMLPreformatted"/>
            </w:pPr>
            <w:r w:rsidRPr="006518C9">
              <w:t xml:space="preserve">  e.g.: </w:t>
            </w:r>
            <w:hyperlink r:id="rId257" w:tgtFrame="new" w:history="1">
              <w:r w:rsidRPr="006518C9">
                <w:rPr>
                  <w:rStyle w:val="Hyperlink"/>
                </w:rPr>
                <w:t>MS:1001597</w:t>
              </w:r>
            </w:hyperlink>
            <w:r w:rsidRPr="006518C9">
              <w:t xml:space="preserve"> (</w:t>
            </w:r>
            <w:r w:rsidRPr="006518C9">
              <w:rPr>
                <w:rStyle w:val="popup"/>
              </w:rPr>
              <w:t>spectrum sub-set protein</w:t>
            </w:r>
            <w:r w:rsidRPr="006518C9">
              <w:t xml:space="preserve">) </w:t>
            </w:r>
          </w:p>
          <w:p w14:paraId="4CAA0DA8" w14:textId="77777777" w:rsidR="00921A47" w:rsidRPr="006518C9" w:rsidRDefault="00921A47">
            <w:pPr>
              <w:pStyle w:val="HTMLPreformatted"/>
            </w:pPr>
            <w:r w:rsidRPr="006518C9">
              <w:t xml:space="preserve">  e.g.: </w:t>
            </w:r>
            <w:hyperlink r:id="rId258" w:tgtFrame="new" w:history="1">
              <w:r w:rsidRPr="006518C9">
                <w:rPr>
                  <w:rStyle w:val="Hyperlink"/>
                </w:rPr>
                <w:t>MS:1001598</w:t>
              </w:r>
            </w:hyperlink>
            <w:r w:rsidRPr="006518C9">
              <w:t xml:space="preserve"> (</w:t>
            </w:r>
            <w:r w:rsidRPr="006518C9">
              <w:rPr>
                <w:rStyle w:val="popup"/>
              </w:rPr>
              <w:t>sequence subsumable protein</w:t>
            </w:r>
            <w:r w:rsidRPr="006518C9">
              <w:t xml:space="preserve">) </w:t>
            </w:r>
          </w:p>
          <w:p w14:paraId="32DAC3D8" w14:textId="77777777" w:rsidR="00921A47" w:rsidRPr="006518C9" w:rsidRDefault="00921A47">
            <w:pPr>
              <w:pStyle w:val="HTMLPreformatted"/>
            </w:pPr>
            <w:r w:rsidRPr="006518C9">
              <w:t xml:space="preserve">  e.g.: </w:t>
            </w:r>
            <w:hyperlink r:id="rId259" w:tgtFrame="new" w:history="1">
              <w:r w:rsidRPr="006518C9">
                <w:rPr>
                  <w:rStyle w:val="Hyperlink"/>
                </w:rPr>
                <w:t>MS:1001599</w:t>
              </w:r>
            </w:hyperlink>
            <w:r w:rsidRPr="006518C9">
              <w:t xml:space="preserve"> (</w:t>
            </w:r>
            <w:r w:rsidRPr="006518C9">
              <w:rPr>
                <w:rStyle w:val="popup"/>
              </w:rPr>
              <w:t>spectrum subsumable protein</w:t>
            </w:r>
            <w:r w:rsidRPr="006518C9">
              <w:t xml:space="preserve">) </w:t>
            </w:r>
          </w:p>
          <w:p w14:paraId="0D97F8D5" w14:textId="77777777" w:rsidR="00921A47" w:rsidRPr="006518C9" w:rsidRDefault="00921A47">
            <w:pPr>
              <w:pStyle w:val="HTMLPreformatted"/>
            </w:pPr>
            <w:r w:rsidRPr="006518C9">
              <w:t xml:space="preserve">  e.g.: </w:t>
            </w:r>
            <w:hyperlink r:id="rId260" w:tgtFrame="new" w:history="1">
              <w:r w:rsidRPr="006518C9">
                <w:rPr>
                  <w:rStyle w:val="Hyperlink"/>
                </w:rPr>
                <w:t>MS:1002213</w:t>
              </w:r>
            </w:hyperlink>
            <w:r w:rsidRPr="006518C9">
              <w:t xml:space="preserve"> (</w:t>
            </w:r>
            <w:r w:rsidRPr="006518C9">
              <w:rPr>
                <w:rStyle w:val="popup"/>
              </w:rPr>
              <w:t>PAnalyzer:conclusive protein</w:t>
            </w:r>
            <w:r w:rsidRPr="006518C9">
              <w:t xml:space="preserve">) </w:t>
            </w:r>
          </w:p>
          <w:p w14:paraId="1A31C22C" w14:textId="77777777" w:rsidR="00921A47" w:rsidRPr="006518C9" w:rsidRDefault="00921A47">
            <w:pPr>
              <w:pStyle w:val="HTMLPreformatted"/>
            </w:pPr>
            <w:r w:rsidRPr="006518C9">
              <w:t xml:space="preserve">  </w:t>
            </w:r>
            <w:hyperlink r:id="rId261" w:tgtFrame="new" w:history="1">
              <w:r w:rsidRPr="006518C9">
                <w:rPr>
                  <w:rStyle w:val="Hyperlink"/>
                </w:rPr>
                <w:t>et al.</w:t>
              </w:r>
            </w:hyperlink>
          </w:p>
          <w:p w14:paraId="01F2CDB5" w14:textId="77777777" w:rsidR="00921A47" w:rsidRPr="006518C9" w:rsidRDefault="00921A47">
            <w:pPr>
              <w:pStyle w:val="HTMLPreformatted"/>
            </w:pPr>
            <w:r w:rsidRPr="006518C9">
              <w:t xml:space="preserve">MUST supply term </w:t>
            </w:r>
            <w:hyperlink r:id="rId262" w:tgtFrame="new" w:history="1">
              <w:r w:rsidRPr="006518C9">
                <w:rPr>
                  <w:rStyle w:val="Hyperlink"/>
                </w:rPr>
                <w:t>MS:1002401</w:t>
              </w:r>
            </w:hyperlink>
            <w:r w:rsidRPr="006518C9">
              <w:t xml:space="preserve"> (</w:t>
            </w:r>
            <w:r w:rsidRPr="006518C9">
              <w:rPr>
                <w:rStyle w:val="popup"/>
              </w:rPr>
              <w:t>leading protein</w:t>
            </w:r>
            <w:r w:rsidRPr="006518C9">
              <w:t>) only once</w:t>
            </w:r>
          </w:p>
        </w:tc>
      </w:tr>
    </w:tbl>
    <w:p w14:paraId="1C853480" w14:textId="77777777" w:rsidR="00921A47" w:rsidRPr="006518C9" w:rsidRDefault="00E81A39" w:rsidP="00921A47">
      <w:pPr>
        <w:rPr>
          <w:b/>
          <w:lang w:val="en-US"/>
        </w:rPr>
      </w:pPr>
      <w:r w:rsidRPr="006518C9">
        <w:rPr>
          <w:b/>
          <w:lang w:val="en-US"/>
        </w:rPr>
        <w:lastRenderedPageBreak/>
        <w:t>Example for protein grouping:</w:t>
      </w:r>
    </w:p>
    <w:p w14:paraId="3D3BD436"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accession="MS:1002394" name="PIA:protein score" value="107.73038501509386"&gt;&lt;/cvParam&gt;</w:t>
      </w:r>
    </w:p>
    <w:p w14:paraId="3B4900EC"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accession="MS:1002401" name="leading protein"&gt;&lt;/cvParam&gt;</w:t>
      </w:r>
    </w:p>
    <w:p w14:paraId="7AB52763"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accession="MS:1001594" name="sequence same-set protein" value="PDH_Q3TWF2_PAG_2106 PDH_Q3U7T8_PAG_2106 PDH_Q3U9G2_PAG_2106"&gt;&lt;/cvParam&gt;</w:t>
      </w:r>
    </w:p>
    <w:p w14:paraId="12B4F003" w14:textId="77777777" w:rsidR="00E81A39" w:rsidRPr="006518C9" w:rsidRDefault="00E81A39" w:rsidP="00E81A39">
      <w:pPr>
        <w:ind w:firstLine="720"/>
        <w:rPr>
          <w:rFonts w:ascii="Courier New" w:hAnsi="Courier New" w:cs="Courier New"/>
          <w:sz w:val="14"/>
          <w:szCs w:val="14"/>
          <w:lang w:val="en-US"/>
        </w:rPr>
      </w:pPr>
      <w:r w:rsidRPr="006518C9">
        <w:rPr>
          <w:rFonts w:ascii="Courier New" w:hAnsi="Courier New" w:cs="Courier New"/>
          <w:sz w:val="14"/>
          <w:szCs w:val="14"/>
          <w:lang w:val="en-US"/>
        </w:rPr>
        <w:t>&lt;/ProteinDetectionHypothesis&gt;</w:t>
      </w:r>
    </w:p>
    <w:p w14:paraId="42685E0F" w14:textId="77777777" w:rsidR="00E81A39" w:rsidRPr="006518C9" w:rsidRDefault="00E81A39" w:rsidP="00E81A39">
      <w:pPr>
        <w:rPr>
          <w:lang w:val="en-US"/>
        </w:rPr>
      </w:pPr>
    </w:p>
    <w:p w14:paraId="38ED3D6A" w14:textId="77777777" w:rsidR="00921A47" w:rsidRPr="006518C9" w:rsidRDefault="00921A47" w:rsidP="00921A47">
      <w:pPr>
        <w:pStyle w:val="Heading2"/>
      </w:pPr>
      <w:bookmarkStart w:id="250" w:name="_Toc457214112"/>
      <w:r w:rsidRPr="006518C9">
        <w:t>Element &lt;</w:t>
      </w:r>
      <w:bookmarkStart w:id="251" w:name="ProteinDetectionList"/>
      <w:r w:rsidRPr="006518C9">
        <w:t>ProteinDetectionList</w:t>
      </w:r>
      <w:bookmarkEnd w:id="251"/>
      <w:r w:rsidRPr="006518C9">
        <w:t>&gt;</w:t>
      </w:r>
      <w:bookmarkEnd w:id="2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8405"/>
      </w:tblGrid>
      <w:tr w:rsidR="00921A47" w:rsidRPr="006518C9" w14:paraId="1BCB72FB" w14:textId="77777777" w:rsidTr="00921A47">
        <w:trPr>
          <w:tblCellSpacing w:w="15" w:type="dxa"/>
        </w:trPr>
        <w:tc>
          <w:tcPr>
            <w:tcW w:w="0" w:type="auto"/>
            <w:vAlign w:val="center"/>
            <w:hideMark/>
          </w:tcPr>
          <w:p w14:paraId="0059EEC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2A88B6" w14:textId="77777777" w:rsidR="00921A47" w:rsidRPr="006518C9" w:rsidRDefault="00921A47">
            <w:pPr>
              <w:rPr>
                <w:sz w:val="24"/>
                <w:szCs w:val="24"/>
                <w:lang w:val="en-US"/>
              </w:rPr>
            </w:pPr>
            <w:r w:rsidRPr="006518C9">
              <w:rPr>
                <w:lang w:val="en-US"/>
              </w:rPr>
              <w:t xml:space="preserve">The protein list resulting from a protein detection process. </w:t>
            </w:r>
          </w:p>
        </w:tc>
      </w:tr>
      <w:tr w:rsidR="00921A47" w:rsidRPr="006518C9" w14:paraId="6C141B1C" w14:textId="77777777" w:rsidTr="00921A47">
        <w:trPr>
          <w:tblCellSpacing w:w="15" w:type="dxa"/>
        </w:trPr>
        <w:tc>
          <w:tcPr>
            <w:tcW w:w="0" w:type="auto"/>
            <w:vAlign w:val="center"/>
            <w:hideMark/>
          </w:tcPr>
          <w:p w14:paraId="6706C64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9F08B13" w14:textId="77777777" w:rsidR="00921A47" w:rsidRPr="006518C9" w:rsidRDefault="00921A47">
            <w:pPr>
              <w:rPr>
                <w:sz w:val="24"/>
                <w:szCs w:val="24"/>
                <w:lang w:val="en-US"/>
              </w:rPr>
            </w:pPr>
            <w:r w:rsidRPr="006518C9">
              <w:rPr>
                <w:lang w:val="en-US"/>
              </w:rPr>
              <w:t xml:space="preserve">ProteinDetectionListType </w:t>
            </w:r>
          </w:p>
        </w:tc>
      </w:tr>
      <w:tr w:rsidR="00921A47" w:rsidRPr="006518C9" w14:paraId="36517A48" w14:textId="77777777" w:rsidTr="00921A47">
        <w:trPr>
          <w:tblCellSpacing w:w="15" w:type="dxa"/>
        </w:trPr>
        <w:tc>
          <w:tcPr>
            <w:tcW w:w="0" w:type="auto"/>
            <w:vAlign w:val="center"/>
            <w:hideMark/>
          </w:tcPr>
          <w:p w14:paraId="5A60FEC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2"/>
            </w:tblGrid>
            <w:tr w:rsidR="00921A47" w:rsidRPr="006518C9" w14:paraId="2F7195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19F61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2071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64B6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69C2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5DE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73E53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D45F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236E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600BE9"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B2280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212F7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5D3B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8399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670C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5B9DC9E" w14:textId="77777777" w:rsidR="00921A47" w:rsidRPr="006518C9" w:rsidRDefault="00921A47">
            <w:pPr>
              <w:rPr>
                <w:sz w:val="24"/>
                <w:szCs w:val="24"/>
                <w:lang w:val="en-US"/>
              </w:rPr>
            </w:pPr>
          </w:p>
        </w:tc>
      </w:tr>
      <w:tr w:rsidR="00921A47" w:rsidRPr="006518C9" w14:paraId="0FB5BCD9" w14:textId="77777777" w:rsidTr="00921A47">
        <w:trPr>
          <w:tblCellSpacing w:w="15" w:type="dxa"/>
        </w:trPr>
        <w:tc>
          <w:tcPr>
            <w:tcW w:w="0" w:type="auto"/>
            <w:vAlign w:val="center"/>
            <w:hideMark/>
          </w:tcPr>
          <w:p w14:paraId="6ECCF0A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826"/>
            </w:tblGrid>
            <w:tr w:rsidR="00921A47" w:rsidRPr="006518C9" w14:paraId="5704B80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39F27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896E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2E30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D6B9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6C00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13AA6B" w14:textId="77777777" w:rsidR="00921A47" w:rsidRPr="006518C9" w:rsidRDefault="00A6726E">
                  <w:pPr>
                    <w:rPr>
                      <w:sz w:val="24"/>
                      <w:szCs w:val="24"/>
                      <w:lang w:val="en-US"/>
                    </w:rPr>
                  </w:pPr>
                  <w:hyperlink w:anchor="ProteinAmbiguityGroup" w:history="1">
                    <w:r w:rsidR="00921A47" w:rsidRPr="006518C9">
                      <w:rPr>
                        <w:rStyle w:val="Hyperlink"/>
                        <w:lang w:val="en-US"/>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7DC39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4F69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488AC"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74F52C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5A5767"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D7EE8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657EE"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829B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958664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BF7821"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708C4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2C7E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CAF27" w14:textId="77777777" w:rsidR="00921A47" w:rsidRPr="006518C9" w:rsidRDefault="00921A47">
                  <w:pPr>
                    <w:rPr>
                      <w:sz w:val="24"/>
                      <w:szCs w:val="24"/>
                      <w:lang w:val="en-US"/>
                    </w:rPr>
                  </w:pPr>
                  <w:r w:rsidRPr="006518C9">
                    <w:rPr>
                      <w:lang w:val="en-US"/>
                    </w:rPr>
                    <w:t>A single user-defined parameter.</w:t>
                  </w:r>
                </w:p>
              </w:tc>
            </w:tr>
          </w:tbl>
          <w:p w14:paraId="4F58760D" w14:textId="77777777" w:rsidR="00921A47" w:rsidRPr="006518C9" w:rsidRDefault="00921A47">
            <w:pPr>
              <w:rPr>
                <w:sz w:val="24"/>
                <w:szCs w:val="24"/>
                <w:lang w:val="en-US"/>
              </w:rPr>
            </w:pPr>
          </w:p>
        </w:tc>
      </w:tr>
      <w:tr w:rsidR="00921A47" w:rsidRPr="006518C9" w14:paraId="786FD1CB" w14:textId="77777777" w:rsidTr="00921A47">
        <w:trPr>
          <w:tblCellSpacing w:w="15" w:type="dxa"/>
        </w:trPr>
        <w:tc>
          <w:tcPr>
            <w:tcW w:w="0" w:type="auto"/>
            <w:vAlign w:val="center"/>
            <w:hideMark/>
          </w:tcPr>
          <w:p w14:paraId="4A1A886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6F0B541" w14:textId="77777777" w:rsidR="00921A47" w:rsidRPr="006518C9" w:rsidRDefault="00921A47">
            <w:pPr>
              <w:pStyle w:val="HTMLPreformatted"/>
            </w:pPr>
            <w:r w:rsidRPr="006518C9">
              <w:t>&lt;ProteinDetectionList id="PDL_1" xmlns="http://psidev.info/psi/pi/mzIdentML/1.2"&gt;</w:t>
            </w:r>
          </w:p>
          <w:p w14:paraId="0B6681E4" w14:textId="77777777" w:rsidR="00921A47" w:rsidRPr="006518C9" w:rsidRDefault="00921A47">
            <w:pPr>
              <w:pStyle w:val="HTMLPreformatted"/>
            </w:pPr>
            <w:r w:rsidRPr="006518C9">
              <w:t xml:space="preserve">    &lt;ProteinAmbiguityGroup id="PAG_0"&gt;</w:t>
            </w:r>
          </w:p>
          <w:p w14:paraId="7691C44B" w14:textId="77777777" w:rsidR="00921A47" w:rsidRPr="006518C9" w:rsidRDefault="00921A47">
            <w:pPr>
              <w:pStyle w:val="HTMLPreformatted"/>
            </w:pPr>
            <w:r w:rsidRPr="006518C9">
              <w:t xml:space="preserve">        &lt;ProteinDetectionHypothesis passThreshold="true" dBSequence_ref="dbseq_sp|P16627|HS71L_MOUSE Heat shock 70 kDa protein 1-like OS=Mus musculus GN=Hspa1l..." id="PDH_15"&gt;</w:t>
            </w:r>
          </w:p>
          <w:p w14:paraId="5124617D" w14:textId="77777777" w:rsidR="00921A47" w:rsidRPr="006518C9" w:rsidRDefault="00921A47">
            <w:pPr>
              <w:pStyle w:val="HTMLPreformatted"/>
            </w:pPr>
            <w:r w:rsidRPr="006518C9">
              <w:t xml:space="preserve">            &lt;PeptideHypothesis peptideEvidence_ref="PE16_2_69"&gt;</w:t>
            </w:r>
          </w:p>
          <w:p w14:paraId="7BBCD624" w14:textId="77777777" w:rsidR="00921A47" w:rsidRPr="006518C9" w:rsidRDefault="00921A47">
            <w:pPr>
              <w:pStyle w:val="HTMLPreformatted"/>
            </w:pPr>
            <w:r w:rsidRPr="006518C9">
              <w:t xml:space="preserve">                &lt;SpectrumIdentificationItemRef spectrumIdentificationItem_ref="SII_16_1"/&gt;</w:t>
            </w:r>
          </w:p>
          <w:p w14:paraId="16702C33" w14:textId="77777777" w:rsidR="00921A47" w:rsidRPr="006518C9" w:rsidRDefault="00921A47">
            <w:pPr>
              <w:pStyle w:val="HTMLPreformatted"/>
            </w:pPr>
            <w:r w:rsidRPr="006518C9">
              <w:t xml:space="preserve">            &lt;/PeptideHypothesis&gt;</w:t>
            </w:r>
          </w:p>
          <w:p w14:paraId="685C6396" w14:textId="77777777" w:rsidR="00921A47" w:rsidRPr="006518C9" w:rsidRDefault="00921A47">
            <w:pPr>
              <w:pStyle w:val="HTMLPreformatted"/>
            </w:pPr>
            <w:r w:rsidRPr="006518C9">
              <w:t xml:space="preserve">            &lt;PeptideHypothesis peptideEvidence_ref="PE17_2_107"&gt;</w:t>
            </w:r>
          </w:p>
          <w:p w14:paraId="3B656123" w14:textId="77777777" w:rsidR="00921A47" w:rsidRPr="006518C9" w:rsidRDefault="00921A47">
            <w:pPr>
              <w:pStyle w:val="HTMLPreformatted"/>
            </w:pPr>
            <w:r w:rsidRPr="006518C9">
              <w:t xml:space="preserve">  ...</w:t>
            </w:r>
          </w:p>
          <w:p w14:paraId="3B4C47EB" w14:textId="77777777" w:rsidR="00921A47" w:rsidRPr="006518C9" w:rsidRDefault="00921A47">
            <w:pPr>
              <w:pStyle w:val="HTMLPreformatted"/>
            </w:pPr>
            <w:r w:rsidRPr="006518C9">
              <w:t>&lt;/ProteinDetectionList&gt;</w:t>
            </w:r>
          </w:p>
        </w:tc>
      </w:tr>
      <w:tr w:rsidR="00921A47" w:rsidRPr="006518C9" w14:paraId="291A355A" w14:textId="77777777" w:rsidTr="00921A47">
        <w:trPr>
          <w:tblCellSpacing w:w="15" w:type="dxa"/>
        </w:trPr>
        <w:tc>
          <w:tcPr>
            <w:tcW w:w="0" w:type="auto"/>
            <w:vAlign w:val="center"/>
            <w:hideMark/>
          </w:tcPr>
          <w:p w14:paraId="74D0474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54AD28B" w14:textId="77777777" w:rsidR="00921A47" w:rsidRPr="006518C9" w:rsidRDefault="00921A47">
            <w:pPr>
              <w:pStyle w:val="HTMLPreformatted"/>
            </w:pPr>
            <w:r w:rsidRPr="006518C9">
              <w:t>Path /MzIdentML/DataCollection/AnalysisData/ProteinDetectionList</w:t>
            </w:r>
          </w:p>
          <w:p w14:paraId="527C0C6A" w14:textId="77777777" w:rsidR="00921A47" w:rsidRPr="006518C9" w:rsidRDefault="00921A47">
            <w:pPr>
              <w:pStyle w:val="HTMLPreformatted"/>
            </w:pPr>
            <w:r w:rsidRPr="006518C9">
              <w:t xml:space="preserve">MAY supply a *child* term of </w:t>
            </w:r>
            <w:hyperlink r:id="rId263" w:tgtFrame="new" w:history="1">
              <w:r w:rsidRPr="006518C9">
                <w:rPr>
                  <w:rStyle w:val="Hyperlink"/>
                </w:rPr>
                <w:t>MS:1001184</w:t>
              </w:r>
            </w:hyperlink>
            <w:r w:rsidRPr="006518C9">
              <w:t xml:space="preserve"> (</w:t>
            </w:r>
            <w:r w:rsidRPr="006518C9">
              <w:rPr>
                <w:rStyle w:val="popup"/>
              </w:rPr>
              <w:t>search statistics</w:t>
            </w:r>
            <w:r w:rsidRPr="006518C9">
              <w:t>) one or more times</w:t>
            </w:r>
          </w:p>
          <w:p w14:paraId="7BF52A54" w14:textId="77777777" w:rsidR="00921A47" w:rsidRPr="006518C9" w:rsidRDefault="00921A47">
            <w:pPr>
              <w:pStyle w:val="HTMLPreformatted"/>
            </w:pPr>
            <w:r w:rsidRPr="006518C9">
              <w:t xml:space="preserve">  e.g.: </w:t>
            </w:r>
            <w:hyperlink r:id="rId264"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0765C0F8" w14:textId="77777777" w:rsidR="00921A47" w:rsidRPr="006518C9" w:rsidRDefault="00921A47">
            <w:pPr>
              <w:pStyle w:val="HTMLPreformatted"/>
            </w:pPr>
            <w:r w:rsidRPr="006518C9">
              <w:t xml:space="preserve">  e.g.: </w:t>
            </w:r>
            <w:hyperlink r:id="rId265"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65A8A5A9" w14:textId="77777777" w:rsidR="00921A47" w:rsidRPr="006518C9" w:rsidRDefault="00921A47">
            <w:pPr>
              <w:pStyle w:val="HTMLPreformatted"/>
            </w:pPr>
            <w:r w:rsidRPr="006518C9">
              <w:t xml:space="preserve">  e.g.: </w:t>
            </w:r>
            <w:hyperlink r:id="rId266" w:tgtFrame="new" w:history="1">
              <w:r w:rsidRPr="006518C9">
                <w:rPr>
                  <w:rStyle w:val="Hyperlink"/>
                </w:rPr>
                <w:t>MS:1001177</w:t>
              </w:r>
            </w:hyperlink>
            <w:r w:rsidRPr="006518C9">
              <w:t xml:space="preserve"> (</w:t>
            </w:r>
            <w:r w:rsidRPr="006518C9">
              <w:rPr>
                <w:rStyle w:val="popup"/>
              </w:rPr>
              <w:t>number of molecular hypothesis considered</w:t>
            </w:r>
            <w:r w:rsidRPr="006518C9">
              <w:t xml:space="preserve">) </w:t>
            </w:r>
          </w:p>
          <w:p w14:paraId="11E82DBF" w14:textId="77777777" w:rsidR="00921A47" w:rsidRPr="006518C9" w:rsidRDefault="00921A47">
            <w:pPr>
              <w:pStyle w:val="HTMLPreformatted"/>
            </w:pPr>
            <w:r w:rsidRPr="006518C9">
              <w:t xml:space="preserve">  e.g.: </w:t>
            </w:r>
            <w:hyperlink r:id="rId267" w:tgtFrame="new" w:history="1">
              <w:r w:rsidRPr="006518C9">
                <w:rPr>
                  <w:rStyle w:val="Hyperlink"/>
                </w:rPr>
                <w:t>MS:1002404</w:t>
              </w:r>
            </w:hyperlink>
            <w:r w:rsidRPr="006518C9">
              <w:t xml:space="preserve"> (</w:t>
            </w:r>
            <w:r w:rsidRPr="006518C9">
              <w:rPr>
                <w:rStyle w:val="popup"/>
              </w:rPr>
              <w:t>count of identified proteins</w:t>
            </w:r>
            <w:r w:rsidRPr="006518C9">
              <w:t xml:space="preserve">) </w:t>
            </w:r>
          </w:p>
          <w:p w14:paraId="132FBAB4" w14:textId="77777777" w:rsidR="00921A47" w:rsidRPr="006518C9" w:rsidRDefault="00921A47">
            <w:pPr>
              <w:pStyle w:val="HTMLPreformatted"/>
            </w:pPr>
            <w:r w:rsidRPr="006518C9">
              <w:t xml:space="preserve">MUST supply term </w:t>
            </w:r>
            <w:hyperlink r:id="rId268" w:tgtFrame="new" w:history="1">
              <w:r w:rsidRPr="006518C9">
                <w:rPr>
                  <w:rStyle w:val="Hyperlink"/>
                </w:rPr>
                <w:t>MS:1002404</w:t>
              </w:r>
            </w:hyperlink>
            <w:r w:rsidRPr="006518C9">
              <w:t xml:space="preserve"> (</w:t>
            </w:r>
            <w:r w:rsidRPr="006518C9">
              <w:rPr>
                <w:rStyle w:val="popup"/>
              </w:rPr>
              <w:t>count of identified proteins</w:t>
            </w:r>
            <w:r w:rsidRPr="006518C9">
              <w:t>) only once</w:t>
            </w:r>
          </w:p>
        </w:tc>
      </w:tr>
    </w:tbl>
    <w:p w14:paraId="6D7D8CBE" w14:textId="77777777" w:rsidR="00921A47" w:rsidRPr="006518C9" w:rsidRDefault="00921A47" w:rsidP="00921A47">
      <w:pPr>
        <w:rPr>
          <w:lang w:val="en-US"/>
        </w:rPr>
      </w:pPr>
    </w:p>
    <w:p w14:paraId="048D4711" w14:textId="77777777" w:rsidR="00921A47" w:rsidRPr="006518C9" w:rsidRDefault="00921A47" w:rsidP="00921A47">
      <w:pPr>
        <w:pStyle w:val="Heading2"/>
      </w:pPr>
      <w:bookmarkStart w:id="252" w:name="_Toc457214113"/>
      <w:r w:rsidRPr="006518C9">
        <w:t>Element &lt;</w:t>
      </w:r>
      <w:bookmarkStart w:id="253" w:name="ProteinDetectionProtocol"/>
      <w:r w:rsidRPr="006518C9">
        <w:t>ProteinDetectionProtocol</w:t>
      </w:r>
      <w:bookmarkEnd w:id="253"/>
      <w:r w:rsidRPr="006518C9">
        <w:t>&gt;</w:t>
      </w:r>
      <w:bookmarkEnd w:id="2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8647"/>
      </w:tblGrid>
      <w:tr w:rsidR="00921A47" w:rsidRPr="006518C9" w14:paraId="3B88D331" w14:textId="77777777" w:rsidTr="00921A47">
        <w:trPr>
          <w:tblCellSpacing w:w="15" w:type="dxa"/>
        </w:trPr>
        <w:tc>
          <w:tcPr>
            <w:tcW w:w="0" w:type="auto"/>
            <w:vAlign w:val="center"/>
            <w:hideMark/>
          </w:tcPr>
          <w:p w14:paraId="3AEC1C5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F07DBD2" w14:textId="77777777" w:rsidR="00921A47" w:rsidRPr="006518C9" w:rsidRDefault="00921A47">
            <w:pPr>
              <w:rPr>
                <w:sz w:val="24"/>
                <w:szCs w:val="24"/>
                <w:lang w:val="en-US"/>
              </w:rPr>
            </w:pPr>
            <w:r w:rsidRPr="006518C9">
              <w:rPr>
                <w:lang w:val="en-US"/>
              </w:rPr>
              <w:t xml:space="preserve">The parameters and settings of a ProteinDetection process. </w:t>
            </w:r>
          </w:p>
        </w:tc>
      </w:tr>
      <w:tr w:rsidR="00921A47" w:rsidRPr="006518C9" w14:paraId="247C2388" w14:textId="77777777" w:rsidTr="00921A47">
        <w:trPr>
          <w:tblCellSpacing w:w="15" w:type="dxa"/>
        </w:trPr>
        <w:tc>
          <w:tcPr>
            <w:tcW w:w="0" w:type="auto"/>
            <w:vAlign w:val="center"/>
            <w:hideMark/>
          </w:tcPr>
          <w:p w14:paraId="0B1AD8B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FF8BD1F" w14:textId="77777777" w:rsidR="00921A47" w:rsidRPr="006518C9" w:rsidRDefault="00921A47">
            <w:pPr>
              <w:rPr>
                <w:sz w:val="24"/>
                <w:szCs w:val="24"/>
                <w:lang w:val="en-US"/>
              </w:rPr>
            </w:pPr>
            <w:r w:rsidRPr="006518C9">
              <w:rPr>
                <w:lang w:val="en-US"/>
              </w:rPr>
              <w:t xml:space="preserve">ProteinDetectionProtocolType </w:t>
            </w:r>
          </w:p>
        </w:tc>
      </w:tr>
      <w:tr w:rsidR="00921A47" w:rsidRPr="006518C9" w14:paraId="0B78B013" w14:textId="77777777" w:rsidTr="00921A47">
        <w:trPr>
          <w:tblCellSpacing w:w="15" w:type="dxa"/>
        </w:trPr>
        <w:tc>
          <w:tcPr>
            <w:tcW w:w="0" w:type="auto"/>
            <w:vAlign w:val="center"/>
            <w:hideMark/>
          </w:tcPr>
          <w:p w14:paraId="496BE701"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5618495D"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89FFF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D37B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0306A"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6D0E3BC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BD0069"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3493A"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ADD2B1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BA085"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3BD9F5F1" w14:textId="77777777" w:rsidR="00921A47" w:rsidRPr="006518C9" w:rsidRDefault="00921A47">
                  <w:pPr>
                    <w:rPr>
                      <w:sz w:val="24"/>
                      <w:szCs w:val="24"/>
                      <w:lang w:val="en-US"/>
                    </w:rPr>
                  </w:pPr>
                  <w:r w:rsidRPr="006518C9">
                    <w:rPr>
                      <w:lang w:val="en-US"/>
                    </w:rPr>
                    <w:t xml:space="preserve">The protein detection software used, given as a reference to the SoftwareCollection section. </w:t>
                  </w:r>
                </w:p>
              </w:tc>
            </w:tr>
            <w:tr w:rsidR="00921A47" w:rsidRPr="006518C9" w14:paraId="046D5093"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C5782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FA9B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DBB40"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94558D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D0B9545"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8DA89"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4B06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F67C3"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5D0C5451"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06A5CD9" w14:textId="77777777" w:rsidR="00921A47" w:rsidRPr="006518C9" w:rsidRDefault="00921A47">
            <w:pPr>
              <w:rPr>
                <w:sz w:val="24"/>
                <w:szCs w:val="24"/>
                <w:lang w:val="en-US"/>
              </w:rPr>
            </w:pPr>
          </w:p>
        </w:tc>
      </w:tr>
      <w:tr w:rsidR="00921A47" w:rsidRPr="006518C9" w14:paraId="686FA617" w14:textId="77777777" w:rsidTr="00921A47">
        <w:trPr>
          <w:tblCellSpacing w:w="15" w:type="dxa"/>
        </w:trPr>
        <w:tc>
          <w:tcPr>
            <w:tcW w:w="0" w:type="auto"/>
            <w:vAlign w:val="center"/>
            <w:hideMark/>
          </w:tcPr>
          <w:p w14:paraId="3007881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1652AF4A"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BDE3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89951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ACF58"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261359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4B9C4E"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1B690B" w14:textId="77777777" w:rsidR="00921A47" w:rsidRPr="006518C9" w:rsidRDefault="00A6726E">
                  <w:pPr>
                    <w:rPr>
                      <w:sz w:val="24"/>
                      <w:szCs w:val="24"/>
                      <w:lang w:val="en-US"/>
                    </w:rPr>
                  </w:pPr>
                  <w:hyperlink w:anchor="AnalysisParams" w:history="1">
                    <w:r w:rsidR="00921A47" w:rsidRPr="006518C9">
                      <w:rPr>
                        <w:rStyle w:val="Hyperlink"/>
                        <w:lang w:val="en-US"/>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99CFE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A4D33"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E008DC4"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0F5ADBCB"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B818CE" w14:textId="77777777" w:rsidR="00921A47" w:rsidRPr="006518C9" w:rsidRDefault="00A6726E">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9C60B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72A1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B55A2FF"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bl>
          <w:p w14:paraId="2BAEB557" w14:textId="77777777" w:rsidR="00921A47" w:rsidRPr="006518C9" w:rsidRDefault="00921A47">
            <w:pPr>
              <w:rPr>
                <w:sz w:val="24"/>
                <w:szCs w:val="24"/>
                <w:lang w:val="en-US"/>
              </w:rPr>
            </w:pPr>
          </w:p>
        </w:tc>
      </w:tr>
      <w:tr w:rsidR="00921A47" w:rsidRPr="006518C9" w14:paraId="4359664A" w14:textId="77777777" w:rsidTr="00921A47">
        <w:trPr>
          <w:tblCellSpacing w:w="15" w:type="dxa"/>
        </w:trPr>
        <w:tc>
          <w:tcPr>
            <w:tcW w:w="0" w:type="auto"/>
            <w:vAlign w:val="center"/>
            <w:hideMark/>
          </w:tcPr>
          <w:p w14:paraId="1E43B83E"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26FFEDFA"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"http://www.peptideatlas.org/PSI/schemas/mzIdentML/1.2/figures/ProteinDetectionProtocol.png"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"http://www.peptideatlas.org/PSI/schemas/mzIdentML/1.2/figures/ProteinDetectionProtocol.png"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"http://www.peptideatlas.org/PSI/schemas/mzIdentML/1.2/figures/ProteinDetectionProtocol.png"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"http://www.peptideatlas.org/PSI/schemas/mzIdentML/1.2/figures/ProteinDetectionProtocol.png"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"http://www.peptideatlas.org/PSI/schemas/mzIdentML/1.2/figures/ProteinDetectionProtocol.png"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"http://www.peptideatlas.org/PSI/schemas/mzIdentML/1.2/figures/ProteinDetectionProtocol.png"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"http://www.peptideatlas.org/PSI/schemas/mzIdentML/1.2/figures/ProteinDetectionProtocol.png"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"http://www.peptideatlas.org/PSI/schemas/mzIdentML/1.2/figures/ProteinDetectionProtocol.png"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"http://www.peptideatlas.org/PSI/schemas/mzIdentML/1.2/figures/ProteinDetectionProtocol.png"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"http://www.peptideatlas.org/PSI/schemas/mzIdentML/1.2/figures/ProteinDetectionProtocol.png"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"http://www.peptideatlas.org/PSI/schemas/mzIdentML/1.2/figures/ProteinDetectionProtocol.png"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"http://www.peptideatlas.org/PSI/schemas/mzIdentML/1.2/figures/ProteinDetectionProtocol.png"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"http://www.peptideatlas.org/PSI/schemas/mzIdentML/1.2/figures/ProteinDetectionProtocol.png"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"http://www.peptideatlas.org/PSI/schemas/mzIdentML/1.2/figures/ProteinDetectionProtocol.png"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"http://www.peptideatlas.org/PSI/schemas/mzIdentML/1.2/figures/ProteinDetectionProtocol.png"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"http://www.peptideatlas.org/PSI/schemas/mzIdentML/1.2/figures/ProteinDetectionProtocol.png" \* MERGEFORMATINET </w:instrText>
            </w:r>
            <w:r w:rsidR="0032247A">
              <w:rPr>
                <w:lang w:val="en-US"/>
              </w:rPr>
              <w:fldChar w:fldCharType="separate"/>
            </w:r>
            <w:r w:rsidR="00A6726E">
              <w:rPr>
                <w:lang w:val="en-US"/>
              </w:rPr>
              <w:fldChar w:fldCharType="begin"/>
            </w:r>
            <w:r w:rsidR="00A6726E">
              <w:rPr>
                <w:lang w:val="en-US"/>
              </w:rPr>
              <w:instrText xml:space="preserve"> </w:instrText>
            </w:r>
            <w:r w:rsidR="00A6726E">
              <w:rPr>
                <w:lang w:val="en-US"/>
              </w:rPr>
              <w:instrText>INCLUDEPICTURE  "http://www.peptideatlas.org/PSI/schemas/mzIdentML/1.2/figures/ProteinDetectionProtocol.png" \* MERG</w:instrText>
            </w:r>
            <w:r w:rsidR="00A6726E">
              <w:rPr>
                <w:lang w:val="en-US"/>
              </w:rPr>
              <w:instrText>EFORMATINET</w:instrText>
            </w:r>
            <w:r w:rsidR="00A6726E">
              <w:rPr>
                <w:lang w:val="en-US"/>
              </w:rPr>
              <w:instrText xml:space="preserve"> </w:instrText>
            </w:r>
            <w:r w:rsidR="00A6726E">
              <w:rPr>
                <w:lang w:val="en-US"/>
              </w:rPr>
              <w:fldChar w:fldCharType="separate"/>
            </w:r>
            <w:r w:rsidR="003814F2">
              <w:rPr>
                <w:lang w:val="en-US"/>
              </w:rPr>
              <w:pict w14:anchorId="1E53131B">
                <v:shape id="_x0000_i1033" type="#_x0000_t75" alt="" style="width:425.1pt;height:252.3pt">
                  <v:imagedata r:id="rId269" r:href="rId270"/>
                </v:shape>
              </w:pict>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0857F595" w14:textId="77777777" w:rsidTr="00921A47">
        <w:trPr>
          <w:tblCellSpacing w:w="15" w:type="dxa"/>
        </w:trPr>
        <w:tc>
          <w:tcPr>
            <w:tcW w:w="0" w:type="auto"/>
            <w:vAlign w:val="center"/>
            <w:hideMark/>
          </w:tcPr>
          <w:p w14:paraId="57B5EFE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9C0AA7B" w14:textId="77777777" w:rsidR="00921A47" w:rsidRPr="006518C9" w:rsidRDefault="00921A47">
            <w:pPr>
              <w:pStyle w:val="HTMLPreformatted"/>
            </w:pPr>
            <w:r w:rsidRPr="006518C9">
              <w:t>&lt;ProteinDetectionProtocol id="PDP_PAnalyzer" analysisSoftware_ref="PAnalyzer"&gt;</w:t>
            </w:r>
          </w:p>
          <w:p w14:paraId="6F593AC6" w14:textId="77777777" w:rsidR="00921A47" w:rsidRPr="006518C9" w:rsidRDefault="00921A47">
            <w:pPr>
              <w:pStyle w:val="HTMLPreformatted"/>
            </w:pPr>
            <w:r w:rsidRPr="006518C9">
              <w:t xml:space="preserve">  &lt;AnalysisParams&gt;</w:t>
            </w:r>
          </w:p>
          <w:p w14:paraId="4D30B524" w14:textId="77777777" w:rsidR="00921A47" w:rsidRPr="006518C9" w:rsidRDefault="00921A47">
            <w:pPr>
              <w:pStyle w:val="HTMLPreformatted"/>
            </w:pPr>
            <w:r w:rsidRPr="006518C9">
              <w:t xml:space="preserve">    &lt;cvParam name="mascot:SigThreshold" value="0.05" cvRef="PSI-MS" accession="MS:1001316" /&gt;</w:t>
            </w:r>
          </w:p>
          <w:p w14:paraId="60A1FF9E" w14:textId="77777777" w:rsidR="00921A47" w:rsidRPr="006518C9" w:rsidRDefault="00921A47">
            <w:pPr>
              <w:pStyle w:val="HTMLPreformatted"/>
            </w:pPr>
            <w:r w:rsidRPr="006518C9">
              <w:t xml:space="preserve">    &lt;cvParam name="mascot:MaxProteinHits" value="Auto" cvRef="PSI-MS" accession="MS:1001317" /&gt;</w:t>
            </w:r>
          </w:p>
          <w:p w14:paraId="41D82C8F" w14:textId="77777777" w:rsidR="00921A47" w:rsidRPr="006518C9" w:rsidRDefault="00921A47">
            <w:pPr>
              <w:pStyle w:val="HTMLPreformatted"/>
            </w:pPr>
            <w:r w:rsidRPr="006518C9">
              <w:t xml:space="preserve">    &lt;cvParam name="mascot:ProteinScoringMethod" value="MudPIT" cvRef="PSI-MS" accession="MS:1001318" /&gt;</w:t>
            </w:r>
          </w:p>
          <w:p w14:paraId="1D3253D3" w14:textId="77777777" w:rsidR="00921A47" w:rsidRPr="006518C9" w:rsidRDefault="00921A47">
            <w:pPr>
              <w:pStyle w:val="HTMLPreformatted"/>
            </w:pPr>
            <w:r w:rsidRPr="006518C9">
              <w:t xml:space="preserve">    &lt;cvParam name="mascot:MinMSMSThreshold" value="0" cvRef="PSI-MS" accession="MS:1001319" /&gt;</w:t>
            </w:r>
          </w:p>
          <w:p w14:paraId="2EC69261" w14:textId="77777777" w:rsidR="00921A47" w:rsidRPr="006518C9" w:rsidRDefault="00921A47">
            <w:pPr>
              <w:pStyle w:val="HTMLPreformatted"/>
            </w:pPr>
            <w:r w:rsidRPr="006518C9">
              <w:t xml:space="preserve">    &lt;cvParam name="mascot:ShowHomologousProteinsWithSamePeptides" value="1" cvRef="PSI-MS" accession="MS:1001320" /&gt;</w:t>
            </w:r>
          </w:p>
          <w:p w14:paraId="12EA6D15" w14:textId="77777777" w:rsidR="00921A47" w:rsidRPr="006518C9" w:rsidRDefault="00921A47">
            <w:pPr>
              <w:pStyle w:val="HTMLPreformatted"/>
            </w:pPr>
            <w:r w:rsidRPr="006518C9">
              <w:t xml:space="preserve">  ...</w:t>
            </w:r>
          </w:p>
          <w:p w14:paraId="466769F0" w14:textId="77777777" w:rsidR="00921A47" w:rsidRPr="006518C9" w:rsidRDefault="00921A47">
            <w:pPr>
              <w:pStyle w:val="HTMLPreformatted"/>
            </w:pPr>
            <w:r w:rsidRPr="006518C9">
              <w:t>&lt;/ProteinDetectionProtocol&gt;</w:t>
            </w:r>
          </w:p>
        </w:tc>
      </w:tr>
    </w:tbl>
    <w:p w14:paraId="3174FCFE" w14:textId="77777777" w:rsidR="00921A47" w:rsidRPr="006518C9" w:rsidRDefault="00921A47" w:rsidP="00921A47">
      <w:pPr>
        <w:rPr>
          <w:lang w:val="en-US"/>
        </w:rPr>
      </w:pPr>
    </w:p>
    <w:p w14:paraId="701A6806" w14:textId="77777777" w:rsidR="00921A47" w:rsidRPr="006518C9" w:rsidRDefault="00921A47" w:rsidP="00921A47">
      <w:pPr>
        <w:pStyle w:val="Heading2"/>
      </w:pPr>
      <w:bookmarkStart w:id="254" w:name="_Toc457214114"/>
      <w:r w:rsidRPr="006518C9">
        <w:t>Element &lt;</w:t>
      </w:r>
      <w:bookmarkStart w:id="255" w:name="Provider"/>
      <w:r w:rsidRPr="006518C9">
        <w:t>Provider</w:t>
      </w:r>
      <w:bookmarkEnd w:id="255"/>
      <w:r w:rsidRPr="006518C9">
        <w:t>&gt;</w:t>
      </w:r>
      <w:bookmarkEnd w:id="2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921A47" w:rsidRPr="006518C9" w14:paraId="7CDA0BC9" w14:textId="77777777" w:rsidTr="00921A47">
        <w:trPr>
          <w:tblCellSpacing w:w="15" w:type="dxa"/>
        </w:trPr>
        <w:tc>
          <w:tcPr>
            <w:tcW w:w="0" w:type="auto"/>
            <w:vAlign w:val="center"/>
            <w:hideMark/>
          </w:tcPr>
          <w:p w14:paraId="4015A08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8BBEF5A" w14:textId="77777777" w:rsidR="00921A47" w:rsidRPr="006518C9" w:rsidRDefault="00921A47">
            <w:pPr>
              <w:rPr>
                <w:sz w:val="24"/>
                <w:szCs w:val="24"/>
                <w:lang w:val="en-US"/>
              </w:rPr>
            </w:pPr>
            <w:r w:rsidRPr="006518C9">
              <w:rPr>
                <w:lang w:val="en-US"/>
              </w:rPr>
              <w:t xml:space="preserve">The Provider of the mzIdentML record in terms of the contact and software. </w:t>
            </w:r>
          </w:p>
        </w:tc>
      </w:tr>
      <w:tr w:rsidR="00921A47" w:rsidRPr="006518C9" w14:paraId="417892A6" w14:textId="77777777" w:rsidTr="00921A47">
        <w:trPr>
          <w:tblCellSpacing w:w="15" w:type="dxa"/>
        </w:trPr>
        <w:tc>
          <w:tcPr>
            <w:tcW w:w="0" w:type="auto"/>
            <w:vAlign w:val="center"/>
            <w:hideMark/>
          </w:tcPr>
          <w:p w14:paraId="540311C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4CE17ED" w14:textId="77777777" w:rsidR="00921A47" w:rsidRPr="006518C9" w:rsidRDefault="00921A47">
            <w:pPr>
              <w:rPr>
                <w:sz w:val="24"/>
                <w:szCs w:val="24"/>
                <w:lang w:val="en-US"/>
              </w:rPr>
            </w:pPr>
            <w:r w:rsidRPr="006518C9">
              <w:rPr>
                <w:lang w:val="en-US"/>
              </w:rPr>
              <w:t xml:space="preserve">ProviderType </w:t>
            </w:r>
          </w:p>
        </w:tc>
      </w:tr>
      <w:tr w:rsidR="00921A47" w:rsidRPr="006518C9" w14:paraId="621624A2" w14:textId="77777777" w:rsidTr="00921A47">
        <w:trPr>
          <w:tblCellSpacing w:w="15" w:type="dxa"/>
        </w:trPr>
        <w:tc>
          <w:tcPr>
            <w:tcW w:w="0" w:type="auto"/>
            <w:vAlign w:val="center"/>
            <w:hideMark/>
          </w:tcPr>
          <w:p w14:paraId="499EC2F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921A47" w:rsidRPr="006518C9" w14:paraId="4D2488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A9932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040A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DF51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FDE0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D404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9F48DB"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AACE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7443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03A28" w14:textId="77777777" w:rsidR="00921A47" w:rsidRPr="006518C9" w:rsidRDefault="00921A47">
                  <w:pPr>
                    <w:rPr>
                      <w:sz w:val="24"/>
                      <w:szCs w:val="24"/>
                      <w:lang w:val="en-US"/>
                    </w:rPr>
                  </w:pPr>
                  <w:r w:rsidRPr="006518C9">
                    <w:rPr>
                      <w:lang w:val="en-US"/>
                    </w:rPr>
                    <w:t>The Software that produced the document instance.</w:t>
                  </w:r>
                </w:p>
              </w:tc>
            </w:tr>
            <w:tr w:rsidR="00921A47" w:rsidRPr="006518C9" w14:paraId="65D863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B8834F" w14:textId="77777777"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23C8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8BDD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6CC4B"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3A915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6D913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7FC6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A37E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FA63B"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8A30C28" w14:textId="77777777" w:rsidR="00921A47" w:rsidRPr="006518C9" w:rsidRDefault="00921A47">
            <w:pPr>
              <w:rPr>
                <w:sz w:val="24"/>
                <w:szCs w:val="24"/>
                <w:lang w:val="en-US"/>
              </w:rPr>
            </w:pPr>
          </w:p>
        </w:tc>
      </w:tr>
      <w:tr w:rsidR="00921A47" w:rsidRPr="006518C9" w14:paraId="18BE09B6" w14:textId="77777777" w:rsidTr="00921A47">
        <w:trPr>
          <w:tblCellSpacing w:w="15" w:type="dxa"/>
        </w:trPr>
        <w:tc>
          <w:tcPr>
            <w:tcW w:w="0" w:type="auto"/>
            <w:vAlign w:val="center"/>
            <w:hideMark/>
          </w:tcPr>
          <w:p w14:paraId="06884D59"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921A47" w:rsidRPr="006518C9" w14:paraId="3CE0CC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0BF16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9AEE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69DC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F529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3C89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0268A6" w14:textId="77777777" w:rsidR="00921A47" w:rsidRPr="006518C9" w:rsidRDefault="00A6726E">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275570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9C1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035CA" w14:textId="77777777" w:rsidR="00921A47" w:rsidRPr="006518C9" w:rsidRDefault="00921A47">
                  <w:pPr>
                    <w:rPr>
                      <w:sz w:val="24"/>
                      <w:szCs w:val="24"/>
                      <w:lang w:val="en-US"/>
                    </w:rPr>
                  </w:pPr>
                  <w:r w:rsidRPr="006518C9">
                    <w:rPr>
                      <w:lang w:val="en-US"/>
                    </w:rPr>
                    <w:t>The Contact that provided the document instance.</w:t>
                  </w:r>
                </w:p>
              </w:tc>
            </w:tr>
          </w:tbl>
          <w:p w14:paraId="2582748D" w14:textId="77777777" w:rsidR="00921A47" w:rsidRPr="006518C9" w:rsidRDefault="00921A47">
            <w:pPr>
              <w:rPr>
                <w:sz w:val="24"/>
                <w:szCs w:val="24"/>
                <w:lang w:val="en-US"/>
              </w:rPr>
            </w:pPr>
          </w:p>
        </w:tc>
      </w:tr>
      <w:tr w:rsidR="00921A47" w:rsidRPr="006518C9" w14:paraId="6B653BDD" w14:textId="77777777" w:rsidTr="00921A47">
        <w:trPr>
          <w:tblCellSpacing w:w="15" w:type="dxa"/>
        </w:trPr>
        <w:tc>
          <w:tcPr>
            <w:tcW w:w="0" w:type="auto"/>
            <w:vAlign w:val="center"/>
            <w:hideMark/>
          </w:tcPr>
          <w:p w14:paraId="4D873F5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895DD99" w14:textId="77777777" w:rsidR="00921A47" w:rsidRPr="006518C9" w:rsidRDefault="00921A47">
            <w:pPr>
              <w:pStyle w:val="HTMLPreformatted"/>
            </w:pPr>
            <w:r w:rsidRPr="006518C9">
              <w:t>&lt;Provider id="PROVIDER" xmlns="http://psidev.info/psi/pi/mzIdentML/1.2"&gt;</w:t>
            </w:r>
          </w:p>
          <w:p w14:paraId="08630D21" w14:textId="77777777" w:rsidR="00921A47" w:rsidRPr="006518C9" w:rsidRDefault="00921A47">
            <w:pPr>
              <w:pStyle w:val="HTMLPreformatted"/>
            </w:pPr>
            <w:r w:rsidRPr="006518C9">
              <w:t xml:space="preserve">    &lt;ContactRole contact_ref="PERSON_DOC_OWNER"&gt;</w:t>
            </w:r>
          </w:p>
          <w:p w14:paraId="5AFB5698" w14:textId="77777777" w:rsidR="00921A47" w:rsidRPr="006518C9" w:rsidRDefault="00921A47">
            <w:pPr>
              <w:pStyle w:val="HTMLPreformatted"/>
            </w:pPr>
            <w:r w:rsidRPr="006518C9">
              <w:t xml:space="preserve">        &lt;Role&gt;</w:t>
            </w:r>
          </w:p>
          <w:p w14:paraId="7735FA7A" w14:textId="77777777" w:rsidR="00921A47" w:rsidRPr="006518C9" w:rsidRDefault="00921A47">
            <w:pPr>
              <w:pStyle w:val="HTMLPreformatted"/>
            </w:pPr>
            <w:r w:rsidRPr="006518C9">
              <w:t xml:space="preserve">            &lt;cvParam accession="MS:1001271" cvRef="PSI-MS" name="researcher"/&gt;</w:t>
            </w:r>
          </w:p>
          <w:p w14:paraId="6CD724C9" w14:textId="77777777" w:rsidR="00921A47" w:rsidRPr="006518C9" w:rsidRDefault="00921A47">
            <w:pPr>
              <w:pStyle w:val="HTMLPreformatted"/>
            </w:pPr>
            <w:r w:rsidRPr="006518C9">
              <w:t xml:space="preserve">        &lt;/Role&gt;</w:t>
            </w:r>
          </w:p>
          <w:p w14:paraId="14AB26A3" w14:textId="77777777" w:rsidR="00921A47" w:rsidRPr="006518C9" w:rsidRDefault="00921A47">
            <w:pPr>
              <w:pStyle w:val="HTMLPreformatted"/>
            </w:pPr>
            <w:r w:rsidRPr="006518C9">
              <w:t xml:space="preserve">    &lt;/ContactRole&gt;</w:t>
            </w:r>
          </w:p>
          <w:p w14:paraId="04F5F92F" w14:textId="77777777" w:rsidR="00921A47" w:rsidRPr="006518C9" w:rsidRDefault="00921A47">
            <w:pPr>
              <w:pStyle w:val="HTMLPreformatted"/>
            </w:pPr>
            <w:r w:rsidRPr="006518C9">
              <w:t>&lt;/Provider&gt;</w:t>
            </w:r>
          </w:p>
        </w:tc>
      </w:tr>
    </w:tbl>
    <w:p w14:paraId="25B68B8B" w14:textId="77777777" w:rsidR="00921A47" w:rsidRPr="006518C9" w:rsidRDefault="00921A47" w:rsidP="00921A47">
      <w:pPr>
        <w:rPr>
          <w:lang w:val="en-US"/>
        </w:rPr>
      </w:pPr>
    </w:p>
    <w:p w14:paraId="67140984" w14:textId="77777777" w:rsidR="00921A47" w:rsidRPr="006518C9" w:rsidRDefault="00921A47" w:rsidP="00921A47">
      <w:pPr>
        <w:pStyle w:val="Heading2"/>
      </w:pPr>
      <w:bookmarkStart w:id="256" w:name="_Toc457214115"/>
      <w:r w:rsidRPr="006518C9">
        <w:t>Element &lt;</w:t>
      </w:r>
      <w:bookmarkStart w:id="257" w:name="Residue"/>
      <w:r w:rsidRPr="006518C9">
        <w:t>Residue</w:t>
      </w:r>
      <w:bookmarkEnd w:id="257"/>
      <w:r w:rsidRPr="006518C9">
        <w:t>&gt;</w:t>
      </w:r>
      <w:bookmarkEnd w:id="2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921A47" w:rsidRPr="006518C9" w14:paraId="5A618D5B" w14:textId="77777777" w:rsidTr="00921A47">
        <w:trPr>
          <w:tblCellSpacing w:w="15" w:type="dxa"/>
        </w:trPr>
        <w:tc>
          <w:tcPr>
            <w:tcW w:w="0" w:type="auto"/>
            <w:vAlign w:val="center"/>
            <w:hideMark/>
          </w:tcPr>
          <w:p w14:paraId="06BE0BB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3D4EBA9"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66908BD0" w14:textId="77777777" w:rsidTr="00921A47">
        <w:trPr>
          <w:tblCellSpacing w:w="15" w:type="dxa"/>
        </w:trPr>
        <w:tc>
          <w:tcPr>
            <w:tcW w:w="0" w:type="auto"/>
            <w:vAlign w:val="center"/>
            <w:hideMark/>
          </w:tcPr>
          <w:p w14:paraId="6B78C98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3D82859" w14:textId="77777777" w:rsidR="00921A47" w:rsidRPr="006518C9" w:rsidRDefault="00921A47">
            <w:pPr>
              <w:rPr>
                <w:sz w:val="24"/>
                <w:szCs w:val="24"/>
                <w:lang w:val="en-US"/>
              </w:rPr>
            </w:pPr>
            <w:r w:rsidRPr="006518C9">
              <w:rPr>
                <w:lang w:val="en-US"/>
              </w:rPr>
              <w:t xml:space="preserve">ResidueType </w:t>
            </w:r>
          </w:p>
        </w:tc>
      </w:tr>
      <w:tr w:rsidR="00921A47" w:rsidRPr="006518C9" w14:paraId="1C4BEEA3" w14:textId="77777777" w:rsidTr="00921A47">
        <w:trPr>
          <w:tblCellSpacing w:w="15" w:type="dxa"/>
        </w:trPr>
        <w:tc>
          <w:tcPr>
            <w:tcW w:w="0" w:type="auto"/>
            <w:vAlign w:val="center"/>
            <w:hideMark/>
          </w:tcPr>
          <w:p w14:paraId="52508E3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921A47" w:rsidRPr="006518C9" w14:paraId="647869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6CC42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DBC6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2542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40D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9DBB97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6ABA47"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92390"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6293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753EF" w14:textId="77777777" w:rsidR="00921A47" w:rsidRPr="006518C9" w:rsidRDefault="00921A47">
                  <w:pPr>
                    <w:rPr>
                      <w:sz w:val="24"/>
                      <w:szCs w:val="24"/>
                      <w:lang w:val="en-US"/>
                    </w:rPr>
                  </w:pPr>
                  <w:r w:rsidRPr="006518C9">
                    <w:rPr>
                      <w:lang w:val="en-US"/>
                    </w:rPr>
                    <w:t>The single letter code for the residue.</w:t>
                  </w:r>
                </w:p>
              </w:tc>
            </w:tr>
            <w:tr w:rsidR="00921A47" w:rsidRPr="006518C9" w14:paraId="46F76B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66C234" w14:textId="77777777" w:rsidR="00921A47" w:rsidRPr="006518C9" w:rsidRDefault="00921A47">
                  <w:pPr>
                    <w:rPr>
                      <w:sz w:val="24"/>
                      <w:szCs w:val="24"/>
                      <w:lang w:val="en-US"/>
                    </w:rPr>
                  </w:pPr>
                  <w:r w:rsidRPr="006518C9">
                    <w:rPr>
                      <w:lang w:val="en-US"/>
                    </w:rPr>
                    <w:t>mass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51E21"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1BEA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B6D92" w14:textId="77777777" w:rsidR="00921A47" w:rsidRPr="006518C9" w:rsidRDefault="00921A47">
                  <w:pPr>
                    <w:rPr>
                      <w:sz w:val="24"/>
                      <w:szCs w:val="24"/>
                      <w:lang w:val="en-US"/>
                    </w:rPr>
                  </w:pPr>
                  <w:r w:rsidRPr="006518C9">
                    <w:rPr>
                      <w:lang w:val="en-US"/>
                    </w:rPr>
                    <w:t xml:space="preserve">The residue mass in Daltons (not including any fixed modifications). </w:t>
                  </w:r>
                </w:p>
              </w:tc>
            </w:tr>
          </w:tbl>
          <w:p w14:paraId="1CEBC75D" w14:textId="77777777" w:rsidR="00921A47" w:rsidRPr="006518C9" w:rsidRDefault="00921A47">
            <w:pPr>
              <w:rPr>
                <w:sz w:val="24"/>
                <w:szCs w:val="24"/>
                <w:lang w:val="en-US"/>
              </w:rPr>
            </w:pPr>
          </w:p>
        </w:tc>
      </w:tr>
      <w:tr w:rsidR="00921A47" w:rsidRPr="006518C9" w14:paraId="4B83CBEC" w14:textId="77777777" w:rsidTr="00921A47">
        <w:trPr>
          <w:tblCellSpacing w:w="15" w:type="dxa"/>
        </w:trPr>
        <w:tc>
          <w:tcPr>
            <w:tcW w:w="0" w:type="auto"/>
            <w:vAlign w:val="center"/>
            <w:hideMark/>
          </w:tcPr>
          <w:p w14:paraId="280EB15E"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6B727EE" w14:textId="77777777" w:rsidR="00921A47" w:rsidRPr="006518C9" w:rsidRDefault="00921A47">
            <w:pPr>
              <w:rPr>
                <w:sz w:val="24"/>
                <w:szCs w:val="24"/>
                <w:lang w:val="en-US"/>
              </w:rPr>
            </w:pPr>
            <w:r w:rsidRPr="006518C9">
              <w:rPr>
                <w:lang w:val="en-US"/>
              </w:rPr>
              <w:t>none</w:t>
            </w:r>
          </w:p>
        </w:tc>
      </w:tr>
      <w:tr w:rsidR="00921A47" w:rsidRPr="006518C9" w14:paraId="350A7D90" w14:textId="77777777" w:rsidTr="00921A47">
        <w:trPr>
          <w:tblCellSpacing w:w="15" w:type="dxa"/>
        </w:trPr>
        <w:tc>
          <w:tcPr>
            <w:tcW w:w="0" w:type="auto"/>
            <w:vAlign w:val="center"/>
            <w:hideMark/>
          </w:tcPr>
          <w:p w14:paraId="1A32FD3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12A0B91" w14:textId="77777777" w:rsidR="00921A47" w:rsidRPr="006518C9" w:rsidRDefault="00921A47">
            <w:pPr>
              <w:pStyle w:val="HTMLPreformatted"/>
            </w:pPr>
            <w:r w:rsidRPr="006518C9">
              <w:t>&lt;Residue code="C" mass="103.009186" /&gt;</w:t>
            </w:r>
          </w:p>
        </w:tc>
      </w:tr>
    </w:tbl>
    <w:p w14:paraId="6E7FC684" w14:textId="77777777" w:rsidR="00921A47" w:rsidRPr="006518C9" w:rsidRDefault="00921A47" w:rsidP="00921A47">
      <w:pPr>
        <w:rPr>
          <w:lang w:val="en-US"/>
        </w:rPr>
      </w:pPr>
    </w:p>
    <w:p w14:paraId="36EFA18D" w14:textId="77777777" w:rsidR="00921A47" w:rsidRPr="006518C9" w:rsidRDefault="00921A47" w:rsidP="00921A47">
      <w:pPr>
        <w:pStyle w:val="Heading2"/>
      </w:pPr>
      <w:bookmarkStart w:id="258" w:name="_Toc457214116"/>
      <w:r w:rsidRPr="006518C9">
        <w:t>Element &lt;</w:t>
      </w:r>
      <w:bookmarkStart w:id="259" w:name="Role"/>
      <w:r w:rsidRPr="006518C9">
        <w:t>Role</w:t>
      </w:r>
      <w:bookmarkEnd w:id="259"/>
      <w:r w:rsidRPr="006518C9">
        <w:t>&gt;</w:t>
      </w:r>
      <w:bookmarkEnd w:id="25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8010"/>
      </w:tblGrid>
      <w:tr w:rsidR="00921A47" w:rsidRPr="006518C9" w14:paraId="2728E29F" w14:textId="77777777" w:rsidTr="00921A47">
        <w:trPr>
          <w:tblCellSpacing w:w="15" w:type="dxa"/>
        </w:trPr>
        <w:tc>
          <w:tcPr>
            <w:tcW w:w="0" w:type="auto"/>
            <w:vAlign w:val="center"/>
            <w:hideMark/>
          </w:tcPr>
          <w:p w14:paraId="221571C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BBA5A59" w14:textId="77777777" w:rsidR="00921A47" w:rsidRPr="006518C9" w:rsidRDefault="00921A47">
            <w:pPr>
              <w:rPr>
                <w:sz w:val="24"/>
                <w:szCs w:val="24"/>
                <w:lang w:val="en-US"/>
              </w:rPr>
            </w:pPr>
            <w:r w:rsidRPr="006518C9">
              <w:rPr>
                <w:lang w:val="en-US"/>
              </w:rPr>
              <w:t xml:space="preserve">The roles (lab equipment sales, contractor, etc.) the Contact fills. </w:t>
            </w:r>
          </w:p>
        </w:tc>
      </w:tr>
      <w:tr w:rsidR="00921A47" w:rsidRPr="006518C9" w14:paraId="18B9E7AE" w14:textId="77777777" w:rsidTr="00921A47">
        <w:trPr>
          <w:tblCellSpacing w:w="15" w:type="dxa"/>
        </w:trPr>
        <w:tc>
          <w:tcPr>
            <w:tcW w:w="0" w:type="auto"/>
            <w:vAlign w:val="center"/>
            <w:hideMark/>
          </w:tcPr>
          <w:p w14:paraId="668AC2E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46318C3" w14:textId="77777777" w:rsidR="00921A47" w:rsidRPr="006518C9" w:rsidRDefault="00921A47">
            <w:pPr>
              <w:rPr>
                <w:sz w:val="24"/>
                <w:szCs w:val="24"/>
                <w:lang w:val="en-US"/>
              </w:rPr>
            </w:pPr>
            <w:r w:rsidRPr="006518C9">
              <w:rPr>
                <w:lang w:val="en-US"/>
              </w:rPr>
              <w:t xml:space="preserve">RoleType </w:t>
            </w:r>
          </w:p>
        </w:tc>
      </w:tr>
      <w:tr w:rsidR="00921A47" w:rsidRPr="006518C9" w14:paraId="067A3341" w14:textId="77777777" w:rsidTr="00921A47">
        <w:trPr>
          <w:tblCellSpacing w:w="15" w:type="dxa"/>
        </w:trPr>
        <w:tc>
          <w:tcPr>
            <w:tcW w:w="0" w:type="auto"/>
            <w:vAlign w:val="center"/>
            <w:hideMark/>
          </w:tcPr>
          <w:p w14:paraId="2EF9B4F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CA0F8EB" w14:textId="77777777" w:rsidR="00921A47" w:rsidRPr="006518C9" w:rsidRDefault="00921A47">
            <w:pPr>
              <w:rPr>
                <w:sz w:val="24"/>
                <w:szCs w:val="24"/>
                <w:lang w:val="en-US"/>
              </w:rPr>
            </w:pPr>
            <w:r w:rsidRPr="006518C9">
              <w:rPr>
                <w:lang w:val="en-US"/>
              </w:rPr>
              <w:t>none</w:t>
            </w:r>
          </w:p>
        </w:tc>
      </w:tr>
      <w:tr w:rsidR="00921A47" w:rsidRPr="006518C9" w14:paraId="5EA39CD5" w14:textId="77777777" w:rsidTr="00921A47">
        <w:trPr>
          <w:tblCellSpacing w:w="15" w:type="dxa"/>
        </w:trPr>
        <w:tc>
          <w:tcPr>
            <w:tcW w:w="0" w:type="auto"/>
            <w:vAlign w:val="center"/>
            <w:hideMark/>
          </w:tcPr>
          <w:p w14:paraId="190CFCF6"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1135"/>
              <w:gridCol w:w="1180"/>
              <w:gridCol w:w="3955"/>
            </w:tblGrid>
            <w:tr w:rsidR="00921A47" w:rsidRPr="006518C9" w14:paraId="6D2783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5133A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634D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5693A"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C97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BBD1B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E1BC89"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0A88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14B7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9DE96" w14:textId="77777777" w:rsidR="00921A47" w:rsidRPr="006518C9" w:rsidRDefault="00921A47">
                  <w:pPr>
                    <w:rPr>
                      <w:sz w:val="24"/>
                      <w:szCs w:val="24"/>
                      <w:lang w:val="en-US"/>
                    </w:rPr>
                  </w:pPr>
                  <w:r w:rsidRPr="006518C9">
                    <w:rPr>
                      <w:lang w:val="en-US"/>
                    </w:rPr>
                    <w:t>A single entry from an ontology or a controlled vocabulary.</w:t>
                  </w:r>
                </w:p>
              </w:tc>
            </w:tr>
          </w:tbl>
          <w:p w14:paraId="10C4880A" w14:textId="77777777" w:rsidR="00921A47" w:rsidRPr="006518C9" w:rsidRDefault="00921A47">
            <w:pPr>
              <w:rPr>
                <w:sz w:val="24"/>
                <w:szCs w:val="24"/>
                <w:lang w:val="en-US"/>
              </w:rPr>
            </w:pPr>
          </w:p>
        </w:tc>
      </w:tr>
      <w:tr w:rsidR="00921A47" w:rsidRPr="006518C9" w14:paraId="2AF320ED" w14:textId="77777777" w:rsidTr="00921A47">
        <w:trPr>
          <w:tblCellSpacing w:w="15" w:type="dxa"/>
        </w:trPr>
        <w:tc>
          <w:tcPr>
            <w:tcW w:w="0" w:type="auto"/>
            <w:vAlign w:val="center"/>
            <w:hideMark/>
          </w:tcPr>
          <w:p w14:paraId="45C46FD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C048559" w14:textId="77777777" w:rsidR="00921A47" w:rsidRPr="006518C9" w:rsidRDefault="00921A47">
            <w:pPr>
              <w:pStyle w:val="HTMLPreformatted"/>
            </w:pPr>
            <w:r w:rsidRPr="006518C9">
              <w:t xml:space="preserve">        &lt;Role&gt;</w:t>
            </w:r>
          </w:p>
          <w:p w14:paraId="747C57CF" w14:textId="77777777" w:rsidR="00921A47" w:rsidRPr="006518C9" w:rsidRDefault="00921A47">
            <w:pPr>
              <w:pStyle w:val="HTMLPreformatted"/>
            </w:pPr>
            <w:r w:rsidRPr="006518C9">
              <w:t xml:space="preserve">          &lt;cvParam cvRef="PSI-MS" accession="MS:1001267" name="software vendor"/&gt;</w:t>
            </w:r>
          </w:p>
          <w:p w14:paraId="61418E0B" w14:textId="77777777" w:rsidR="00921A47" w:rsidRPr="006518C9" w:rsidRDefault="00921A47">
            <w:pPr>
              <w:pStyle w:val="HTMLPreformatted"/>
            </w:pPr>
            <w:r w:rsidRPr="006518C9">
              <w:t xml:space="preserve">        &lt;/Role&gt;</w:t>
            </w:r>
          </w:p>
        </w:tc>
      </w:tr>
      <w:tr w:rsidR="00921A47" w:rsidRPr="006518C9" w14:paraId="5CFC1720" w14:textId="77777777" w:rsidTr="00921A47">
        <w:trPr>
          <w:tblCellSpacing w:w="15" w:type="dxa"/>
        </w:trPr>
        <w:tc>
          <w:tcPr>
            <w:tcW w:w="0" w:type="auto"/>
            <w:vAlign w:val="center"/>
            <w:hideMark/>
          </w:tcPr>
          <w:p w14:paraId="4C42F146"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F2EE7B7" w14:textId="77777777" w:rsidR="00921A47" w:rsidRPr="006518C9" w:rsidRDefault="00921A47">
            <w:pPr>
              <w:pStyle w:val="HTMLPreformatted"/>
            </w:pPr>
            <w:r w:rsidRPr="006518C9">
              <w:t>Path /MzIdentML/Provider/ContactRole/Role</w:t>
            </w:r>
          </w:p>
          <w:p w14:paraId="057C36CB" w14:textId="77777777" w:rsidR="00921A47" w:rsidRPr="006518C9" w:rsidRDefault="00921A47">
            <w:pPr>
              <w:pStyle w:val="HTMLPreformatted"/>
            </w:pPr>
            <w:r w:rsidRPr="006518C9">
              <w:t xml:space="preserve">MUST supply a *child* term of </w:t>
            </w:r>
            <w:hyperlink r:id="rId271" w:tgtFrame="new" w:history="1">
              <w:r w:rsidRPr="006518C9">
                <w:rPr>
                  <w:rStyle w:val="Hyperlink"/>
                </w:rPr>
                <w:t>MS:1001266</w:t>
              </w:r>
            </w:hyperlink>
            <w:r w:rsidRPr="006518C9">
              <w:t xml:space="preserve"> (</w:t>
            </w:r>
            <w:r w:rsidRPr="006518C9">
              <w:rPr>
                <w:rStyle w:val="popup"/>
              </w:rPr>
              <w:t>role type</w:t>
            </w:r>
            <w:r w:rsidRPr="006518C9">
              <w:t>) one or more times</w:t>
            </w:r>
          </w:p>
          <w:p w14:paraId="094EBF06" w14:textId="77777777" w:rsidR="00921A47" w:rsidRPr="006518C9" w:rsidRDefault="00921A47">
            <w:pPr>
              <w:pStyle w:val="HTMLPreformatted"/>
            </w:pPr>
            <w:r w:rsidRPr="006518C9">
              <w:t xml:space="preserve">  e.g.: </w:t>
            </w:r>
            <w:hyperlink r:id="rId272"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2D030247" w14:textId="77777777" w:rsidR="00921A47" w:rsidRPr="006518C9" w:rsidRDefault="00921A47">
            <w:pPr>
              <w:pStyle w:val="HTMLPreformatted"/>
            </w:pPr>
            <w:r w:rsidRPr="006518C9">
              <w:t xml:space="preserve">  e.g.: </w:t>
            </w:r>
            <w:hyperlink r:id="rId273" w:tgtFrame="new" w:history="1">
              <w:r w:rsidRPr="006518C9">
                <w:rPr>
                  <w:rStyle w:val="Hyperlink"/>
                </w:rPr>
                <w:t>MS:1001268</w:t>
              </w:r>
            </w:hyperlink>
            <w:r w:rsidRPr="006518C9">
              <w:t xml:space="preserve"> (</w:t>
            </w:r>
            <w:r w:rsidRPr="006518C9">
              <w:rPr>
                <w:rStyle w:val="popup"/>
              </w:rPr>
              <w:t>programmer</w:t>
            </w:r>
            <w:r w:rsidRPr="006518C9">
              <w:t xml:space="preserve">) </w:t>
            </w:r>
          </w:p>
          <w:p w14:paraId="677B2100" w14:textId="77777777" w:rsidR="00921A47" w:rsidRPr="006518C9" w:rsidRDefault="00921A47">
            <w:pPr>
              <w:pStyle w:val="HTMLPreformatted"/>
            </w:pPr>
            <w:r w:rsidRPr="006518C9">
              <w:t xml:space="preserve">  e.g.: </w:t>
            </w:r>
            <w:hyperlink r:id="rId274"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79ADFA94" w14:textId="77777777" w:rsidR="00921A47" w:rsidRPr="006518C9" w:rsidRDefault="00921A47">
            <w:pPr>
              <w:pStyle w:val="HTMLPreformatted"/>
            </w:pPr>
            <w:r w:rsidRPr="006518C9">
              <w:t xml:space="preserve">  e.g.: </w:t>
            </w:r>
            <w:hyperlink r:id="rId275"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2272EA17" w14:textId="77777777" w:rsidR="00921A47" w:rsidRPr="006518C9" w:rsidRDefault="00921A47">
            <w:pPr>
              <w:pStyle w:val="HTMLPreformatted"/>
            </w:pPr>
            <w:r w:rsidRPr="006518C9">
              <w:t xml:space="preserve">  e.g.: </w:t>
            </w:r>
            <w:hyperlink r:id="rId276" w:tgtFrame="new" w:history="1">
              <w:r w:rsidRPr="006518C9">
                <w:rPr>
                  <w:rStyle w:val="Hyperlink"/>
                </w:rPr>
                <w:t>MS:1001271</w:t>
              </w:r>
            </w:hyperlink>
            <w:r w:rsidRPr="006518C9">
              <w:t xml:space="preserve"> (</w:t>
            </w:r>
            <w:r w:rsidRPr="006518C9">
              <w:rPr>
                <w:rStyle w:val="popup"/>
              </w:rPr>
              <w:t>researcher</w:t>
            </w:r>
            <w:r w:rsidRPr="006518C9">
              <w:t xml:space="preserve">) </w:t>
            </w:r>
          </w:p>
          <w:p w14:paraId="2D8B449B" w14:textId="77777777" w:rsidR="00921A47" w:rsidRPr="006518C9" w:rsidRDefault="00921A47">
            <w:pPr>
              <w:pStyle w:val="HTMLPreformatted"/>
            </w:pPr>
            <w:r w:rsidRPr="006518C9">
              <w:t>Path /MzIdentML/AnalysisSoftwareList/AnalysisSoftware/ContactRole/Role</w:t>
            </w:r>
          </w:p>
          <w:p w14:paraId="52D3B664" w14:textId="77777777" w:rsidR="00921A47" w:rsidRPr="006518C9" w:rsidRDefault="00921A47">
            <w:pPr>
              <w:pStyle w:val="HTMLPreformatted"/>
            </w:pPr>
            <w:r w:rsidRPr="006518C9">
              <w:t xml:space="preserve">MUST supply a *child* term of </w:t>
            </w:r>
            <w:hyperlink r:id="rId277" w:tgtFrame="new" w:history="1">
              <w:r w:rsidRPr="006518C9">
                <w:rPr>
                  <w:rStyle w:val="Hyperlink"/>
                </w:rPr>
                <w:t>MS:1001266</w:t>
              </w:r>
            </w:hyperlink>
            <w:r w:rsidRPr="006518C9">
              <w:t xml:space="preserve"> (</w:t>
            </w:r>
            <w:r w:rsidRPr="006518C9">
              <w:rPr>
                <w:rStyle w:val="popup"/>
              </w:rPr>
              <w:t>role type</w:t>
            </w:r>
            <w:r w:rsidRPr="006518C9">
              <w:t>) one or more times</w:t>
            </w:r>
          </w:p>
          <w:p w14:paraId="1F08EA21" w14:textId="77777777" w:rsidR="00921A47" w:rsidRPr="006518C9" w:rsidRDefault="00921A47">
            <w:pPr>
              <w:pStyle w:val="HTMLPreformatted"/>
            </w:pPr>
            <w:r w:rsidRPr="006518C9">
              <w:t xml:space="preserve">  e.g.: </w:t>
            </w:r>
            <w:hyperlink r:id="rId278"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340AB8A0" w14:textId="77777777" w:rsidR="00921A47" w:rsidRPr="006518C9" w:rsidRDefault="00921A47">
            <w:pPr>
              <w:pStyle w:val="HTMLPreformatted"/>
            </w:pPr>
            <w:r w:rsidRPr="006518C9">
              <w:t xml:space="preserve">  e.g.: </w:t>
            </w:r>
            <w:hyperlink r:id="rId279" w:tgtFrame="new" w:history="1">
              <w:r w:rsidRPr="006518C9">
                <w:rPr>
                  <w:rStyle w:val="Hyperlink"/>
                </w:rPr>
                <w:t>MS:1001268</w:t>
              </w:r>
            </w:hyperlink>
            <w:r w:rsidRPr="006518C9">
              <w:t xml:space="preserve"> (</w:t>
            </w:r>
            <w:r w:rsidRPr="006518C9">
              <w:rPr>
                <w:rStyle w:val="popup"/>
              </w:rPr>
              <w:t>programmer</w:t>
            </w:r>
            <w:r w:rsidRPr="006518C9">
              <w:t xml:space="preserve">) </w:t>
            </w:r>
          </w:p>
          <w:p w14:paraId="1A59944A" w14:textId="77777777" w:rsidR="00921A47" w:rsidRPr="006518C9" w:rsidRDefault="00921A47">
            <w:pPr>
              <w:pStyle w:val="HTMLPreformatted"/>
            </w:pPr>
            <w:r w:rsidRPr="006518C9">
              <w:t xml:space="preserve">  e.g.: </w:t>
            </w:r>
            <w:hyperlink r:id="rId280"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799A9D44" w14:textId="77777777" w:rsidR="00921A47" w:rsidRPr="006518C9" w:rsidRDefault="00921A47">
            <w:pPr>
              <w:pStyle w:val="HTMLPreformatted"/>
            </w:pPr>
            <w:r w:rsidRPr="006518C9">
              <w:t xml:space="preserve">  e.g.: </w:t>
            </w:r>
            <w:hyperlink r:id="rId281"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3B90375C" w14:textId="77777777" w:rsidR="00921A47" w:rsidRPr="006518C9" w:rsidRDefault="00921A47">
            <w:pPr>
              <w:pStyle w:val="HTMLPreformatted"/>
            </w:pPr>
            <w:r w:rsidRPr="006518C9">
              <w:t xml:space="preserve">  e.g.: </w:t>
            </w:r>
            <w:hyperlink r:id="rId282" w:tgtFrame="new" w:history="1">
              <w:r w:rsidRPr="006518C9">
                <w:rPr>
                  <w:rStyle w:val="Hyperlink"/>
                </w:rPr>
                <w:t>MS:1001271</w:t>
              </w:r>
            </w:hyperlink>
            <w:r w:rsidRPr="006518C9">
              <w:t xml:space="preserve"> (</w:t>
            </w:r>
            <w:r w:rsidRPr="006518C9">
              <w:rPr>
                <w:rStyle w:val="popup"/>
              </w:rPr>
              <w:t>researcher</w:t>
            </w:r>
            <w:r w:rsidRPr="006518C9">
              <w:t xml:space="preserve">) </w:t>
            </w:r>
          </w:p>
          <w:p w14:paraId="26A88F6D" w14:textId="77777777" w:rsidR="00921A47" w:rsidRPr="006518C9" w:rsidRDefault="00921A47">
            <w:pPr>
              <w:pStyle w:val="HTMLPreformatted"/>
            </w:pPr>
            <w:r w:rsidRPr="006518C9">
              <w:t>Path /MzIdentML/AnalysisSampleCollection/Sample/ContactRole/Role</w:t>
            </w:r>
          </w:p>
          <w:p w14:paraId="2B931B9F" w14:textId="77777777" w:rsidR="00921A47" w:rsidRPr="006518C9" w:rsidRDefault="00921A47">
            <w:pPr>
              <w:pStyle w:val="HTMLPreformatted"/>
            </w:pPr>
            <w:r w:rsidRPr="006518C9">
              <w:t xml:space="preserve">MUST supply a *child* term of </w:t>
            </w:r>
            <w:hyperlink r:id="rId283" w:tgtFrame="new" w:history="1">
              <w:r w:rsidRPr="006518C9">
                <w:rPr>
                  <w:rStyle w:val="Hyperlink"/>
                </w:rPr>
                <w:t>MS:1001266</w:t>
              </w:r>
            </w:hyperlink>
            <w:r w:rsidRPr="006518C9">
              <w:t xml:space="preserve"> (</w:t>
            </w:r>
            <w:r w:rsidRPr="006518C9">
              <w:rPr>
                <w:rStyle w:val="popup"/>
              </w:rPr>
              <w:t>role type</w:t>
            </w:r>
            <w:r w:rsidRPr="006518C9">
              <w:t>) one or more times</w:t>
            </w:r>
          </w:p>
          <w:p w14:paraId="45976021" w14:textId="77777777" w:rsidR="00921A47" w:rsidRPr="006518C9" w:rsidRDefault="00921A47">
            <w:pPr>
              <w:pStyle w:val="HTMLPreformatted"/>
            </w:pPr>
            <w:r w:rsidRPr="006518C9">
              <w:t xml:space="preserve">  e.g.: </w:t>
            </w:r>
            <w:hyperlink r:id="rId284"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5B4FA2C2" w14:textId="77777777" w:rsidR="00921A47" w:rsidRPr="006518C9" w:rsidRDefault="00921A47">
            <w:pPr>
              <w:pStyle w:val="HTMLPreformatted"/>
            </w:pPr>
            <w:r w:rsidRPr="006518C9">
              <w:t xml:space="preserve">  e.g.: </w:t>
            </w:r>
            <w:hyperlink r:id="rId285" w:tgtFrame="new" w:history="1">
              <w:r w:rsidRPr="006518C9">
                <w:rPr>
                  <w:rStyle w:val="Hyperlink"/>
                </w:rPr>
                <w:t>MS:1001268</w:t>
              </w:r>
            </w:hyperlink>
            <w:r w:rsidRPr="006518C9">
              <w:t xml:space="preserve"> (</w:t>
            </w:r>
            <w:r w:rsidRPr="006518C9">
              <w:rPr>
                <w:rStyle w:val="popup"/>
              </w:rPr>
              <w:t>programmer</w:t>
            </w:r>
            <w:r w:rsidRPr="006518C9">
              <w:t xml:space="preserve">) </w:t>
            </w:r>
          </w:p>
          <w:p w14:paraId="1923E557" w14:textId="77777777" w:rsidR="00921A47" w:rsidRPr="006518C9" w:rsidRDefault="00921A47">
            <w:pPr>
              <w:pStyle w:val="HTMLPreformatted"/>
            </w:pPr>
            <w:r w:rsidRPr="006518C9">
              <w:t xml:space="preserve">  e.g.: </w:t>
            </w:r>
            <w:hyperlink r:id="rId286"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1121ED8F" w14:textId="77777777" w:rsidR="00921A47" w:rsidRPr="006518C9" w:rsidRDefault="00921A47">
            <w:pPr>
              <w:pStyle w:val="HTMLPreformatted"/>
            </w:pPr>
            <w:r w:rsidRPr="006518C9">
              <w:lastRenderedPageBreak/>
              <w:t xml:space="preserve">  e.g.: </w:t>
            </w:r>
            <w:hyperlink r:id="rId287"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5DA34E34" w14:textId="77777777" w:rsidR="00921A47" w:rsidRPr="006518C9" w:rsidRDefault="00921A47">
            <w:pPr>
              <w:pStyle w:val="HTMLPreformatted"/>
            </w:pPr>
            <w:r w:rsidRPr="006518C9">
              <w:t xml:space="preserve">  e.g.: </w:t>
            </w:r>
            <w:hyperlink r:id="rId288" w:tgtFrame="new" w:history="1">
              <w:r w:rsidRPr="006518C9">
                <w:rPr>
                  <w:rStyle w:val="Hyperlink"/>
                </w:rPr>
                <w:t>MS:1001271</w:t>
              </w:r>
            </w:hyperlink>
            <w:r w:rsidRPr="006518C9">
              <w:t xml:space="preserve"> (</w:t>
            </w:r>
            <w:r w:rsidRPr="006518C9">
              <w:rPr>
                <w:rStyle w:val="popup"/>
              </w:rPr>
              <w:t>researcher</w:t>
            </w:r>
            <w:r w:rsidRPr="006518C9">
              <w:t xml:space="preserve">) </w:t>
            </w:r>
          </w:p>
        </w:tc>
      </w:tr>
      <w:tr w:rsidR="00921A47" w:rsidRPr="006518C9" w14:paraId="78EC1736" w14:textId="77777777" w:rsidTr="00921A47">
        <w:trPr>
          <w:tblCellSpacing w:w="15" w:type="dxa"/>
        </w:trPr>
        <w:tc>
          <w:tcPr>
            <w:tcW w:w="0" w:type="auto"/>
            <w:vAlign w:val="center"/>
            <w:hideMark/>
          </w:tcPr>
          <w:p w14:paraId="4E101897"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5A8C3D42" w14:textId="77777777" w:rsidR="00921A47" w:rsidRPr="006518C9" w:rsidRDefault="00921A47">
            <w:pPr>
              <w:pStyle w:val="HTMLPreformatted"/>
            </w:pPr>
            <w:r w:rsidRPr="006518C9">
              <w:t>&lt;cvParam cvRef="PSI-MS" accession="MS:1001271" name="researcher"&gt;&lt;/cvParam&gt;</w:t>
            </w:r>
          </w:p>
          <w:p w14:paraId="5116F61A" w14:textId="77777777" w:rsidR="00921A47" w:rsidRPr="006518C9" w:rsidRDefault="00921A47">
            <w:pPr>
              <w:pStyle w:val="HTMLPreformatted"/>
            </w:pPr>
            <w:r w:rsidRPr="006518C9">
              <w:t>&lt;cvParam accession="MS:1001267" cvRef="PSI-MS" name="software vendor"/&gt;</w:t>
            </w:r>
          </w:p>
        </w:tc>
      </w:tr>
    </w:tbl>
    <w:p w14:paraId="144375AB" w14:textId="77777777" w:rsidR="00921A47" w:rsidRPr="006518C9" w:rsidRDefault="00921A47" w:rsidP="00921A47">
      <w:pPr>
        <w:rPr>
          <w:lang w:val="en-US"/>
        </w:rPr>
      </w:pPr>
    </w:p>
    <w:p w14:paraId="7B05EF1E" w14:textId="77777777" w:rsidR="00921A47" w:rsidRPr="006518C9" w:rsidRDefault="00921A47" w:rsidP="00921A47">
      <w:pPr>
        <w:pStyle w:val="Heading2"/>
      </w:pPr>
      <w:bookmarkStart w:id="260" w:name="_Toc457214117"/>
      <w:r w:rsidRPr="006518C9">
        <w:t>Element &lt;</w:t>
      </w:r>
      <w:bookmarkStart w:id="261" w:name="Sample"/>
      <w:r w:rsidRPr="006518C9">
        <w:t>Sample</w:t>
      </w:r>
      <w:bookmarkEnd w:id="261"/>
      <w:r w:rsidRPr="006518C9">
        <w:t>&gt;</w:t>
      </w:r>
      <w:bookmarkEnd w:id="2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921A47" w:rsidRPr="006518C9" w14:paraId="4103D25E" w14:textId="77777777" w:rsidTr="00921A47">
        <w:trPr>
          <w:tblCellSpacing w:w="15" w:type="dxa"/>
        </w:trPr>
        <w:tc>
          <w:tcPr>
            <w:tcW w:w="0" w:type="auto"/>
            <w:vAlign w:val="center"/>
            <w:hideMark/>
          </w:tcPr>
          <w:p w14:paraId="2DB3557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3E2DB4C" w14:textId="77777777" w:rsidR="00921A47" w:rsidRPr="006518C9" w:rsidRDefault="00921A47">
            <w:pPr>
              <w:rPr>
                <w:sz w:val="24"/>
                <w:szCs w:val="24"/>
                <w:lang w:val="en-US"/>
              </w:rPr>
            </w:pPr>
            <w:r w:rsidRPr="006518C9">
              <w:rPr>
                <w:lang w:val="en-US"/>
              </w:rP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921A47" w:rsidRPr="006518C9" w14:paraId="7E4FD1DC" w14:textId="77777777" w:rsidTr="00921A47">
        <w:trPr>
          <w:tblCellSpacing w:w="15" w:type="dxa"/>
        </w:trPr>
        <w:tc>
          <w:tcPr>
            <w:tcW w:w="0" w:type="auto"/>
            <w:vAlign w:val="center"/>
            <w:hideMark/>
          </w:tcPr>
          <w:p w14:paraId="4AAA3F3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048A789" w14:textId="77777777" w:rsidR="00921A47" w:rsidRPr="006518C9" w:rsidRDefault="00921A47">
            <w:pPr>
              <w:rPr>
                <w:sz w:val="24"/>
                <w:szCs w:val="24"/>
                <w:lang w:val="en-US"/>
              </w:rPr>
            </w:pPr>
            <w:r w:rsidRPr="006518C9">
              <w:rPr>
                <w:lang w:val="en-US"/>
              </w:rPr>
              <w:t xml:space="preserve">SampleType </w:t>
            </w:r>
          </w:p>
        </w:tc>
      </w:tr>
      <w:tr w:rsidR="00921A47" w:rsidRPr="006518C9" w14:paraId="5E1F6CAF" w14:textId="77777777" w:rsidTr="00921A47">
        <w:trPr>
          <w:tblCellSpacing w:w="15" w:type="dxa"/>
        </w:trPr>
        <w:tc>
          <w:tcPr>
            <w:tcW w:w="0" w:type="auto"/>
            <w:vAlign w:val="center"/>
            <w:hideMark/>
          </w:tcPr>
          <w:p w14:paraId="5732F3B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921A47" w:rsidRPr="006518C9" w14:paraId="7206F1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BD637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DA2D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7D37C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171C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A57DC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5C5E6C"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EFEF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8509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8FBFD"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8821D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BE475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2B3A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32DF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63E5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72A5CFBD" w14:textId="77777777" w:rsidR="00921A47" w:rsidRPr="006518C9" w:rsidRDefault="00921A47">
            <w:pPr>
              <w:rPr>
                <w:sz w:val="24"/>
                <w:szCs w:val="24"/>
                <w:lang w:val="en-US"/>
              </w:rPr>
            </w:pPr>
          </w:p>
        </w:tc>
      </w:tr>
      <w:tr w:rsidR="00921A47" w:rsidRPr="006518C9" w14:paraId="23B57ADC" w14:textId="77777777" w:rsidTr="00921A47">
        <w:trPr>
          <w:tblCellSpacing w:w="15" w:type="dxa"/>
        </w:trPr>
        <w:tc>
          <w:tcPr>
            <w:tcW w:w="0" w:type="auto"/>
            <w:vAlign w:val="center"/>
            <w:hideMark/>
          </w:tcPr>
          <w:p w14:paraId="76996C7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921A47" w:rsidRPr="006518C9" w14:paraId="5384C4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E3B50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3A6D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3E72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7E91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A789A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652478" w14:textId="77777777" w:rsidR="00921A47" w:rsidRPr="006518C9" w:rsidRDefault="00A6726E">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34DA7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D32D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850E0C"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30DA76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B9FD2C" w14:textId="77777777" w:rsidR="00921A47" w:rsidRPr="006518C9" w:rsidRDefault="00A6726E">
                  <w:pPr>
                    <w:rPr>
                      <w:sz w:val="24"/>
                      <w:szCs w:val="24"/>
                      <w:lang w:val="en-US"/>
                    </w:rPr>
                  </w:pPr>
                  <w:hyperlink w:anchor="SubSample" w:history="1">
                    <w:r w:rsidR="00921A47" w:rsidRPr="006518C9">
                      <w:rPr>
                        <w:rStyle w:val="Hyperlink"/>
                        <w:lang w:val="en-US"/>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D3259C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AE42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ED913"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729E59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0F92CB"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7F55A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5D4B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D48CB"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BCD176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EDC70C"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F9F64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A7A6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E6B57C" w14:textId="77777777" w:rsidR="00921A47" w:rsidRPr="006518C9" w:rsidRDefault="00921A47">
                  <w:pPr>
                    <w:rPr>
                      <w:sz w:val="24"/>
                      <w:szCs w:val="24"/>
                      <w:lang w:val="en-US"/>
                    </w:rPr>
                  </w:pPr>
                  <w:r w:rsidRPr="006518C9">
                    <w:rPr>
                      <w:lang w:val="en-US"/>
                    </w:rPr>
                    <w:t>A single user-defined parameter.</w:t>
                  </w:r>
                </w:p>
              </w:tc>
            </w:tr>
          </w:tbl>
          <w:p w14:paraId="1606F36E" w14:textId="77777777" w:rsidR="00921A47" w:rsidRPr="006518C9" w:rsidRDefault="00921A47">
            <w:pPr>
              <w:rPr>
                <w:sz w:val="24"/>
                <w:szCs w:val="24"/>
                <w:lang w:val="en-US"/>
              </w:rPr>
            </w:pPr>
          </w:p>
        </w:tc>
      </w:tr>
      <w:tr w:rsidR="00921A47" w:rsidRPr="006518C9" w14:paraId="6E2687C0" w14:textId="77777777" w:rsidTr="00921A47">
        <w:trPr>
          <w:tblCellSpacing w:w="15" w:type="dxa"/>
        </w:trPr>
        <w:tc>
          <w:tcPr>
            <w:tcW w:w="0" w:type="auto"/>
            <w:vAlign w:val="center"/>
            <w:hideMark/>
          </w:tcPr>
          <w:p w14:paraId="043710B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F89A25C" w14:textId="77777777" w:rsidR="00921A47" w:rsidRPr="006518C9" w:rsidRDefault="00921A47">
            <w:pPr>
              <w:rPr>
                <w:sz w:val="24"/>
                <w:szCs w:val="24"/>
                <w:lang w:val="en-US"/>
              </w:rPr>
            </w:pPr>
          </w:p>
        </w:tc>
      </w:tr>
      <w:tr w:rsidR="00921A47" w:rsidRPr="006518C9" w14:paraId="3EC4A20A" w14:textId="77777777" w:rsidTr="00064789">
        <w:trPr>
          <w:tblCellSpacing w:w="15" w:type="dxa"/>
        </w:trPr>
        <w:tc>
          <w:tcPr>
            <w:tcW w:w="0" w:type="auto"/>
            <w:vAlign w:val="center"/>
          </w:tcPr>
          <w:p w14:paraId="5732B2E8" w14:textId="77777777" w:rsidR="00921A47" w:rsidRPr="006518C9" w:rsidRDefault="00921A47">
            <w:pPr>
              <w:rPr>
                <w:sz w:val="24"/>
                <w:szCs w:val="24"/>
                <w:lang w:val="en-US"/>
              </w:rPr>
            </w:pPr>
          </w:p>
        </w:tc>
        <w:tc>
          <w:tcPr>
            <w:tcW w:w="0" w:type="auto"/>
            <w:vAlign w:val="center"/>
          </w:tcPr>
          <w:p w14:paraId="4F064652" w14:textId="77777777" w:rsidR="00921A47" w:rsidRPr="006518C9" w:rsidRDefault="00921A47">
            <w:pPr>
              <w:rPr>
                <w:sz w:val="24"/>
                <w:szCs w:val="24"/>
                <w:lang w:val="en-US"/>
              </w:rPr>
            </w:pPr>
          </w:p>
        </w:tc>
      </w:tr>
    </w:tbl>
    <w:p w14:paraId="188922D7" w14:textId="77777777" w:rsidR="00921A47" w:rsidRPr="006518C9" w:rsidRDefault="00921A47" w:rsidP="00921A47">
      <w:pPr>
        <w:rPr>
          <w:lang w:val="en-US"/>
        </w:rPr>
      </w:pPr>
    </w:p>
    <w:p w14:paraId="600A5756" w14:textId="77777777" w:rsidR="00921A47" w:rsidRPr="006518C9" w:rsidRDefault="00921A47" w:rsidP="00921A47">
      <w:pPr>
        <w:pStyle w:val="Heading2"/>
      </w:pPr>
      <w:bookmarkStart w:id="262" w:name="_Toc457214118"/>
      <w:r w:rsidRPr="006518C9">
        <w:t>Element &lt;</w:t>
      </w:r>
      <w:bookmarkStart w:id="263" w:name="SearchDatabase"/>
      <w:r w:rsidRPr="006518C9">
        <w:t>SearchDatabase</w:t>
      </w:r>
      <w:bookmarkEnd w:id="263"/>
      <w:r w:rsidRPr="006518C9">
        <w:t>&gt;</w:t>
      </w:r>
      <w:bookmarkEnd w:id="2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921A47" w:rsidRPr="006518C9" w14:paraId="20323F91" w14:textId="77777777" w:rsidTr="00921A47">
        <w:trPr>
          <w:tblCellSpacing w:w="15" w:type="dxa"/>
        </w:trPr>
        <w:tc>
          <w:tcPr>
            <w:tcW w:w="0" w:type="auto"/>
            <w:vAlign w:val="center"/>
            <w:hideMark/>
          </w:tcPr>
          <w:p w14:paraId="07C5782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D9F37F3" w14:textId="77777777"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frame translated) or annotated spectra libraries. </w:t>
            </w:r>
          </w:p>
        </w:tc>
      </w:tr>
      <w:tr w:rsidR="00921A47" w:rsidRPr="006518C9" w14:paraId="39FBC867" w14:textId="77777777" w:rsidTr="00921A47">
        <w:trPr>
          <w:tblCellSpacing w:w="15" w:type="dxa"/>
        </w:trPr>
        <w:tc>
          <w:tcPr>
            <w:tcW w:w="0" w:type="auto"/>
            <w:vAlign w:val="center"/>
            <w:hideMark/>
          </w:tcPr>
          <w:p w14:paraId="42BD72C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E9BCC5" w14:textId="77777777" w:rsidR="00921A47" w:rsidRPr="006518C9" w:rsidRDefault="00921A47">
            <w:pPr>
              <w:rPr>
                <w:sz w:val="24"/>
                <w:szCs w:val="24"/>
                <w:lang w:val="en-US"/>
              </w:rPr>
            </w:pPr>
            <w:r w:rsidRPr="006518C9">
              <w:rPr>
                <w:lang w:val="en-US"/>
              </w:rPr>
              <w:t xml:space="preserve">SearchDatabaseType </w:t>
            </w:r>
          </w:p>
        </w:tc>
      </w:tr>
      <w:tr w:rsidR="00921A47" w:rsidRPr="006518C9" w14:paraId="246B5D21" w14:textId="77777777" w:rsidTr="00921A47">
        <w:trPr>
          <w:tblCellSpacing w:w="15" w:type="dxa"/>
        </w:trPr>
        <w:tc>
          <w:tcPr>
            <w:tcW w:w="0" w:type="auto"/>
            <w:vAlign w:val="center"/>
            <w:hideMark/>
          </w:tcPr>
          <w:p w14:paraId="0B43F48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921A47" w:rsidRPr="006518C9" w14:paraId="5EDE4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09BCF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2E6E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04AD0"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2D7D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86312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563E7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80E6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EAE0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776D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73AD2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1971D9"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17E40"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5572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D87AD" w14:textId="77777777" w:rsidR="00921A47" w:rsidRPr="006518C9" w:rsidRDefault="00921A47">
                  <w:pPr>
                    <w:rPr>
                      <w:sz w:val="24"/>
                      <w:szCs w:val="24"/>
                      <w:lang w:val="en-US"/>
                    </w:rPr>
                  </w:pPr>
                  <w:r w:rsidRPr="006518C9">
                    <w:rPr>
                      <w:lang w:val="en-US"/>
                    </w:rPr>
                    <w:t>The location of the data file.</w:t>
                  </w:r>
                </w:p>
              </w:tc>
            </w:tr>
            <w:tr w:rsidR="00921A47" w:rsidRPr="006518C9" w14:paraId="68D2E6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9C5DD6"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89B6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EB54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C5B9A"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10E45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D035B" w14:textId="77777777" w:rsidR="00921A47" w:rsidRPr="006518C9" w:rsidRDefault="00921A47">
                  <w:pPr>
                    <w:rPr>
                      <w:sz w:val="24"/>
                      <w:szCs w:val="24"/>
                      <w:lang w:val="en-US"/>
                    </w:rPr>
                  </w:pPr>
                  <w:r w:rsidRPr="006518C9">
                    <w:rPr>
                      <w:lang w:val="en-US"/>
                    </w:rP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6BE62"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2870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3C235" w14:textId="77777777" w:rsidR="00921A47" w:rsidRPr="006518C9" w:rsidRDefault="00921A47">
                  <w:pPr>
                    <w:rPr>
                      <w:sz w:val="24"/>
                      <w:szCs w:val="24"/>
                      <w:lang w:val="en-US"/>
                    </w:rPr>
                  </w:pPr>
                  <w:r w:rsidRPr="006518C9">
                    <w:rPr>
                      <w:lang w:val="en-US"/>
                    </w:rPr>
                    <w:t>The total number of sequences in the database.</w:t>
                  </w:r>
                </w:p>
              </w:tc>
            </w:tr>
            <w:tr w:rsidR="00921A47" w:rsidRPr="006518C9" w14:paraId="53D6A7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9A3A1A" w14:textId="77777777" w:rsidR="00921A47" w:rsidRPr="006518C9" w:rsidRDefault="00921A47">
                  <w:pPr>
                    <w:rPr>
                      <w:sz w:val="24"/>
                      <w:szCs w:val="24"/>
                      <w:lang w:val="en-US"/>
                    </w:rPr>
                  </w:pPr>
                  <w:r w:rsidRPr="006518C9">
                    <w:rPr>
                      <w:lang w:val="en-US"/>
                    </w:rP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3A7A1"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2829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90521" w14:textId="77777777" w:rsidR="00921A47" w:rsidRPr="006518C9" w:rsidRDefault="00921A47">
                  <w:pPr>
                    <w:rPr>
                      <w:sz w:val="24"/>
                      <w:szCs w:val="24"/>
                      <w:lang w:val="en-US"/>
                    </w:rPr>
                  </w:pPr>
                  <w:r w:rsidRPr="006518C9">
                    <w:rPr>
                      <w:lang w:val="en-US"/>
                    </w:rPr>
                    <w:t>The number of residues in the database.</w:t>
                  </w:r>
                </w:p>
              </w:tc>
            </w:tr>
            <w:tr w:rsidR="00921A47" w:rsidRPr="006518C9" w14:paraId="2F1852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4E04B" w14:textId="77777777" w:rsidR="00921A47" w:rsidRPr="006518C9" w:rsidRDefault="00921A47">
                  <w:pPr>
                    <w:rPr>
                      <w:sz w:val="24"/>
                      <w:szCs w:val="24"/>
                      <w:lang w:val="en-US"/>
                    </w:rPr>
                  </w:pPr>
                  <w:r w:rsidRPr="006518C9">
                    <w:rPr>
                      <w:lang w:val="en-US"/>
                    </w:rP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D94AF"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DC5B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76DB3" w14:textId="77777777" w:rsidR="00921A47" w:rsidRPr="006518C9" w:rsidRDefault="00921A47">
                  <w:pPr>
                    <w:rPr>
                      <w:sz w:val="24"/>
                      <w:szCs w:val="24"/>
                      <w:lang w:val="en-US"/>
                    </w:rPr>
                  </w:pPr>
                  <w:r w:rsidRPr="006518C9">
                    <w:rPr>
                      <w:lang w:val="en-US"/>
                    </w:rPr>
                    <w:t xml:space="preserve">The date and time the database was released to the public; omit this attribute </w:t>
                  </w:r>
                  <w:r w:rsidRPr="006518C9">
                    <w:rPr>
                      <w:lang w:val="en-US"/>
                    </w:rPr>
                    <w:lastRenderedPageBreak/>
                    <w:t xml:space="preserve">when the date and time are unknown or not applicable (e.g. custom databases). </w:t>
                  </w:r>
                </w:p>
              </w:tc>
            </w:tr>
            <w:tr w:rsidR="00921A47" w:rsidRPr="006518C9" w14:paraId="5A8925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3150D1" w14:textId="77777777" w:rsidR="00921A47" w:rsidRPr="006518C9" w:rsidRDefault="00921A47">
                  <w:pPr>
                    <w:rPr>
                      <w:sz w:val="24"/>
                      <w:szCs w:val="24"/>
                      <w:lang w:val="en-US"/>
                    </w:rPr>
                  </w:pPr>
                  <w:r w:rsidRPr="006518C9">
                    <w:rPr>
                      <w:lang w:val="en-US"/>
                    </w:rP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6472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48C3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40D25" w14:textId="77777777" w:rsidR="00921A47" w:rsidRPr="006518C9" w:rsidRDefault="00921A47">
                  <w:pPr>
                    <w:rPr>
                      <w:sz w:val="24"/>
                      <w:szCs w:val="24"/>
                      <w:lang w:val="en-US"/>
                    </w:rPr>
                  </w:pPr>
                  <w:r w:rsidRPr="006518C9">
                    <w:rPr>
                      <w:lang w:val="en-US"/>
                    </w:rPr>
                    <w:t>The version of the database.</w:t>
                  </w:r>
                </w:p>
              </w:tc>
            </w:tr>
          </w:tbl>
          <w:p w14:paraId="5A69B5AC" w14:textId="77777777" w:rsidR="00921A47" w:rsidRPr="006518C9" w:rsidRDefault="00921A47">
            <w:pPr>
              <w:rPr>
                <w:sz w:val="24"/>
                <w:szCs w:val="24"/>
                <w:lang w:val="en-US"/>
              </w:rPr>
            </w:pPr>
          </w:p>
        </w:tc>
      </w:tr>
      <w:tr w:rsidR="00921A47" w:rsidRPr="006518C9" w14:paraId="0FE3668F" w14:textId="77777777" w:rsidTr="00921A47">
        <w:trPr>
          <w:tblCellSpacing w:w="15" w:type="dxa"/>
        </w:trPr>
        <w:tc>
          <w:tcPr>
            <w:tcW w:w="0" w:type="auto"/>
            <w:vAlign w:val="center"/>
            <w:hideMark/>
          </w:tcPr>
          <w:p w14:paraId="45E08611"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921A47" w:rsidRPr="006518C9" w14:paraId="40F7F0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84142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66ED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80BC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9601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5D76BB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D9F286" w14:textId="77777777" w:rsidR="00921A47" w:rsidRPr="006518C9" w:rsidRDefault="00A6726E">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39BCF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2679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C9D9D"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131252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4D64D0" w14:textId="77777777" w:rsidR="00921A47" w:rsidRPr="006518C9" w:rsidRDefault="00A6726E">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821651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001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650B0"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14E0CE8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E9FA5A" w14:textId="77777777" w:rsidR="00921A47" w:rsidRPr="006518C9" w:rsidRDefault="00A6726E">
                  <w:pPr>
                    <w:rPr>
                      <w:sz w:val="24"/>
                      <w:szCs w:val="24"/>
                      <w:lang w:val="en-US"/>
                    </w:rPr>
                  </w:pPr>
                  <w:hyperlink w:anchor="DatabaseName" w:history="1">
                    <w:r w:rsidR="00921A47" w:rsidRPr="006518C9">
                      <w:rPr>
                        <w:rStyle w:val="Hyperlink"/>
                        <w:lang w:val="en-US"/>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B3622C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08B6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0ABEF" w14:textId="77777777" w:rsidR="00921A47" w:rsidRPr="006518C9" w:rsidRDefault="00921A47">
                  <w:pPr>
                    <w:rPr>
                      <w:sz w:val="24"/>
                      <w:szCs w:val="24"/>
                      <w:lang w:val="en-US"/>
                    </w:rPr>
                  </w:pPr>
                  <w:r w:rsidRPr="006518C9">
                    <w:rPr>
                      <w:lang w:val="en-US"/>
                    </w:rPr>
                    <w:t xml:space="preserve">The database name may be given as a cvParam if it maps exactly to one of the release databases listed in the CV, otherwise a userParam should be used. </w:t>
                  </w:r>
                </w:p>
              </w:tc>
            </w:tr>
            <w:tr w:rsidR="00921A47" w:rsidRPr="006518C9" w14:paraId="63155C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602807"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6EC483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C591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3078C" w14:textId="77777777" w:rsidR="00921A47" w:rsidRPr="006518C9" w:rsidRDefault="00921A47">
                  <w:pPr>
                    <w:rPr>
                      <w:sz w:val="24"/>
                      <w:szCs w:val="24"/>
                      <w:lang w:val="en-US"/>
                    </w:rPr>
                  </w:pPr>
                  <w:r w:rsidRPr="006518C9">
                    <w:rPr>
                      <w:lang w:val="en-US"/>
                    </w:rPr>
                    <w:t>A single entry from an ontology or a controlled vocabulary.</w:t>
                  </w:r>
                </w:p>
              </w:tc>
            </w:tr>
          </w:tbl>
          <w:p w14:paraId="457E0DC7" w14:textId="77777777" w:rsidR="00921A47" w:rsidRPr="006518C9" w:rsidRDefault="00921A47">
            <w:pPr>
              <w:rPr>
                <w:sz w:val="24"/>
                <w:szCs w:val="24"/>
                <w:lang w:val="en-US"/>
              </w:rPr>
            </w:pPr>
          </w:p>
        </w:tc>
      </w:tr>
      <w:tr w:rsidR="00921A47" w:rsidRPr="006518C9" w14:paraId="46285047" w14:textId="77777777" w:rsidTr="00921A47">
        <w:trPr>
          <w:tblCellSpacing w:w="15" w:type="dxa"/>
        </w:trPr>
        <w:tc>
          <w:tcPr>
            <w:tcW w:w="0" w:type="auto"/>
            <w:vAlign w:val="center"/>
            <w:hideMark/>
          </w:tcPr>
          <w:p w14:paraId="21E2389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A0EA7D" w14:textId="77777777" w:rsidR="00921A47" w:rsidRPr="006518C9" w:rsidRDefault="00921A47">
            <w:pPr>
              <w:pStyle w:val="HTMLPreformatted"/>
            </w:pPr>
            <w:r w:rsidRPr="006518C9">
              <w:t xml:space="preserve">      &lt;SearchDatabase numDatabaseSequences="40400" location="C:\Users\hba041\My_Git_Applications\peptide-shaker.wiki\data\2016_04_05\uniprot-human-reviewed-trypsin-april-2016_concatenated_target_decoy.fasta" id="SearchDB_1"&gt;</w:t>
            </w:r>
          </w:p>
          <w:p w14:paraId="7E50B91D" w14:textId="77777777" w:rsidR="00921A47" w:rsidRPr="006518C9" w:rsidRDefault="00921A47">
            <w:pPr>
              <w:pStyle w:val="HTMLPreformatted"/>
            </w:pPr>
            <w:r w:rsidRPr="006518C9">
              <w:t xml:space="preserve">        &lt;FileFormat&gt;</w:t>
            </w:r>
          </w:p>
          <w:p w14:paraId="79DA898A" w14:textId="77777777" w:rsidR="00921A47" w:rsidRPr="006518C9" w:rsidRDefault="00921A47">
            <w:pPr>
              <w:pStyle w:val="HTMLPreformatted"/>
            </w:pPr>
            <w:r w:rsidRPr="006518C9">
              <w:t xml:space="preserve">          &lt;cvParam cvRef="PSI-MS" accession="MS:1001348" name="FASTA format"/&gt;</w:t>
            </w:r>
          </w:p>
          <w:p w14:paraId="4FDB64A6" w14:textId="77777777" w:rsidR="00921A47" w:rsidRPr="006518C9" w:rsidRDefault="00921A47">
            <w:pPr>
              <w:pStyle w:val="HTMLPreformatted"/>
            </w:pPr>
            <w:r w:rsidRPr="006518C9">
              <w:t xml:space="preserve">        &lt;/FileFormat&gt;</w:t>
            </w:r>
          </w:p>
          <w:p w14:paraId="2EB11557" w14:textId="77777777" w:rsidR="00921A47" w:rsidRPr="006518C9" w:rsidRDefault="00921A47">
            <w:pPr>
              <w:pStyle w:val="HTMLPreformatted"/>
            </w:pPr>
            <w:r w:rsidRPr="006518C9">
              <w:t xml:space="preserve">        &lt;DatabaseName&gt;</w:t>
            </w:r>
          </w:p>
          <w:p w14:paraId="5A8C66B2" w14:textId="77777777" w:rsidR="00921A47" w:rsidRPr="006518C9" w:rsidRDefault="00921A47">
            <w:pPr>
              <w:pStyle w:val="HTMLPreformatted"/>
            </w:pPr>
            <w:r w:rsidRPr="006518C9">
              <w:t xml:space="preserve">          &lt;userParam name="uniprot-human-reviewed-trypsin-april-2016_concatenated_target_decoy.fasta"/&gt;</w:t>
            </w:r>
          </w:p>
          <w:p w14:paraId="574CAE6D" w14:textId="77777777" w:rsidR="00921A47" w:rsidRPr="006518C9" w:rsidRDefault="00921A47">
            <w:pPr>
              <w:pStyle w:val="HTMLPreformatted"/>
            </w:pPr>
            <w:r w:rsidRPr="006518C9">
              <w:t xml:space="preserve">        &lt;/DatabaseName&gt;</w:t>
            </w:r>
          </w:p>
          <w:p w14:paraId="33CC7DCA" w14:textId="77777777" w:rsidR="00921A47" w:rsidRPr="006518C9" w:rsidRDefault="00921A47">
            <w:pPr>
              <w:pStyle w:val="HTMLPreformatted"/>
            </w:pPr>
            <w:r w:rsidRPr="006518C9">
              <w:t xml:space="preserve">  ...</w:t>
            </w:r>
          </w:p>
          <w:p w14:paraId="47028154" w14:textId="77777777" w:rsidR="00921A47" w:rsidRPr="006518C9" w:rsidRDefault="00921A47">
            <w:pPr>
              <w:pStyle w:val="HTMLPreformatted"/>
            </w:pPr>
            <w:r w:rsidRPr="006518C9">
              <w:t>&lt;/SearchDatabase&gt;</w:t>
            </w:r>
          </w:p>
        </w:tc>
      </w:tr>
      <w:tr w:rsidR="00921A47" w:rsidRPr="006518C9" w14:paraId="12A7C81C" w14:textId="77777777" w:rsidTr="00921A47">
        <w:trPr>
          <w:tblCellSpacing w:w="15" w:type="dxa"/>
        </w:trPr>
        <w:tc>
          <w:tcPr>
            <w:tcW w:w="0" w:type="auto"/>
            <w:vAlign w:val="center"/>
            <w:hideMark/>
          </w:tcPr>
          <w:p w14:paraId="139C88B1"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7349A0E" w14:textId="77777777" w:rsidR="00921A47" w:rsidRPr="006518C9" w:rsidRDefault="00921A47">
            <w:pPr>
              <w:pStyle w:val="HTMLPreformatted"/>
            </w:pPr>
            <w:r w:rsidRPr="006518C9">
              <w:t>Path /MzIdentML/DataCollection/Inputs/SearchDatabase</w:t>
            </w:r>
          </w:p>
          <w:p w14:paraId="38070E49" w14:textId="77777777" w:rsidR="00921A47" w:rsidRPr="006518C9" w:rsidRDefault="00921A47">
            <w:pPr>
              <w:pStyle w:val="HTMLPreformatted"/>
            </w:pPr>
            <w:r w:rsidRPr="006518C9">
              <w:t xml:space="preserve">MAY supply a *child* term of </w:t>
            </w:r>
            <w:hyperlink r:id="rId289"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01BBE276" w14:textId="77777777" w:rsidR="00921A47" w:rsidRPr="006518C9" w:rsidRDefault="00921A47">
            <w:pPr>
              <w:pStyle w:val="HTMLPreformatted"/>
            </w:pPr>
            <w:r w:rsidRPr="006518C9">
              <w:t xml:space="preserve">  e.g.: </w:t>
            </w:r>
            <w:hyperlink r:id="rId290" w:tgtFrame="new" w:history="1">
              <w:r w:rsidRPr="006518C9">
                <w:rPr>
                  <w:rStyle w:val="Hyperlink"/>
                </w:rPr>
                <w:t>MS:1000568</w:t>
              </w:r>
            </w:hyperlink>
            <w:r w:rsidRPr="006518C9">
              <w:t xml:space="preserve"> (</w:t>
            </w:r>
            <w:r w:rsidRPr="006518C9">
              <w:rPr>
                <w:rStyle w:val="popup"/>
              </w:rPr>
              <w:t>MD5</w:t>
            </w:r>
            <w:r w:rsidRPr="006518C9">
              <w:t xml:space="preserve">) </w:t>
            </w:r>
          </w:p>
          <w:p w14:paraId="1FEB777A" w14:textId="77777777" w:rsidR="00921A47" w:rsidRPr="006518C9" w:rsidRDefault="00921A47">
            <w:pPr>
              <w:pStyle w:val="HTMLPreformatted"/>
            </w:pPr>
            <w:r w:rsidRPr="006518C9">
              <w:t xml:space="preserve">  e.g.: </w:t>
            </w:r>
            <w:hyperlink r:id="rId291" w:tgtFrame="new" w:history="1">
              <w:r w:rsidRPr="006518C9">
                <w:rPr>
                  <w:rStyle w:val="Hyperlink"/>
                </w:rPr>
                <w:t>MS:1000569</w:t>
              </w:r>
            </w:hyperlink>
            <w:r w:rsidRPr="006518C9">
              <w:t xml:space="preserve"> (</w:t>
            </w:r>
            <w:r w:rsidRPr="006518C9">
              <w:rPr>
                <w:rStyle w:val="popup"/>
              </w:rPr>
              <w:t>SHA-1</w:t>
            </w:r>
            <w:r w:rsidRPr="006518C9">
              <w:t xml:space="preserve">) </w:t>
            </w:r>
          </w:p>
          <w:p w14:paraId="2753360D" w14:textId="77777777" w:rsidR="00921A47" w:rsidRPr="006518C9" w:rsidRDefault="00921A47">
            <w:pPr>
              <w:pStyle w:val="HTMLPreformatted"/>
            </w:pPr>
            <w:r w:rsidRPr="006518C9">
              <w:t xml:space="preserve">MAY supply a *child* term of </w:t>
            </w:r>
            <w:hyperlink r:id="rId292" w:tgtFrame="new" w:history="1">
              <w:r w:rsidRPr="006518C9">
                <w:rPr>
                  <w:rStyle w:val="Hyperlink"/>
                </w:rPr>
                <w:t>MS:1001011</w:t>
              </w:r>
            </w:hyperlink>
            <w:r w:rsidRPr="006518C9">
              <w:t xml:space="preserve"> (</w:t>
            </w:r>
            <w:r w:rsidRPr="006518C9">
              <w:rPr>
                <w:rStyle w:val="popup"/>
              </w:rPr>
              <w:t>search database details</w:t>
            </w:r>
            <w:r w:rsidRPr="006518C9">
              <w:t>) one or more times</w:t>
            </w:r>
          </w:p>
          <w:p w14:paraId="3E4D5A14" w14:textId="77777777" w:rsidR="00921A47" w:rsidRPr="006518C9" w:rsidRDefault="00921A47">
            <w:pPr>
              <w:pStyle w:val="HTMLPreformatted"/>
            </w:pPr>
            <w:r w:rsidRPr="006518C9">
              <w:t xml:space="preserve">  e.g.: </w:t>
            </w:r>
            <w:hyperlink r:id="rId293" w:tgtFrame="new" w:history="1">
              <w:r w:rsidRPr="006518C9">
                <w:rPr>
                  <w:rStyle w:val="Hyperlink"/>
                </w:rPr>
                <w:t>MS:1001014</w:t>
              </w:r>
            </w:hyperlink>
            <w:r w:rsidRPr="006518C9">
              <w:t xml:space="preserve"> (</w:t>
            </w:r>
            <w:r w:rsidRPr="006518C9">
              <w:rPr>
                <w:rStyle w:val="popup"/>
              </w:rPr>
              <w:t>database local file path</w:t>
            </w:r>
            <w:r w:rsidRPr="006518C9">
              <w:t xml:space="preserve">) </w:t>
            </w:r>
          </w:p>
          <w:p w14:paraId="38858470" w14:textId="77777777" w:rsidR="00921A47" w:rsidRPr="006518C9" w:rsidRDefault="00921A47">
            <w:pPr>
              <w:pStyle w:val="HTMLPreformatted"/>
            </w:pPr>
            <w:r w:rsidRPr="006518C9">
              <w:t xml:space="preserve">  e.g.: </w:t>
            </w:r>
            <w:hyperlink r:id="rId294" w:tgtFrame="new" w:history="1">
              <w:r w:rsidRPr="006518C9">
                <w:rPr>
                  <w:rStyle w:val="Hyperlink"/>
                </w:rPr>
                <w:t>MS:1001015</w:t>
              </w:r>
            </w:hyperlink>
            <w:r w:rsidRPr="006518C9">
              <w:t xml:space="preserve"> (</w:t>
            </w:r>
            <w:r w:rsidRPr="006518C9">
              <w:rPr>
                <w:rStyle w:val="popup"/>
              </w:rPr>
              <w:t>database original uri</w:t>
            </w:r>
            <w:r w:rsidRPr="006518C9">
              <w:t xml:space="preserve">) </w:t>
            </w:r>
          </w:p>
          <w:p w14:paraId="753687FD" w14:textId="77777777" w:rsidR="00921A47" w:rsidRPr="006518C9" w:rsidRDefault="00921A47">
            <w:pPr>
              <w:pStyle w:val="HTMLPreformatted"/>
            </w:pPr>
            <w:r w:rsidRPr="006518C9">
              <w:t xml:space="preserve">  e.g.: </w:t>
            </w:r>
            <w:hyperlink r:id="rId295" w:tgtFrame="new" w:history="1">
              <w:r w:rsidRPr="006518C9">
                <w:rPr>
                  <w:rStyle w:val="Hyperlink"/>
                </w:rPr>
                <w:t>MS:1001016</w:t>
              </w:r>
            </w:hyperlink>
            <w:r w:rsidRPr="006518C9">
              <w:t xml:space="preserve"> (</w:t>
            </w:r>
            <w:r w:rsidRPr="006518C9">
              <w:rPr>
                <w:rStyle w:val="popup"/>
              </w:rPr>
              <w:t>database version</w:t>
            </w:r>
            <w:r w:rsidRPr="006518C9">
              <w:t xml:space="preserve">) </w:t>
            </w:r>
          </w:p>
          <w:p w14:paraId="480BE3CE" w14:textId="77777777" w:rsidR="00921A47" w:rsidRPr="006518C9" w:rsidRDefault="00921A47">
            <w:pPr>
              <w:pStyle w:val="HTMLPreformatted"/>
            </w:pPr>
            <w:r w:rsidRPr="006518C9">
              <w:t xml:space="preserve">  e.g.: </w:t>
            </w:r>
            <w:hyperlink r:id="rId296" w:tgtFrame="new" w:history="1">
              <w:r w:rsidRPr="006518C9">
                <w:rPr>
                  <w:rStyle w:val="Hyperlink"/>
                </w:rPr>
                <w:t>MS:1001017</w:t>
              </w:r>
            </w:hyperlink>
            <w:r w:rsidRPr="006518C9">
              <w:t xml:space="preserve"> (</w:t>
            </w:r>
            <w:r w:rsidRPr="006518C9">
              <w:rPr>
                <w:rStyle w:val="popup"/>
              </w:rPr>
              <w:t>database release date</w:t>
            </w:r>
            <w:r w:rsidRPr="006518C9">
              <w:t xml:space="preserve">) </w:t>
            </w:r>
          </w:p>
          <w:p w14:paraId="0B2F2916" w14:textId="77777777" w:rsidR="00921A47" w:rsidRPr="006518C9" w:rsidRDefault="00921A47">
            <w:pPr>
              <w:pStyle w:val="HTMLPreformatted"/>
            </w:pPr>
            <w:r w:rsidRPr="006518C9">
              <w:t xml:space="preserve">  e.g.: </w:t>
            </w:r>
            <w:hyperlink r:id="rId297"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2B47DCE7" w14:textId="77777777" w:rsidR="00921A47" w:rsidRPr="006518C9" w:rsidRDefault="00921A47">
            <w:pPr>
              <w:pStyle w:val="HTMLPreformatted"/>
            </w:pPr>
            <w:r w:rsidRPr="006518C9">
              <w:t xml:space="preserve">  e.g.: </w:t>
            </w:r>
            <w:hyperlink r:id="rId298"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7EF24E53" w14:textId="77777777" w:rsidR="00921A47" w:rsidRPr="006518C9" w:rsidRDefault="00921A47">
            <w:pPr>
              <w:pStyle w:val="HTMLPreformatted"/>
            </w:pPr>
            <w:r w:rsidRPr="006518C9">
              <w:t xml:space="preserve">  e.g.: </w:t>
            </w:r>
            <w:hyperlink r:id="rId299" w:tgtFrame="new" w:history="1">
              <w:r w:rsidRPr="006518C9">
                <w:rPr>
                  <w:rStyle w:val="Hyperlink"/>
                </w:rPr>
                <w:t>MS:1001022</w:t>
              </w:r>
            </w:hyperlink>
            <w:r w:rsidRPr="006518C9">
              <w:t xml:space="preserve"> (</w:t>
            </w:r>
            <w:r w:rsidRPr="006518C9">
              <w:rPr>
                <w:rStyle w:val="popup"/>
              </w:rPr>
              <w:t>DB MW filter</w:t>
            </w:r>
            <w:r w:rsidRPr="006518C9">
              <w:t xml:space="preserve">) </w:t>
            </w:r>
          </w:p>
          <w:p w14:paraId="30B3C023" w14:textId="77777777" w:rsidR="00921A47" w:rsidRPr="006518C9" w:rsidRDefault="00921A47">
            <w:pPr>
              <w:pStyle w:val="HTMLPreformatted"/>
            </w:pPr>
            <w:r w:rsidRPr="006518C9">
              <w:t xml:space="preserve">  e.g.: </w:t>
            </w:r>
            <w:hyperlink r:id="rId300" w:tgtFrame="new" w:history="1">
              <w:r w:rsidRPr="006518C9">
                <w:rPr>
                  <w:rStyle w:val="Hyperlink"/>
                </w:rPr>
                <w:t>MS:1001023</w:t>
              </w:r>
            </w:hyperlink>
            <w:r w:rsidRPr="006518C9">
              <w:t xml:space="preserve"> (</w:t>
            </w:r>
            <w:r w:rsidRPr="006518C9">
              <w:rPr>
                <w:rStyle w:val="popup"/>
              </w:rPr>
              <w:t>DB PI filter</w:t>
            </w:r>
            <w:r w:rsidRPr="006518C9">
              <w:t xml:space="preserve">) </w:t>
            </w:r>
          </w:p>
          <w:p w14:paraId="7ADECD76" w14:textId="77777777" w:rsidR="00921A47" w:rsidRPr="006518C9" w:rsidRDefault="00921A47">
            <w:pPr>
              <w:pStyle w:val="HTMLPreformatted"/>
            </w:pPr>
            <w:r w:rsidRPr="006518C9">
              <w:t xml:space="preserve">  e.g.: </w:t>
            </w:r>
            <w:hyperlink r:id="rId301" w:tgtFrame="new" w:history="1">
              <w:r w:rsidRPr="006518C9">
                <w:rPr>
                  <w:rStyle w:val="Hyperlink"/>
                </w:rPr>
                <w:t>MS:1001024</w:t>
              </w:r>
            </w:hyperlink>
            <w:r w:rsidRPr="006518C9">
              <w:t xml:space="preserve"> (</w:t>
            </w:r>
            <w:r w:rsidRPr="006518C9">
              <w:rPr>
                <w:rStyle w:val="popup"/>
              </w:rPr>
              <w:t>translation frame</w:t>
            </w:r>
            <w:r w:rsidRPr="006518C9">
              <w:t xml:space="preserve">) </w:t>
            </w:r>
          </w:p>
          <w:p w14:paraId="507D2466" w14:textId="77777777" w:rsidR="00921A47" w:rsidRPr="006518C9" w:rsidRDefault="00921A47">
            <w:pPr>
              <w:pStyle w:val="HTMLPreformatted"/>
            </w:pPr>
            <w:r w:rsidRPr="006518C9">
              <w:t xml:space="preserve">  e.g.: </w:t>
            </w:r>
            <w:hyperlink r:id="rId302" w:tgtFrame="new" w:history="1">
              <w:r w:rsidRPr="006518C9">
                <w:rPr>
                  <w:rStyle w:val="Hyperlink"/>
                </w:rPr>
                <w:t>MS:1001025</w:t>
              </w:r>
            </w:hyperlink>
            <w:r w:rsidRPr="006518C9">
              <w:t xml:space="preserve"> (</w:t>
            </w:r>
            <w:r w:rsidRPr="006518C9">
              <w:rPr>
                <w:rStyle w:val="popup"/>
              </w:rPr>
              <w:t>translation table</w:t>
            </w:r>
            <w:r w:rsidRPr="006518C9">
              <w:t xml:space="preserve">) </w:t>
            </w:r>
          </w:p>
          <w:p w14:paraId="6BEA32B2" w14:textId="77777777" w:rsidR="00921A47" w:rsidRPr="006518C9" w:rsidRDefault="00921A47">
            <w:pPr>
              <w:pStyle w:val="HTMLPreformatted"/>
            </w:pPr>
            <w:r w:rsidRPr="006518C9">
              <w:t xml:space="preserve">  </w:t>
            </w:r>
            <w:hyperlink r:id="rId303" w:tgtFrame="new" w:history="1">
              <w:r w:rsidRPr="006518C9">
                <w:rPr>
                  <w:rStyle w:val="Hyperlink"/>
                </w:rPr>
                <w:t>et al.</w:t>
              </w:r>
            </w:hyperlink>
          </w:p>
        </w:tc>
      </w:tr>
    </w:tbl>
    <w:p w14:paraId="49B48DF2" w14:textId="77777777" w:rsidR="00921A47" w:rsidRPr="006518C9" w:rsidRDefault="00921A47" w:rsidP="00921A47">
      <w:pPr>
        <w:rPr>
          <w:lang w:val="en-US"/>
        </w:rPr>
      </w:pPr>
    </w:p>
    <w:p w14:paraId="2EB66A76" w14:textId="77777777" w:rsidR="00921A47" w:rsidRPr="006518C9" w:rsidRDefault="00921A47" w:rsidP="00921A47">
      <w:pPr>
        <w:pStyle w:val="Heading2"/>
      </w:pPr>
      <w:bookmarkStart w:id="264" w:name="_Toc457214119"/>
      <w:r w:rsidRPr="006518C9">
        <w:t>Element &lt;</w:t>
      </w:r>
      <w:bookmarkStart w:id="265" w:name="SearchDatabaseRef"/>
      <w:r w:rsidRPr="006518C9">
        <w:t>SearchDatabaseRef</w:t>
      </w:r>
      <w:bookmarkEnd w:id="265"/>
      <w:r w:rsidRPr="006518C9">
        <w:t>&gt;</w:t>
      </w:r>
      <w:bookmarkEnd w:id="2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rsidRPr="006518C9" w14:paraId="23FD1AB3" w14:textId="77777777" w:rsidTr="00921A47">
        <w:trPr>
          <w:tblCellSpacing w:w="15" w:type="dxa"/>
        </w:trPr>
        <w:tc>
          <w:tcPr>
            <w:tcW w:w="0" w:type="auto"/>
            <w:vAlign w:val="center"/>
            <w:hideMark/>
          </w:tcPr>
          <w:p w14:paraId="271EF9C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A60F0A7" w14:textId="77777777" w:rsidR="00921A47" w:rsidRPr="006518C9" w:rsidRDefault="00921A47">
            <w:pPr>
              <w:rPr>
                <w:sz w:val="24"/>
                <w:szCs w:val="24"/>
                <w:lang w:val="en-US"/>
              </w:rPr>
            </w:pPr>
            <w:r w:rsidRPr="006518C9">
              <w:rPr>
                <w:lang w:val="en-US"/>
              </w:rPr>
              <w:t xml:space="preserve">One of the search databases used. </w:t>
            </w:r>
          </w:p>
        </w:tc>
      </w:tr>
      <w:tr w:rsidR="00921A47" w:rsidRPr="006518C9" w14:paraId="32B4B9B7" w14:textId="77777777" w:rsidTr="00921A47">
        <w:trPr>
          <w:tblCellSpacing w:w="15" w:type="dxa"/>
        </w:trPr>
        <w:tc>
          <w:tcPr>
            <w:tcW w:w="0" w:type="auto"/>
            <w:vAlign w:val="center"/>
            <w:hideMark/>
          </w:tcPr>
          <w:p w14:paraId="3FF60B4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D1CBE13" w14:textId="77777777" w:rsidR="00921A47" w:rsidRPr="006518C9" w:rsidRDefault="00921A47">
            <w:pPr>
              <w:rPr>
                <w:sz w:val="24"/>
                <w:szCs w:val="24"/>
                <w:lang w:val="en-US"/>
              </w:rPr>
            </w:pPr>
            <w:r w:rsidRPr="006518C9">
              <w:rPr>
                <w:lang w:val="en-US"/>
              </w:rPr>
              <w:t xml:space="preserve">SearchDatabaseRefType </w:t>
            </w:r>
          </w:p>
        </w:tc>
      </w:tr>
      <w:tr w:rsidR="00921A47" w:rsidRPr="006518C9" w14:paraId="14FAE829" w14:textId="77777777" w:rsidTr="00921A47">
        <w:trPr>
          <w:tblCellSpacing w:w="15" w:type="dxa"/>
        </w:trPr>
        <w:tc>
          <w:tcPr>
            <w:tcW w:w="0" w:type="auto"/>
            <w:vAlign w:val="center"/>
            <w:hideMark/>
          </w:tcPr>
          <w:p w14:paraId="5A45810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rsidRPr="006518C9" w14:paraId="185734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340A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359F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E839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BEAB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5A450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91BEFE" w14:textId="77777777" w:rsidR="00921A47" w:rsidRPr="006518C9" w:rsidRDefault="00921A47">
                  <w:pPr>
                    <w:rPr>
                      <w:sz w:val="24"/>
                      <w:szCs w:val="24"/>
                      <w:lang w:val="en-US"/>
                    </w:rPr>
                  </w:pPr>
                  <w:r w:rsidRPr="006518C9">
                    <w:rPr>
                      <w:lang w:val="en-US"/>
                    </w:rP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9064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333E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BEC47" w14:textId="77777777" w:rsidR="00921A47" w:rsidRPr="006518C9" w:rsidRDefault="00921A47">
                  <w:pPr>
                    <w:rPr>
                      <w:sz w:val="24"/>
                      <w:szCs w:val="24"/>
                      <w:lang w:val="en-US"/>
                    </w:rPr>
                  </w:pPr>
                  <w:r w:rsidRPr="006518C9">
                    <w:rPr>
                      <w:lang w:val="en-US"/>
                    </w:rPr>
                    <w:t>A reference to the database searched.</w:t>
                  </w:r>
                </w:p>
              </w:tc>
            </w:tr>
          </w:tbl>
          <w:p w14:paraId="4BA50699" w14:textId="77777777" w:rsidR="00921A47" w:rsidRPr="006518C9" w:rsidRDefault="00921A47">
            <w:pPr>
              <w:rPr>
                <w:sz w:val="24"/>
                <w:szCs w:val="24"/>
                <w:lang w:val="en-US"/>
              </w:rPr>
            </w:pPr>
          </w:p>
        </w:tc>
      </w:tr>
      <w:tr w:rsidR="00921A47" w:rsidRPr="006518C9" w14:paraId="5F10F2D1" w14:textId="77777777" w:rsidTr="00921A47">
        <w:trPr>
          <w:tblCellSpacing w:w="15" w:type="dxa"/>
        </w:trPr>
        <w:tc>
          <w:tcPr>
            <w:tcW w:w="0" w:type="auto"/>
            <w:vAlign w:val="center"/>
            <w:hideMark/>
          </w:tcPr>
          <w:p w14:paraId="78A938CB"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EF4C407" w14:textId="77777777" w:rsidR="00921A47" w:rsidRPr="006518C9" w:rsidRDefault="00921A47">
            <w:pPr>
              <w:rPr>
                <w:sz w:val="24"/>
                <w:szCs w:val="24"/>
                <w:lang w:val="en-US"/>
              </w:rPr>
            </w:pPr>
            <w:r w:rsidRPr="006518C9">
              <w:rPr>
                <w:lang w:val="en-US"/>
              </w:rPr>
              <w:t>none</w:t>
            </w:r>
          </w:p>
        </w:tc>
      </w:tr>
      <w:tr w:rsidR="00921A47" w:rsidRPr="006518C9" w14:paraId="177FE475" w14:textId="77777777" w:rsidTr="00921A47">
        <w:trPr>
          <w:tblCellSpacing w:w="15" w:type="dxa"/>
        </w:trPr>
        <w:tc>
          <w:tcPr>
            <w:tcW w:w="0" w:type="auto"/>
            <w:vAlign w:val="center"/>
            <w:hideMark/>
          </w:tcPr>
          <w:p w14:paraId="2840378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2A0378D" w14:textId="77777777" w:rsidR="00921A47" w:rsidRPr="006518C9" w:rsidRDefault="00921A47">
            <w:pPr>
              <w:pStyle w:val="HTMLPreformatted"/>
            </w:pPr>
            <w:r w:rsidRPr="006518C9">
              <w:t>&lt;SearchDatabaseRef searchDatabase_ref="SDB_4299_203"&gt;&lt;/SearchDatabaseRef&gt;</w:t>
            </w:r>
          </w:p>
        </w:tc>
      </w:tr>
    </w:tbl>
    <w:p w14:paraId="206C13E1" w14:textId="77777777" w:rsidR="00921A47" w:rsidRPr="006518C9" w:rsidRDefault="00921A47" w:rsidP="00921A47">
      <w:pPr>
        <w:rPr>
          <w:lang w:val="en-US"/>
        </w:rPr>
      </w:pPr>
    </w:p>
    <w:p w14:paraId="6D435B21" w14:textId="77777777" w:rsidR="00921A47" w:rsidRPr="006518C9" w:rsidRDefault="00921A47" w:rsidP="00921A47">
      <w:pPr>
        <w:pStyle w:val="Heading2"/>
      </w:pPr>
      <w:bookmarkStart w:id="266" w:name="_Toc457214120"/>
      <w:r w:rsidRPr="006518C9">
        <w:t>Element &lt;</w:t>
      </w:r>
      <w:bookmarkStart w:id="267" w:name="SearchModification"/>
      <w:r w:rsidRPr="006518C9">
        <w:t>SearchModification</w:t>
      </w:r>
      <w:bookmarkEnd w:id="267"/>
      <w:r w:rsidRPr="006518C9">
        <w:t>&gt;</w:t>
      </w:r>
      <w:bookmarkEnd w:id="2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7089F6AC" w14:textId="77777777" w:rsidTr="00921A47">
        <w:trPr>
          <w:tblCellSpacing w:w="15" w:type="dxa"/>
        </w:trPr>
        <w:tc>
          <w:tcPr>
            <w:tcW w:w="0" w:type="auto"/>
            <w:vAlign w:val="center"/>
            <w:hideMark/>
          </w:tcPr>
          <w:p w14:paraId="4C0BEA4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026EE20"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the modification, the mass, the specificity and whether it is a static modification. </w:t>
            </w:r>
          </w:p>
        </w:tc>
      </w:tr>
      <w:tr w:rsidR="00921A47" w:rsidRPr="006518C9" w14:paraId="5436B07B" w14:textId="77777777" w:rsidTr="00921A47">
        <w:trPr>
          <w:tblCellSpacing w:w="15" w:type="dxa"/>
        </w:trPr>
        <w:tc>
          <w:tcPr>
            <w:tcW w:w="0" w:type="auto"/>
            <w:vAlign w:val="center"/>
            <w:hideMark/>
          </w:tcPr>
          <w:p w14:paraId="77C91566"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7846EE73" w14:textId="77777777" w:rsidR="00921A47" w:rsidRPr="006518C9" w:rsidRDefault="00921A47">
            <w:pPr>
              <w:rPr>
                <w:sz w:val="24"/>
                <w:szCs w:val="24"/>
                <w:lang w:val="en-US"/>
              </w:rPr>
            </w:pPr>
            <w:r w:rsidRPr="006518C9">
              <w:rPr>
                <w:lang w:val="en-US"/>
              </w:rPr>
              <w:t xml:space="preserve">SearchModificationType </w:t>
            </w:r>
          </w:p>
        </w:tc>
      </w:tr>
      <w:tr w:rsidR="00921A47" w:rsidRPr="006518C9" w14:paraId="2526C5EE" w14:textId="77777777" w:rsidTr="00921A47">
        <w:trPr>
          <w:tblCellSpacing w:w="15" w:type="dxa"/>
        </w:trPr>
        <w:tc>
          <w:tcPr>
            <w:tcW w:w="0" w:type="auto"/>
            <w:vAlign w:val="center"/>
            <w:hideMark/>
          </w:tcPr>
          <w:p w14:paraId="511D3E84"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9"/>
              <w:gridCol w:w="1646"/>
              <w:gridCol w:w="824"/>
              <w:gridCol w:w="4955"/>
            </w:tblGrid>
            <w:tr w:rsidR="00921A47" w:rsidRPr="006518C9" w14:paraId="7BF499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F4340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BF35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3167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0AB9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97536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B479AF" w14:textId="77777777" w:rsidR="00921A47" w:rsidRPr="006518C9" w:rsidRDefault="00921A47">
                  <w:pPr>
                    <w:rPr>
                      <w:sz w:val="24"/>
                      <w:szCs w:val="24"/>
                      <w:lang w:val="en-US"/>
                    </w:rPr>
                  </w:pPr>
                  <w:r w:rsidRPr="006518C9">
                    <w:rPr>
                      <w:lang w:val="en-US"/>
                    </w:rP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D3453"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D107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DADE6" w14:textId="77777777" w:rsidR="00921A47" w:rsidRPr="006518C9" w:rsidRDefault="00921A47">
                  <w:pPr>
                    <w:rPr>
                      <w:sz w:val="24"/>
                      <w:szCs w:val="24"/>
                      <w:lang w:val="en-US"/>
                    </w:rPr>
                  </w:pPr>
                  <w:r w:rsidRPr="006518C9">
                    <w:rPr>
                      <w:lang w:val="en-US"/>
                    </w:rPr>
                    <w:t>True, if the modification is static (i.e. occurs always).</w:t>
                  </w:r>
                </w:p>
              </w:tc>
            </w:tr>
            <w:tr w:rsidR="00921A47" w:rsidRPr="006518C9" w14:paraId="462708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B421BF" w14:textId="77777777" w:rsidR="00921A47" w:rsidRPr="006518C9" w:rsidRDefault="00921A47">
                  <w:pPr>
                    <w:rPr>
                      <w:sz w:val="24"/>
                      <w:szCs w:val="24"/>
                      <w:lang w:val="en-US"/>
                    </w:rPr>
                  </w:pPr>
                  <w:r w:rsidRPr="006518C9">
                    <w:rPr>
                      <w:lang w:val="en-US"/>
                    </w:rP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F758E"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D81E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D7965" w14:textId="77777777" w:rsidR="00921A47" w:rsidRPr="006518C9" w:rsidRDefault="00921A47">
                  <w:pPr>
                    <w:rPr>
                      <w:sz w:val="24"/>
                      <w:szCs w:val="24"/>
                      <w:lang w:val="en-US"/>
                    </w:rPr>
                  </w:pPr>
                  <w:r w:rsidRPr="006518C9">
                    <w:rPr>
                      <w:lang w:val="en-US"/>
                    </w:rPr>
                    <w:t>The mass delta of the searched modification in Daltons.</w:t>
                  </w:r>
                </w:p>
              </w:tc>
            </w:tr>
            <w:tr w:rsidR="00921A47" w:rsidRPr="006518C9" w14:paraId="5E7EB1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8D97CD"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D058669" w14:textId="77777777" w:rsidR="00921A47" w:rsidRPr="006518C9" w:rsidRDefault="00921A47">
                  <w:pPr>
                    <w:rPr>
                      <w:sz w:val="24"/>
                      <w:szCs w:val="24"/>
                      <w:lang w:val="en-US"/>
                    </w:rPr>
                  </w:pPr>
                  <w:r w:rsidRPr="006518C9">
                    <w:rPr>
                      <w:lang w:val="en-US"/>
                    </w:rPr>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25C6A"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00222" w14:textId="77777777" w:rsidR="00921A47" w:rsidRPr="006518C9" w:rsidRDefault="00921A47">
                  <w:pPr>
                    <w:rPr>
                      <w:sz w:val="24"/>
                      <w:szCs w:val="24"/>
                      <w:lang w:val="en-US"/>
                    </w:rPr>
                  </w:pPr>
                  <w:r w:rsidRPr="006518C9">
                    <w:rPr>
                      <w:lang w:val="en-US"/>
                    </w:rPr>
                    <w:t>The residue(s) searched with the specified modification. For N or C terminal modifications that can occur on any residue, the . character should be used to specify any, otherwise the list of amino acids should be provided.</w:t>
                  </w:r>
                </w:p>
              </w:tc>
            </w:tr>
          </w:tbl>
          <w:p w14:paraId="3D7DFB84" w14:textId="77777777" w:rsidR="00921A47" w:rsidRPr="006518C9" w:rsidRDefault="00921A47">
            <w:pPr>
              <w:rPr>
                <w:sz w:val="24"/>
                <w:szCs w:val="24"/>
                <w:lang w:val="en-US"/>
              </w:rPr>
            </w:pPr>
          </w:p>
        </w:tc>
      </w:tr>
      <w:tr w:rsidR="00921A47" w:rsidRPr="006518C9" w14:paraId="246CAC6F" w14:textId="77777777" w:rsidTr="00921A47">
        <w:trPr>
          <w:tblCellSpacing w:w="15" w:type="dxa"/>
        </w:trPr>
        <w:tc>
          <w:tcPr>
            <w:tcW w:w="0" w:type="auto"/>
            <w:vAlign w:val="center"/>
            <w:hideMark/>
          </w:tcPr>
          <w:p w14:paraId="5B84002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6"/>
              <w:gridCol w:w="1135"/>
              <w:gridCol w:w="1180"/>
              <w:gridCol w:w="4683"/>
            </w:tblGrid>
            <w:tr w:rsidR="00921A47" w:rsidRPr="006518C9" w14:paraId="4B3EEF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07611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57A2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C74F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14F6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3457F5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795169" w14:textId="77777777" w:rsidR="00921A47" w:rsidRPr="006518C9" w:rsidRDefault="00A6726E">
                  <w:pPr>
                    <w:rPr>
                      <w:sz w:val="24"/>
                      <w:szCs w:val="24"/>
                      <w:lang w:val="en-US"/>
                    </w:rPr>
                  </w:pPr>
                  <w:hyperlink w:anchor="SpecificityRules" w:history="1">
                    <w:r w:rsidR="00921A47" w:rsidRPr="006518C9">
                      <w:rPr>
                        <w:rStyle w:val="Hyperlink"/>
                        <w:lang w:val="en-US"/>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350AC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B41C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6F583" w14:textId="77777777" w:rsidR="00921A47" w:rsidRPr="006518C9" w:rsidRDefault="00921A47">
                  <w:pPr>
                    <w:rPr>
                      <w:sz w:val="24"/>
                      <w:szCs w:val="24"/>
                      <w:lang w:val="en-US"/>
                    </w:rPr>
                  </w:pPr>
                  <w:r w:rsidRPr="006518C9">
                    <w:rPr>
                      <w:lang w:val="en-US"/>
                    </w:rPr>
                    <w:t>The specificity rules of the searched modification including for example the probability of a modification's presence or peptide or protein termini. Standard fixed or variable status should be provided by the attribute fixedMod.</w:t>
                  </w:r>
                </w:p>
              </w:tc>
            </w:tr>
            <w:tr w:rsidR="00921A47" w:rsidRPr="006518C9" w14:paraId="446920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337496"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0C96F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8D1A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FF5E4" w14:textId="77777777" w:rsidR="00921A47" w:rsidRPr="006518C9" w:rsidRDefault="00921A47">
                  <w:pPr>
                    <w:rPr>
                      <w:sz w:val="24"/>
                      <w:szCs w:val="24"/>
                      <w:lang w:val="en-US"/>
                    </w:rPr>
                  </w:pPr>
                  <w:r w:rsidRPr="006518C9">
                    <w:rPr>
                      <w:lang w:val="en-US"/>
                    </w:rPr>
                    <w:t>A single entry from an ontology or a controlled vocabulary.</w:t>
                  </w:r>
                </w:p>
              </w:tc>
            </w:tr>
          </w:tbl>
          <w:p w14:paraId="1004D504" w14:textId="77777777" w:rsidR="00921A47" w:rsidRPr="006518C9" w:rsidRDefault="00921A47">
            <w:pPr>
              <w:rPr>
                <w:sz w:val="24"/>
                <w:szCs w:val="24"/>
                <w:lang w:val="en-US"/>
              </w:rPr>
            </w:pPr>
          </w:p>
        </w:tc>
      </w:tr>
      <w:tr w:rsidR="00921A47" w:rsidRPr="006518C9" w14:paraId="5E7D9B70" w14:textId="77777777" w:rsidTr="00921A47">
        <w:trPr>
          <w:tblCellSpacing w:w="15" w:type="dxa"/>
        </w:trPr>
        <w:tc>
          <w:tcPr>
            <w:tcW w:w="0" w:type="auto"/>
            <w:vAlign w:val="center"/>
            <w:hideMark/>
          </w:tcPr>
          <w:p w14:paraId="781FD7B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8A38CED" w14:textId="77777777" w:rsidR="00921A47" w:rsidRPr="006518C9" w:rsidRDefault="00921A47">
            <w:pPr>
              <w:pStyle w:val="HTMLPreformatted"/>
            </w:pPr>
            <w:r w:rsidRPr="006518C9">
              <w:t xml:space="preserve">        &lt;SearchModification residues="E" massDelta="-18.010565" fixedMod= "false" &gt;</w:t>
            </w:r>
          </w:p>
          <w:p w14:paraId="35624D45" w14:textId="77777777" w:rsidR="00921A47" w:rsidRPr="006518C9" w:rsidRDefault="00921A47">
            <w:pPr>
              <w:pStyle w:val="HTMLPreformatted"/>
            </w:pPr>
            <w:r w:rsidRPr="006518C9">
              <w:t xml:space="preserve">          &lt;SpecificityRules&gt;</w:t>
            </w:r>
          </w:p>
          <w:p w14:paraId="173B1C92" w14:textId="77777777" w:rsidR="00921A47" w:rsidRPr="006518C9" w:rsidRDefault="00921A47">
            <w:pPr>
              <w:pStyle w:val="HTMLPreformatted"/>
            </w:pPr>
            <w:r w:rsidRPr="006518C9">
              <w:t xml:space="preserve">            &lt;cvParam cvRef="PSI-MS" accession="MS:1001189" name="modification specificity peptide N-term"/&gt;</w:t>
            </w:r>
          </w:p>
          <w:p w14:paraId="51C3D1F9" w14:textId="77777777" w:rsidR="00921A47" w:rsidRPr="006518C9" w:rsidRDefault="00921A47">
            <w:pPr>
              <w:pStyle w:val="HTMLPreformatted"/>
            </w:pPr>
            <w:r w:rsidRPr="006518C9">
              <w:t xml:space="preserve">          &lt;/SpecificityRules&gt;</w:t>
            </w:r>
          </w:p>
          <w:p w14:paraId="605B1B7E" w14:textId="77777777" w:rsidR="00921A47" w:rsidRPr="006518C9" w:rsidRDefault="00921A47">
            <w:pPr>
              <w:pStyle w:val="HTMLPreformatted"/>
            </w:pPr>
            <w:r w:rsidRPr="006518C9">
              <w:t xml:space="preserve">          &lt;cvParam cvRef="UNIMOD" accession="UNIMOD:27" name="Glu-&gt;pyro-Glu"/&gt;</w:t>
            </w:r>
          </w:p>
          <w:p w14:paraId="223A890B" w14:textId="77777777" w:rsidR="00921A47" w:rsidRPr="006518C9" w:rsidRDefault="00921A47">
            <w:pPr>
              <w:pStyle w:val="HTMLPreformatted"/>
            </w:pPr>
            <w:r w:rsidRPr="006518C9">
              <w:t xml:space="preserve">          &lt;cvParam cvRef="PSI-MS" accession="MS:1002504" name="modification index" value="3"/&gt;</w:t>
            </w:r>
          </w:p>
          <w:p w14:paraId="3AA81D6C" w14:textId="77777777" w:rsidR="00921A47" w:rsidRPr="006518C9" w:rsidRDefault="00921A47">
            <w:pPr>
              <w:pStyle w:val="HTMLPreformatted"/>
            </w:pPr>
            <w:r w:rsidRPr="006518C9">
              <w:t xml:space="preserve">        &lt;/SearchModification&gt;</w:t>
            </w:r>
          </w:p>
        </w:tc>
      </w:tr>
      <w:tr w:rsidR="00760FCA" w:rsidRPr="006518C9" w14:paraId="245C2D0E" w14:textId="77777777" w:rsidTr="00760FCA">
        <w:trPr>
          <w:tblCellSpacing w:w="15" w:type="dxa"/>
        </w:trPr>
        <w:tc>
          <w:tcPr>
            <w:tcW w:w="0" w:type="auto"/>
            <w:vAlign w:val="center"/>
            <w:hideMark/>
          </w:tcPr>
          <w:p w14:paraId="13C10469" w14:textId="77777777" w:rsidR="00760FCA" w:rsidRPr="006518C9" w:rsidRDefault="00760FCA">
            <w:pPr>
              <w:rPr>
                <w:sz w:val="24"/>
                <w:szCs w:val="24"/>
                <w:lang w:val="en-US"/>
              </w:rPr>
            </w:pPr>
            <w:r w:rsidRPr="006518C9">
              <w:rPr>
                <w:b/>
                <w:bCs/>
                <w:lang w:val="en-US"/>
              </w:rPr>
              <w:t>cvParam Mapping Rules:</w:t>
            </w:r>
          </w:p>
        </w:tc>
        <w:tc>
          <w:tcPr>
            <w:tcW w:w="0" w:type="auto"/>
            <w:vAlign w:val="center"/>
          </w:tcPr>
          <w:p w14:paraId="6ED2F91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Path /MzIdentML/AnalysisProtocolCollection/SpectrumIdentificationProtocol/ModificationParams/</w:t>
            </w:r>
          </w:p>
          <w:p w14:paraId="2EAC1752"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SearchModification</w:t>
            </w:r>
          </w:p>
          <w:p w14:paraId="1B075E69"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4" w:tgtFrame="new" w:history="1">
              <w:r w:rsidRPr="006518C9">
                <w:rPr>
                  <w:rFonts w:ascii="Courier New" w:hAnsi="Courier New" w:cs="Courier New"/>
                  <w:color w:val="0000FF"/>
                  <w:sz w:val="16"/>
                  <w:szCs w:val="16"/>
                  <w:u w:val="single"/>
                  <w:lang w:val="en-US" w:eastAsia="de-DE"/>
                </w:rPr>
                <w:t>MS:1002509</w:t>
              </w:r>
            </w:hyperlink>
            <w:r w:rsidRPr="006518C9">
              <w:rPr>
                <w:rFonts w:ascii="Courier New" w:hAnsi="Courier New" w:cs="Courier New"/>
                <w:sz w:val="16"/>
                <w:szCs w:val="16"/>
                <w:lang w:val="en-US" w:eastAsia="de-DE"/>
              </w:rPr>
              <w:t xml:space="preserve"> (cross-link donor) only once</w:t>
            </w:r>
          </w:p>
          <w:p w14:paraId="04BDAFC6"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5" w:tgtFrame="new" w:history="1">
              <w:r w:rsidRPr="006518C9">
                <w:rPr>
                  <w:rFonts w:ascii="Courier New" w:hAnsi="Courier New" w:cs="Courier New"/>
                  <w:color w:val="0000FF"/>
                  <w:sz w:val="16"/>
                  <w:szCs w:val="16"/>
                  <w:u w:val="single"/>
                  <w:lang w:val="en-US" w:eastAsia="de-DE"/>
                </w:rPr>
                <w:t>MS:1002510</w:t>
              </w:r>
            </w:hyperlink>
            <w:r w:rsidRPr="006518C9">
              <w:rPr>
                <w:rFonts w:ascii="Courier New" w:hAnsi="Courier New" w:cs="Courier New"/>
                <w:sz w:val="16"/>
                <w:szCs w:val="16"/>
                <w:lang w:val="en-US" w:eastAsia="de-DE"/>
              </w:rPr>
              <w:t xml:space="preserve"> (cross-link acceptor) only once</w:t>
            </w:r>
          </w:p>
          <w:p w14:paraId="7C0CF94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6" w:tgtFrame="new" w:history="1">
              <w:r w:rsidRPr="006518C9">
                <w:rPr>
                  <w:rFonts w:ascii="Courier New" w:hAnsi="Courier New" w:cs="Courier New"/>
                  <w:color w:val="0000FF"/>
                  <w:sz w:val="16"/>
                  <w:szCs w:val="16"/>
                  <w:u w:val="single"/>
                  <w:lang w:val="en-US" w:eastAsia="de-DE"/>
                </w:rPr>
                <w:t>UNIMOD:0</w:t>
              </w:r>
            </w:hyperlink>
            <w:r w:rsidRPr="006518C9">
              <w:rPr>
                <w:rFonts w:ascii="Courier New" w:hAnsi="Courier New" w:cs="Courier New"/>
                <w:sz w:val="16"/>
                <w:szCs w:val="16"/>
                <w:lang w:val="en-US" w:eastAsia="de-DE"/>
              </w:rPr>
              <w:t xml:space="preserve"> (unimod root node) only once</w:t>
            </w:r>
          </w:p>
          <w:p w14:paraId="18C4C58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7" w:tgtFrame="new" w:history="1">
              <w:r w:rsidRPr="006518C9">
                <w:rPr>
                  <w:rFonts w:ascii="Courier New" w:hAnsi="Courier New" w:cs="Courier New"/>
                  <w:color w:val="0000FF"/>
                  <w:sz w:val="16"/>
                  <w:szCs w:val="16"/>
                  <w:u w:val="single"/>
                  <w:lang w:val="en-US" w:eastAsia="de-DE"/>
                </w:rPr>
                <w:t>MS:1001471</w:t>
              </w:r>
            </w:hyperlink>
            <w:r w:rsidRPr="006518C9">
              <w:rPr>
                <w:rFonts w:ascii="Courier New" w:hAnsi="Courier New" w:cs="Courier New"/>
                <w:sz w:val="16"/>
                <w:szCs w:val="16"/>
                <w:lang w:val="en-US" w:eastAsia="de-DE"/>
              </w:rPr>
              <w:t xml:space="preserve"> (peptide modification details) only once</w:t>
            </w:r>
          </w:p>
          <w:p w14:paraId="4FDBB69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8"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w:t>
            </w:r>
          </w:p>
          <w:p w14:paraId="3AF9CA0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9" w:tgtFrame="new" w:history="1">
              <w:r w:rsidRPr="006518C9">
                <w:rPr>
                  <w:rFonts w:ascii="Courier New" w:hAnsi="Courier New" w:cs="Courier New"/>
                  <w:color w:val="0000FF"/>
                  <w:sz w:val="16"/>
                  <w:szCs w:val="16"/>
                  <w:u w:val="single"/>
                  <w:lang w:val="en-US" w:eastAsia="de-DE"/>
                </w:rPr>
                <w:t>MS:1001524</w:t>
              </w:r>
            </w:hyperlink>
            <w:r w:rsidRPr="006518C9">
              <w:rPr>
                <w:rFonts w:ascii="Courier New" w:hAnsi="Courier New" w:cs="Courier New"/>
                <w:sz w:val="16"/>
                <w:szCs w:val="16"/>
                <w:lang w:val="en-US" w:eastAsia="de-DE"/>
              </w:rPr>
              <w:t xml:space="preserve"> (fragment neutral loss) </w:t>
            </w:r>
          </w:p>
          <w:p w14:paraId="1BC84756"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0" w:tgtFrame="new" w:history="1">
              <w:r w:rsidRPr="006518C9">
                <w:rPr>
                  <w:rFonts w:ascii="Courier New" w:hAnsi="Courier New" w:cs="Courier New"/>
                  <w:color w:val="0000FF"/>
                  <w:sz w:val="16"/>
                  <w:szCs w:val="16"/>
                  <w:u w:val="single"/>
                  <w:lang w:val="en-US" w:eastAsia="de-DE"/>
                </w:rPr>
                <w:t>MS:1001525</w:t>
              </w:r>
            </w:hyperlink>
            <w:r w:rsidRPr="006518C9">
              <w:rPr>
                <w:rFonts w:ascii="Courier New" w:hAnsi="Courier New" w:cs="Courier New"/>
                <w:sz w:val="16"/>
                <w:szCs w:val="16"/>
                <w:lang w:val="en-US" w:eastAsia="de-DE"/>
              </w:rPr>
              <w:t xml:space="preserve"> (precursor neutral loss) </w:t>
            </w:r>
          </w:p>
          <w:p w14:paraId="6D656B15"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1" w:tgtFrame="new" w:history="1">
              <w:r w:rsidRPr="006518C9">
                <w:rPr>
                  <w:rFonts w:ascii="Courier New" w:hAnsi="Courier New" w:cs="Courier New"/>
                  <w:color w:val="0000FF"/>
                  <w:sz w:val="16"/>
                  <w:szCs w:val="16"/>
                  <w:u w:val="single"/>
                  <w:lang w:val="en-US" w:eastAsia="de-DE"/>
                </w:rPr>
                <w:t>MS:1001972</w:t>
              </w:r>
            </w:hyperlink>
            <w:r w:rsidRPr="006518C9">
              <w:rPr>
                <w:rFonts w:ascii="Courier New" w:hAnsi="Courier New" w:cs="Courier New"/>
                <w:sz w:val="16"/>
                <w:szCs w:val="16"/>
                <w:lang w:val="en-US" w:eastAsia="de-DE"/>
              </w:rPr>
              <w:t xml:space="preserve"> (PTM scoring algorithm version) </w:t>
            </w:r>
          </w:p>
          <w:p w14:paraId="66C9F159"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2" w:tgtFrame="new" w:history="1">
              <w:r w:rsidRPr="006518C9">
                <w:rPr>
                  <w:rFonts w:ascii="Courier New" w:hAnsi="Courier New" w:cs="Courier New"/>
                  <w:color w:val="0000FF"/>
                  <w:sz w:val="16"/>
                  <w:szCs w:val="16"/>
                  <w:u w:val="single"/>
                  <w:lang w:val="en-US" w:eastAsia="de-DE"/>
                </w:rPr>
                <w:t>MS:1002028</w:t>
              </w:r>
            </w:hyperlink>
            <w:r w:rsidRPr="006518C9">
              <w:rPr>
                <w:rFonts w:ascii="Courier New" w:hAnsi="Courier New" w:cs="Courier New"/>
                <w:sz w:val="16"/>
                <w:szCs w:val="16"/>
                <w:lang w:val="en-US" w:eastAsia="de-DE"/>
              </w:rPr>
              <w:t xml:space="preserve"> (nucleic acid base modification) </w:t>
            </w:r>
          </w:p>
          <w:p w14:paraId="6C3CD2B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3" w:tgtFrame="new" w:history="1">
              <w:r w:rsidRPr="006518C9">
                <w:rPr>
                  <w:rFonts w:ascii="Courier New" w:hAnsi="Courier New" w:cs="Courier New"/>
                  <w:color w:val="0000FF"/>
                  <w:sz w:val="16"/>
                  <w:szCs w:val="16"/>
                  <w:u w:val="single"/>
                  <w:lang w:val="en-US" w:eastAsia="de-DE"/>
                </w:rPr>
                <w:t>MS:1002029</w:t>
              </w:r>
            </w:hyperlink>
            <w:r w:rsidRPr="006518C9">
              <w:rPr>
                <w:rFonts w:ascii="Courier New" w:hAnsi="Courier New" w:cs="Courier New"/>
                <w:sz w:val="16"/>
                <w:szCs w:val="16"/>
                <w:lang w:val="en-US" w:eastAsia="de-DE"/>
              </w:rPr>
              <w:t xml:space="preserve"> (original nucleic acid sequence) </w:t>
            </w:r>
          </w:p>
          <w:p w14:paraId="746DED68"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4" w:tgtFrame="new" w:history="1">
              <w:r w:rsidRPr="006518C9">
                <w:rPr>
                  <w:rFonts w:ascii="Courier New" w:hAnsi="Courier New" w:cs="Courier New"/>
                  <w:color w:val="0000FF"/>
                  <w:sz w:val="16"/>
                  <w:szCs w:val="16"/>
                  <w:u w:val="single"/>
                  <w:lang w:val="en-US" w:eastAsia="de-DE"/>
                </w:rPr>
                <w:t>MS:1002030</w:t>
              </w:r>
            </w:hyperlink>
            <w:r w:rsidRPr="006518C9">
              <w:rPr>
                <w:rFonts w:ascii="Courier New" w:hAnsi="Courier New" w:cs="Courier New"/>
                <w:sz w:val="16"/>
                <w:szCs w:val="16"/>
                <w:lang w:val="en-US" w:eastAsia="de-DE"/>
              </w:rPr>
              <w:t xml:space="preserve"> (modified nucleic acid sequence) </w:t>
            </w:r>
          </w:p>
          <w:p w14:paraId="3839B115"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MUST supply term </w:t>
            </w:r>
            <w:hyperlink r:id="rId315"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only once</w:t>
            </w:r>
          </w:p>
          <w:p w14:paraId="184B47AD"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6" w:tgtFrame="new" w:history="1">
              <w:r w:rsidRPr="006518C9">
                <w:rPr>
                  <w:rFonts w:ascii="Courier New" w:hAnsi="Courier New" w:cs="Courier New"/>
                  <w:color w:val="0000FF"/>
                  <w:sz w:val="16"/>
                  <w:szCs w:val="16"/>
                  <w:u w:val="single"/>
                  <w:lang w:val="en-US" w:eastAsia="de-DE"/>
                </w:rPr>
                <w:t>XLMOD:00002</w:t>
              </w:r>
            </w:hyperlink>
            <w:r w:rsidRPr="006518C9">
              <w:rPr>
                <w:rFonts w:ascii="Courier New" w:hAnsi="Courier New" w:cs="Courier New"/>
                <w:sz w:val="16"/>
                <w:szCs w:val="16"/>
                <w:lang w:val="en-US" w:eastAsia="de-DE"/>
              </w:rPr>
              <w:t xml:space="preserve"> (cross-linker related PTM) only once</w:t>
            </w:r>
          </w:p>
          <w:p w14:paraId="1B09718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17" w:tgtFrame="new" w:history="1">
              <w:r w:rsidRPr="006518C9">
                <w:rPr>
                  <w:rFonts w:ascii="Courier New" w:hAnsi="Courier New" w:cs="Courier New"/>
                  <w:color w:val="0000FF"/>
                  <w:sz w:val="16"/>
                  <w:szCs w:val="16"/>
                  <w:u w:val="single"/>
                  <w:lang w:val="en-US" w:eastAsia="de-DE"/>
                </w:rPr>
                <w:t>MS:1002504</w:t>
              </w:r>
            </w:hyperlink>
            <w:r w:rsidRPr="006518C9">
              <w:rPr>
                <w:rFonts w:ascii="Courier New" w:hAnsi="Courier New" w:cs="Courier New"/>
                <w:sz w:val="16"/>
                <w:szCs w:val="16"/>
                <w:lang w:val="en-US" w:eastAsia="de-DE"/>
              </w:rPr>
              <w:t xml:space="preserve"> (modification index) only once</w:t>
            </w:r>
          </w:p>
          <w:p w14:paraId="5455B61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8" w:tgtFrame="new" w:history="1">
              <w:r w:rsidRPr="006518C9">
                <w:rPr>
                  <w:rFonts w:ascii="Courier New" w:hAnsi="Courier New" w:cs="Courier New"/>
                  <w:color w:val="0000FF"/>
                  <w:sz w:val="16"/>
                  <w:szCs w:val="16"/>
                  <w:u w:val="single"/>
                  <w:lang w:val="en-US" w:eastAsia="de-DE"/>
                </w:rPr>
                <w:t>XLMOD:00004</w:t>
              </w:r>
            </w:hyperlink>
            <w:r w:rsidRPr="006518C9">
              <w:rPr>
                <w:rFonts w:ascii="Courier New" w:hAnsi="Courier New" w:cs="Courier New"/>
                <w:sz w:val="16"/>
                <w:szCs w:val="16"/>
                <w:lang w:val="en-US" w:eastAsia="de-DE"/>
              </w:rPr>
              <w:t xml:space="preserve"> (cross-linker) only once</w:t>
            </w:r>
          </w:p>
          <w:p w14:paraId="77376CF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9" w:tgtFrame="new" w:history="1">
              <w:r w:rsidRPr="006518C9">
                <w:rPr>
                  <w:rFonts w:ascii="Courier New" w:hAnsi="Courier New" w:cs="Courier New"/>
                  <w:color w:val="0000FF"/>
                  <w:sz w:val="16"/>
                  <w:szCs w:val="16"/>
                  <w:u w:val="single"/>
                  <w:lang w:val="en-US" w:eastAsia="de-DE"/>
                </w:rPr>
                <w:t>MOD:00000</w:t>
              </w:r>
            </w:hyperlink>
            <w:r w:rsidRPr="006518C9">
              <w:rPr>
                <w:rFonts w:ascii="Courier New" w:hAnsi="Courier New" w:cs="Courier New"/>
                <w:sz w:val="16"/>
                <w:szCs w:val="16"/>
                <w:lang w:val="en-US" w:eastAsia="de-DE"/>
              </w:rPr>
              <w:t xml:space="preserve"> (protein modification) only once</w:t>
            </w:r>
          </w:p>
        </w:tc>
      </w:tr>
      <w:tr w:rsidR="00760FCA" w:rsidRPr="006518C9" w14:paraId="440C5376" w14:textId="77777777" w:rsidTr="00921A47">
        <w:trPr>
          <w:tblCellSpacing w:w="15" w:type="dxa"/>
        </w:trPr>
        <w:tc>
          <w:tcPr>
            <w:tcW w:w="0" w:type="auto"/>
            <w:vAlign w:val="center"/>
            <w:hideMark/>
          </w:tcPr>
          <w:p w14:paraId="7F392628" w14:textId="77777777" w:rsidR="00760FCA" w:rsidRPr="006518C9" w:rsidRDefault="00760FCA">
            <w:pPr>
              <w:rPr>
                <w:sz w:val="24"/>
                <w:szCs w:val="24"/>
                <w:lang w:val="en-US"/>
              </w:rPr>
            </w:pPr>
            <w:r w:rsidRPr="006518C9">
              <w:rPr>
                <w:b/>
                <w:bCs/>
                <w:lang w:val="en-US"/>
              </w:rPr>
              <w:t>Example cvParams:</w:t>
            </w:r>
          </w:p>
        </w:tc>
        <w:tc>
          <w:tcPr>
            <w:tcW w:w="0" w:type="auto"/>
            <w:vAlign w:val="center"/>
            <w:hideMark/>
          </w:tcPr>
          <w:p w14:paraId="4E79D5F3"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accession="UNIMOD:35" name="Oxidation"&gt;&lt;/cvParam&gt;</w:t>
            </w:r>
          </w:p>
          <w:p w14:paraId="3311AA36"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accession="UNIMOD:4" name="Carbamidomethyl"&gt;&lt;/cvParam&gt;</w:t>
            </w:r>
          </w:p>
          <w:p w14:paraId="47BBB8C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accession="UNIMOD:214" cvRef="UNIMOD" name="iTRAQ4plex"/&gt;</w:t>
            </w:r>
          </w:p>
          <w:p w14:paraId="07AC77FF"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accession="MS:1001189" cvRef="PSI-MS" name="modification specificity peptide N-term"/&gt;</w:t>
            </w:r>
          </w:p>
          <w:p w14:paraId="7E8432F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accession="UNIMOD:39" cvRef="UNIMOD" name="Methylthio"/&gt;</w:t>
            </w:r>
          </w:p>
          <w:p w14:paraId="30A4634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accession="UNIMOD:7" cvRef="UNIMOD" name="Deamidated"/&gt;</w:t>
            </w:r>
          </w:p>
          <w:p w14:paraId="2D819F7E"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accession="MS:1002504" name="modification index" value="0"/&gt;</w:t>
            </w:r>
          </w:p>
          <w:p w14:paraId="60D0728C"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accession="XLMOD:02000" name="BS3"&gt;&lt;/cvParam&gt;</w:t>
            </w:r>
          </w:p>
          <w:p w14:paraId="37C7538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accession="MS:1002509" name="cross-link donor" value="0"&gt;&lt;/cvParam&gt;</w:t>
            </w:r>
          </w:p>
          <w:p w14:paraId="74DC46BE"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accession="MS:1002510" name="cross-link acceptor" value="0"&gt;&lt;/cvParam&gt;</w:t>
            </w:r>
          </w:p>
          <w:p w14:paraId="4192EC05"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accession="XLMOD:02004" name="BS3-d4"&gt;&lt;/cvParam&gt;</w:t>
            </w:r>
          </w:p>
          <w:p w14:paraId="3C75658A"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accession="XLMOD:01001" name="amidated BS3"&gt;&lt;/cvParam&gt;</w:t>
            </w:r>
          </w:p>
          <w:p w14:paraId="7EC5444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accession="XLMOD:01000" name="hydrolyzed BS3"&gt;&lt;/cvParam&gt;</w:t>
            </w:r>
          </w:p>
          <w:p w14:paraId="70D98699"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accession="UNIMOD:1020" name="Xlink:DSS"&gt;&lt;/cvParam&gt;</w:t>
            </w:r>
          </w:p>
          <w:p w14:paraId="640D92F1"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lastRenderedPageBreak/>
              <w:t>&lt;cvParam cvRef="XLMOD" accession="XLMOD:01009" name="amidated BS3-d4"&gt;&lt;/cvParam&gt;</w:t>
            </w:r>
          </w:p>
          <w:p w14:paraId="77CB0F06" w14:textId="77777777" w:rsidR="00F55DCC"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accession="XLMOD:01008" name="hydrolyzed BS3-d4"&gt;&lt;/cvParam&gt;</w:t>
            </w:r>
          </w:p>
        </w:tc>
      </w:tr>
    </w:tbl>
    <w:p w14:paraId="27EAC07E" w14:textId="77777777" w:rsidR="00921A47" w:rsidRPr="006518C9" w:rsidRDefault="00921A47" w:rsidP="00921A47">
      <w:pPr>
        <w:rPr>
          <w:lang w:val="en-US"/>
        </w:rPr>
      </w:pPr>
    </w:p>
    <w:p w14:paraId="73E76774" w14:textId="77777777" w:rsidR="00921A47" w:rsidRPr="006518C9" w:rsidRDefault="00921A47" w:rsidP="00921A47">
      <w:pPr>
        <w:pStyle w:val="Heading2"/>
      </w:pPr>
      <w:bookmarkStart w:id="268" w:name="_Toc457214121"/>
      <w:r w:rsidRPr="006518C9">
        <w:t>Element &lt;</w:t>
      </w:r>
      <w:bookmarkStart w:id="269" w:name="SearchType"/>
      <w:r w:rsidRPr="006518C9">
        <w:t>SearchType</w:t>
      </w:r>
      <w:bookmarkEnd w:id="269"/>
      <w:r w:rsidRPr="006518C9">
        <w:t>&gt;</w:t>
      </w:r>
      <w:bookmarkEnd w:id="26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921A47" w:rsidRPr="006518C9" w14:paraId="397EE6FE" w14:textId="77777777" w:rsidTr="00921A47">
        <w:trPr>
          <w:tblCellSpacing w:w="15" w:type="dxa"/>
        </w:trPr>
        <w:tc>
          <w:tcPr>
            <w:tcW w:w="0" w:type="auto"/>
            <w:vAlign w:val="center"/>
            <w:hideMark/>
          </w:tcPr>
          <w:p w14:paraId="0F78CA8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7FD3FA2" w14:textId="77777777"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14:paraId="18419866" w14:textId="77777777" w:rsidTr="00921A47">
        <w:trPr>
          <w:tblCellSpacing w:w="15" w:type="dxa"/>
        </w:trPr>
        <w:tc>
          <w:tcPr>
            <w:tcW w:w="0" w:type="auto"/>
            <w:vAlign w:val="center"/>
            <w:hideMark/>
          </w:tcPr>
          <w:p w14:paraId="5470808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AFEB3B8" w14:textId="77777777" w:rsidR="00921A47" w:rsidRPr="006518C9" w:rsidRDefault="00921A47">
            <w:pPr>
              <w:rPr>
                <w:sz w:val="24"/>
                <w:szCs w:val="24"/>
                <w:lang w:val="en-US"/>
              </w:rPr>
            </w:pPr>
            <w:r w:rsidRPr="006518C9">
              <w:rPr>
                <w:lang w:val="en-US"/>
              </w:rPr>
              <w:t xml:space="preserve">ParamType </w:t>
            </w:r>
          </w:p>
        </w:tc>
      </w:tr>
      <w:tr w:rsidR="00921A47" w:rsidRPr="006518C9" w14:paraId="3D6A2344" w14:textId="77777777" w:rsidTr="00921A47">
        <w:trPr>
          <w:tblCellSpacing w:w="15" w:type="dxa"/>
        </w:trPr>
        <w:tc>
          <w:tcPr>
            <w:tcW w:w="0" w:type="auto"/>
            <w:vAlign w:val="center"/>
            <w:hideMark/>
          </w:tcPr>
          <w:p w14:paraId="278052F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0FB2293" w14:textId="77777777" w:rsidR="00921A47" w:rsidRPr="006518C9" w:rsidRDefault="00921A47">
            <w:pPr>
              <w:rPr>
                <w:sz w:val="24"/>
                <w:szCs w:val="24"/>
                <w:lang w:val="en-US"/>
              </w:rPr>
            </w:pPr>
            <w:r w:rsidRPr="006518C9">
              <w:rPr>
                <w:lang w:val="en-US"/>
              </w:rPr>
              <w:t>none</w:t>
            </w:r>
          </w:p>
        </w:tc>
      </w:tr>
      <w:tr w:rsidR="00921A47" w:rsidRPr="006518C9" w14:paraId="27F933F8" w14:textId="77777777" w:rsidTr="00921A47">
        <w:trPr>
          <w:tblCellSpacing w:w="15" w:type="dxa"/>
        </w:trPr>
        <w:tc>
          <w:tcPr>
            <w:tcW w:w="0" w:type="auto"/>
            <w:vAlign w:val="center"/>
            <w:hideMark/>
          </w:tcPr>
          <w:p w14:paraId="2BD7B495"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921A47" w:rsidRPr="006518C9" w14:paraId="46BBB7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37850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65F2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CB181"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2A25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70EF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77E0A8"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F258A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F234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85DBC"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9AC93C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9E2BCB"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030CF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57A9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D7776" w14:textId="77777777" w:rsidR="00921A47" w:rsidRPr="006518C9" w:rsidRDefault="00921A47">
                  <w:pPr>
                    <w:rPr>
                      <w:sz w:val="24"/>
                      <w:szCs w:val="24"/>
                      <w:lang w:val="en-US"/>
                    </w:rPr>
                  </w:pPr>
                  <w:r w:rsidRPr="006518C9">
                    <w:rPr>
                      <w:lang w:val="en-US"/>
                    </w:rPr>
                    <w:t>A single user-defined parameter.</w:t>
                  </w:r>
                </w:p>
              </w:tc>
            </w:tr>
          </w:tbl>
          <w:p w14:paraId="4CAD1B32" w14:textId="77777777" w:rsidR="00921A47" w:rsidRPr="006518C9" w:rsidRDefault="00921A47">
            <w:pPr>
              <w:rPr>
                <w:sz w:val="24"/>
                <w:szCs w:val="24"/>
                <w:lang w:val="en-US"/>
              </w:rPr>
            </w:pPr>
          </w:p>
        </w:tc>
      </w:tr>
      <w:tr w:rsidR="00921A47" w:rsidRPr="006518C9" w14:paraId="087303C0" w14:textId="77777777" w:rsidTr="00921A47">
        <w:trPr>
          <w:tblCellSpacing w:w="15" w:type="dxa"/>
        </w:trPr>
        <w:tc>
          <w:tcPr>
            <w:tcW w:w="0" w:type="auto"/>
            <w:vAlign w:val="center"/>
            <w:hideMark/>
          </w:tcPr>
          <w:p w14:paraId="1E4B6CA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E9478BE" w14:textId="77777777" w:rsidR="00921A47" w:rsidRPr="006518C9" w:rsidRDefault="00921A47">
            <w:pPr>
              <w:pStyle w:val="HTMLPreformatted"/>
            </w:pPr>
            <w:r w:rsidRPr="006518C9">
              <w:t>&lt;SearchType&gt;</w:t>
            </w:r>
          </w:p>
          <w:p w14:paraId="30E8F9B3" w14:textId="77777777" w:rsidR="00921A47" w:rsidRPr="006518C9" w:rsidRDefault="00921A47">
            <w:pPr>
              <w:pStyle w:val="HTMLPreformatted"/>
            </w:pPr>
            <w:r w:rsidRPr="006518C9">
              <w:t xml:space="preserve">    &lt;cvParam accession="MS:1001083" cvRef="PSI-MS" value="" name="ms-ms search"/&gt;</w:t>
            </w:r>
          </w:p>
          <w:p w14:paraId="74C01859" w14:textId="77777777" w:rsidR="00921A47" w:rsidRPr="006518C9" w:rsidRDefault="00921A47">
            <w:pPr>
              <w:pStyle w:val="HTMLPreformatted"/>
            </w:pPr>
            <w:r w:rsidRPr="006518C9">
              <w:t>&lt;/SearchType&gt;</w:t>
            </w:r>
          </w:p>
        </w:tc>
      </w:tr>
      <w:tr w:rsidR="00921A47" w:rsidRPr="006518C9" w14:paraId="6A663C5E" w14:textId="77777777" w:rsidTr="00921A47">
        <w:trPr>
          <w:tblCellSpacing w:w="15" w:type="dxa"/>
        </w:trPr>
        <w:tc>
          <w:tcPr>
            <w:tcW w:w="0" w:type="auto"/>
            <w:vAlign w:val="center"/>
            <w:hideMark/>
          </w:tcPr>
          <w:p w14:paraId="3F63822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7846B0E" w14:textId="77777777" w:rsidR="00921A47" w:rsidRPr="006518C9" w:rsidRDefault="00921A47">
            <w:pPr>
              <w:pStyle w:val="HTMLPreformatted"/>
            </w:pPr>
            <w:r w:rsidRPr="006518C9">
              <w:t>Path /MzIdentML/AnalysisProtocolCollection/SpectrumIdentificationProtocol/SearchType</w:t>
            </w:r>
          </w:p>
          <w:p w14:paraId="5E0BD8F7" w14:textId="77777777" w:rsidR="00921A47" w:rsidRPr="006518C9" w:rsidRDefault="00921A47">
            <w:pPr>
              <w:pStyle w:val="HTMLPreformatted"/>
            </w:pPr>
            <w:r w:rsidRPr="006518C9">
              <w:t xml:space="preserve">MUST supply a *child* term of </w:t>
            </w:r>
            <w:hyperlink r:id="rId320" w:tgtFrame="new" w:history="1">
              <w:r w:rsidRPr="006518C9">
                <w:rPr>
                  <w:rStyle w:val="Hyperlink"/>
                </w:rPr>
                <w:t>MS:1001080</w:t>
              </w:r>
            </w:hyperlink>
            <w:r w:rsidRPr="006518C9">
              <w:t xml:space="preserve"> (</w:t>
            </w:r>
            <w:r w:rsidRPr="006518C9">
              <w:rPr>
                <w:rStyle w:val="popup"/>
              </w:rPr>
              <w:t>search type</w:t>
            </w:r>
            <w:r w:rsidRPr="006518C9">
              <w:t>) one or more times</w:t>
            </w:r>
          </w:p>
          <w:p w14:paraId="078F769E" w14:textId="77777777" w:rsidR="00921A47" w:rsidRPr="006518C9" w:rsidRDefault="00921A47">
            <w:pPr>
              <w:pStyle w:val="HTMLPreformatted"/>
            </w:pPr>
            <w:r w:rsidRPr="006518C9">
              <w:t xml:space="preserve">  e.g.: </w:t>
            </w:r>
            <w:hyperlink r:id="rId321" w:tgtFrame="new" w:history="1">
              <w:r w:rsidRPr="006518C9">
                <w:rPr>
                  <w:rStyle w:val="Hyperlink"/>
                </w:rPr>
                <w:t>MS:1001010</w:t>
              </w:r>
            </w:hyperlink>
            <w:r w:rsidRPr="006518C9">
              <w:t xml:space="preserve"> (</w:t>
            </w:r>
            <w:r w:rsidRPr="006518C9">
              <w:rPr>
                <w:rStyle w:val="popup"/>
              </w:rPr>
              <w:t>de novo search</w:t>
            </w:r>
            <w:r w:rsidRPr="006518C9">
              <w:t xml:space="preserve">) </w:t>
            </w:r>
          </w:p>
          <w:p w14:paraId="25C63AAE" w14:textId="77777777" w:rsidR="00921A47" w:rsidRPr="006518C9" w:rsidRDefault="00921A47">
            <w:pPr>
              <w:pStyle w:val="HTMLPreformatted"/>
            </w:pPr>
            <w:r w:rsidRPr="006518C9">
              <w:t xml:space="preserve">  e.g.: </w:t>
            </w:r>
            <w:hyperlink r:id="rId322" w:tgtFrame="new" w:history="1">
              <w:r w:rsidRPr="006518C9">
                <w:rPr>
                  <w:rStyle w:val="Hyperlink"/>
                </w:rPr>
                <w:t>MS:1001031</w:t>
              </w:r>
            </w:hyperlink>
            <w:r w:rsidRPr="006518C9">
              <w:t xml:space="preserve"> (</w:t>
            </w:r>
            <w:r w:rsidRPr="006518C9">
              <w:rPr>
                <w:rStyle w:val="popup"/>
              </w:rPr>
              <w:t>spectral library search</w:t>
            </w:r>
            <w:r w:rsidRPr="006518C9">
              <w:t xml:space="preserve">) </w:t>
            </w:r>
          </w:p>
          <w:p w14:paraId="40C5F04A" w14:textId="77777777" w:rsidR="00921A47" w:rsidRPr="006518C9" w:rsidRDefault="00921A47">
            <w:pPr>
              <w:pStyle w:val="HTMLPreformatted"/>
            </w:pPr>
            <w:r w:rsidRPr="006518C9">
              <w:t xml:space="preserve">  e.g.: </w:t>
            </w:r>
            <w:hyperlink r:id="rId323" w:tgtFrame="new" w:history="1">
              <w:r w:rsidRPr="006518C9">
                <w:rPr>
                  <w:rStyle w:val="Hyperlink"/>
                </w:rPr>
                <w:t>MS:1001081</w:t>
              </w:r>
            </w:hyperlink>
            <w:r w:rsidRPr="006518C9">
              <w:t xml:space="preserve"> (</w:t>
            </w:r>
            <w:r w:rsidRPr="006518C9">
              <w:rPr>
                <w:rStyle w:val="popup"/>
              </w:rPr>
              <w:t>pmf search</w:t>
            </w:r>
            <w:r w:rsidRPr="006518C9">
              <w:t xml:space="preserve">) </w:t>
            </w:r>
          </w:p>
          <w:p w14:paraId="04A020E0" w14:textId="77777777" w:rsidR="00921A47" w:rsidRPr="006518C9" w:rsidRDefault="00921A47">
            <w:pPr>
              <w:pStyle w:val="HTMLPreformatted"/>
            </w:pPr>
            <w:r w:rsidRPr="006518C9">
              <w:t xml:space="preserve">  e.g.: </w:t>
            </w:r>
            <w:hyperlink r:id="rId324" w:tgtFrame="new" w:history="1">
              <w:r w:rsidRPr="006518C9">
                <w:rPr>
                  <w:rStyle w:val="Hyperlink"/>
                </w:rPr>
                <w:t>MS:1001082</w:t>
              </w:r>
            </w:hyperlink>
            <w:r w:rsidRPr="006518C9">
              <w:t xml:space="preserve"> (</w:t>
            </w:r>
            <w:r w:rsidRPr="006518C9">
              <w:rPr>
                <w:rStyle w:val="popup"/>
              </w:rPr>
              <w:t>tag search</w:t>
            </w:r>
            <w:r w:rsidRPr="006518C9">
              <w:t xml:space="preserve">) </w:t>
            </w:r>
          </w:p>
          <w:p w14:paraId="0E19EAA0" w14:textId="77777777" w:rsidR="00921A47" w:rsidRPr="006518C9" w:rsidRDefault="00921A47">
            <w:pPr>
              <w:pStyle w:val="HTMLPreformatted"/>
            </w:pPr>
            <w:r w:rsidRPr="006518C9">
              <w:t xml:space="preserve">  e.g.: </w:t>
            </w:r>
            <w:hyperlink r:id="rId325" w:tgtFrame="new" w:history="1">
              <w:r w:rsidRPr="006518C9">
                <w:rPr>
                  <w:rStyle w:val="Hyperlink"/>
                </w:rPr>
                <w:t>MS:1001083</w:t>
              </w:r>
            </w:hyperlink>
            <w:r w:rsidRPr="006518C9">
              <w:t xml:space="preserve"> (</w:t>
            </w:r>
            <w:r w:rsidRPr="006518C9">
              <w:rPr>
                <w:rStyle w:val="popup"/>
              </w:rPr>
              <w:t>ms-ms search</w:t>
            </w:r>
            <w:r w:rsidRPr="006518C9">
              <w:t xml:space="preserve">) </w:t>
            </w:r>
          </w:p>
          <w:p w14:paraId="134AA6EA" w14:textId="77777777" w:rsidR="00921A47" w:rsidRPr="006518C9" w:rsidRDefault="00921A47">
            <w:pPr>
              <w:pStyle w:val="HTMLPreformatted"/>
            </w:pPr>
            <w:r w:rsidRPr="006518C9">
              <w:t xml:space="preserve">  e.g.: </w:t>
            </w:r>
            <w:hyperlink r:id="rId326" w:tgtFrame="new" w:history="1">
              <w:r w:rsidRPr="006518C9">
                <w:rPr>
                  <w:rStyle w:val="Hyperlink"/>
                </w:rPr>
                <w:t>MS:1001584</w:t>
              </w:r>
            </w:hyperlink>
            <w:r w:rsidRPr="006518C9">
              <w:t xml:space="preserve"> (</w:t>
            </w:r>
            <w:r w:rsidRPr="006518C9">
              <w:rPr>
                <w:rStyle w:val="popup"/>
              </w:rPr>
              <w:t>combined pmf + ms-ms search</w:t>
            </w:r>
            <w:r w:rsidRPr="006518C9">
              <w:t xml:space="preserve">) </w:t>
            </w:r>
          </w:p>
          <w:p w14:paraId="31F2079F" w14:textId="77777777" w:rsidR="00921A47" w:rsidRPr="006518C9" w:rsidRDefault="00921A47">
            <w:pPr>
              <w:pStyle w:val="HTMLPreformatted"/>
            </w:pPr>
            <w:r w:rsidRPr="006518C9">
              <w:t xml:space="preserve">  e.g.: </w:t>
            </w:r>
            <w:hyperlink r:id="rId327" w:tgtFrame="new" w:history="1">
              <w:r w:rsidRPr="006518C9">
                <w:rPr>
                  <w:rStyle w:val="Hyperlink"/>
                </w:rPr>
                <w:t>MS:1002490</w:t>
              </w:r>
            </w:hyperlink>
            <w:r w:rsidRPr="006518C9">
              <w:t xml:space="preserve"> (</w:t>
            </w:r>
            <w:r w:rsidRPr="006518C9">
              <w:rPr>
                <w:rStyle w:val="popup"/>
              </w:rPr>
              <w:t>peptide-level scoring</w:t>
            </w:r>
            <w:r w:rsidRPr="006518C9">
              <w:t xml:space="preserve">) </w:t>
            </w:r>
          </w:p>
          <w:p w14:paraId="2D1B2379" w14:textId="77777777" w:rsidR="00921A47" w:rsidRPr="006518C9" w:rsidRDefault="00921A47">
            <w:pPr>
              <w:pStyle w:val="HTMLPreformatted"/>
            </w:pPr>
            <w:r w:rsidRPr="006518C9">
              <w:t xml:space="preserve">  e.g.: </w:t>
            </w:r>
            <w:hyperlink r:id="rId328" w:tgtFrame="new" w:history="1">
              <w:r w:rsidRPr="006518C9">
                <w:rPr>
                  <w:rStyle w:val="Hyperlink"/>
                </w:rPr>
                <w:t>MS:1002491</w:t>
              </w:r>
            </w:hyperlink>
            <w:r w:rsidRPr="006518C9">
              <w:t xml:space="preserve"> (</w:t>
            </w:r>
            <w:r w:rsidRPr="006518C9">
              <w:rPr>
                <w:rStyle w:val="popup"/>
              </w:rPr>
              <w:t>modification localization scoring</w:t>
            </w:r>
            <w:r w:rsidRPr="006518C9">
              <w:t xml:space="preserve">) </w:t>
            </w:r>
          </w:p>
          <w:p w14:paraId="052CA217" w14:textId="77777777" w:rsidR="00921A47" w:rsidRPr="006518C9" w:rsidRDefault="00921A47">
            <w:pPr>
              <w:pStyle w:val="HTMLPreformatted"/>
            </w:pPr>
            <w:r w:rsidRPr="006518C9">
              <w:t xml:space="preserve">  e.g.: </w:t>
            </w:r>
            <w:hyperlink r:id="rId329" w:tgtFrame="new" w:history="1">
              <w:r w:rsidRPr="006518C9">
                <w:rPr>
                  <w:rStyle w:val="Hyperlink"/>
                </w:rPr>
                <w:t>MS:1002492</w:t>
              </w:r>
            </w:hyperlink>
            <w:r w:rsidRPr="006518C9">
              <w:t xml:space="preserve"> (</w:t>
            </w:r>
            <w:r w:rsidRPr="006518C9">
              <w:rPr>
                <w:rStyle w:val="popup"/>
              </w:rPr>
              <w:t>consensus scoring</w:t>
            </w:r>
            <w:r w:rsidRPr="006518C9">
              <w:t xml:space="preserve">) </w:t>
            </w:r>
          </w:p>
          <w:p w14:paraId="1C530AA0" w14:textId="77777777" w:rsidR="00921A47" w:rsidRPr="006518C9" w:rsidRDefault="00921A47">
            <w:pPr>
              <w:pStyle w:val="HTMLPreformatted"/>
            </w:pPr>
            <w:r w:rsidRPr="006518C9">
              <w:t xml:space="preserve">  e.g.: </w:t>
            </w:r>
            <w:hyperlink r:id="rId330" w:tgtFrame="new" w:history="1">
              <w:r w:rsidRPr="006518C9">
                <w:rPr>
                  <w:rStyle w:val="Hyperlink"/>
                </w:rPr>
                <w:t>MS:1002493</w:t>
              </w:r>
            </w:hyperlink>
            <w:r w:rsidRPr="006518C9">
              <w:t xml:space="preserve"> (</w:t>
            </w:r>
            <w:r w:rsidRPr="006518C9">
              <w:rPr>
                <w:rStyle w:val="popup"/>
              </w:rPr>
              <w:t>sample pre-fractionation</w:t>
            </w:r>
            <w:r w:rsidRPr="006518C9">
              <w:t xml:space="preserve">) </w:t>
            </w:r>
          </w:p>
          <w:p w14:paraId="38CB4D6E" w14:textId="77777777" w:rsidR="00921A47" w:rsidRPr="006518C9" w:rsidRDefault="00921A47">
            <w:pPr>
              <w:pStyle w:val="HTMLPreformatted"/>
            </w:pPr>
            <w:r w:rsidRPr="006518C9">
              <w:t xml:space="preserve">  </w:t>
            </w:r>
            <w:hyperlink r:id="rId331" w:tgtFrame="new" w:history="1">
              <w:r w:rsidRPr="006518C9">
                <w:rPr>
                  <w:rStyle w:val="Hyperlink"/>
                </w:rPr>
                <w:t>et al.</w:t>
              </w:r>
            </w:hyperlink>
          </w:p>
        </w:tc>
      </w:tr>
      <w:tr w:rsidR="00921A47" w:rsidRPr="006518C9" w14:paraId="3B5EDBCD" w14:textId="77777777" w:rsidTr="00921A47">
        <w:trPr>
          <w:tblCellSpacing w:w="15" w:type="dxa"/>
        </w:trPr>
        <w:tc>
          <w:tcPr>
            <w:tcW w:w="0" w:type="auto"/>
            <w:vAlign w:val="center"/>
            <w:hideMark/>
          </w:tcPr>
          <w:p w14:paraId="6F26BFF5"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3C9F03BA" w14:textId="77777777" w:rsidR="00921A47" w:rsidRPr="006518C9" w:rsidRDefault="00921A47">
            <w:pPr>
              <w:pStyle w:val="HTMLPreformatted"/>
            </w:pPr>
            <w:r w:rsidRPr="006518C9">
              <w:t>&lt;cvParam cvRef="PSI-MS" accession="MS:1001083" name="ms-ms search"&gt;&lt;/cvParam&gt;</w:t>
            </w:r>
          </w:p>
        </w:tc>
      </w:tr>
    </w:tbl>
    <w:p w14:paraId="41230A29" w14:textId="77777777" w:rsidR="00921A47" w:rsidRPr="006518C9" w:rsidRDefault="00921A47" w:rsidP="00921A47">
      <w:pPr>
        <w:rPr>
          <w:lang w:val="en-US"/>
        </w:rPr>
      </w:pPr>
    </w:p>
    <w:p w14:paraId="784993B1" w14:textId="77777777" w:rsidR="00921A47" w:rsidRPr="006518C9" w:rsidRDefault="00921A47" w:rsidP="00921A47">
      <w:pPr>
        <w:pStyle w:val="Heading2"/>
      </w:pPr>
      <w:bookmarkStart w:id="270" w:name="_Toc457214122"/>
      <w:r w:rsidRPr="006518C9">
        <w:t>Element &lt;</w:t>
      </w:r>
      <w:bookmarkStart w:id="271" w:name="Seq"/>
      <w:r w:rsidRPr="006518C9">
        <w:t>Seq</w:t>
      </w:r>
      <w:bookmarkEnd w:id="271"/>
      <w:r w:rsidRPr="006518C9">
        <w:t>&gt;</w:t>
      </w:r>
      <w:bookmarkEnd w:id="2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4245BBFE" w14:textId="77777777" w:rsidTr="00921A47">
        <w:trPr>
          <w:tblCellSpacing w:w="15" w:type="dxa"/>
        </w:trPr>
        <w:tc>
          <w:tcPr>
            <w:tcW w:w="0" w:type="auto"/>
            <w:vAlign w:val="center"/>
            <w:hideMark/>
          </w:tcPr>
          <w:p w14:paraId="39B3F47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B69382" w14:textId="77777777" w:rsidR="00921A47" w:rsidRPr="006518C9" w:rsidRDefault="00921A47">
            <w:pPr>
              <w:rPr>
                <w:sz w:val="24"/>
                <w:szCs w:val="24"/>
                <w:lang w:val="en-US"/>
              </w:rPr>
            </w:pPr>
            <w:r w:rsidRPr="006518C9">
              <w:rPr>
                <w:lang w:val="en-US"/>
              </w:rPr>
              <w:t xml:space="preserve">The actual sequence of amino acids or nucleic acid. </w:t>
            </w:r>
          </w:p>
        </w:tc>
      </w:tr>
      <w:tr w:rsidR="00921A47" w:rsidRPr="006518C9" w14:paraId="672DDFBA" w14:textId="77777777" w:rsidTr="00921A47">
        <w:trPr>
          <w:tblCellSpacing w:w="15" w:type="dxa"/>
        </w:trPr>
        <w:tc>
          <w:tcPr>
            <w:tcW w:w="0" w:type="auto"/>
            <w:vAlign w:val="center"/>
            <w:hideMark/>
          </w:tcPr>
          <w:p w14:paraId="0849C9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1D65955" w14:textId="77777777" w:rsidR="00921A47" w:rsidRPr="006518C9" w:rsidRDefault="00921A47">
            <w:pPr>
              <w:rPr>
                <w:sz w:val="24"/>
                <w:szCs w:val="24"/>
                <w:lang w:val="en-US"/>
              </w:rPr>
            </w:pPr>
            <w:r w:rsidRPr="006518C9">
              <w:rPr>
                <w:lang w:val="en-US"/>
              </w:rPr>
              <w:t xml:space="preserve">sequence </w:t>
            </w:r>
          </w:p>
        </w:tc>
      </w:tr>
      <w:tr w:rsidR="00921A47" w:rsidRPr="006518C9" w14:paraId="133075C1" w14:textId="77777777" w:rsidTr="00921A47">
        <w:trPr>
          <w:tblCellSpacing w:w="15" w:type="dxa"/>
        </w:trPr>
        <w:tc>
          <w:tcPr>
            <w:tcW w:w="0" w:type="auto"/>
            <w:vAlign w:val="center"/>
            <w:hideMark/>
          </w:tcPr>
          <w:p w14:paraId="65ECD83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A2F49D6" w14:textId="77777777" w:rsidR="00921A47" w:rsidRPr="006518C9" w:rsidRDefault="00921A47">
            <w:pPr>
              <w:rPr>
                <w:sz w:val="24"/>
                <w:szCs w:val="24"/>
                <w:lang w:val="en-US"/>
              </w:rPr>
            </w:pPr>
            <w:r w:rsidRPr="006518C9">
              <w:rPr>
                <w:lang w:val="en-US"/>
              </w:rPr>
              <w:t>none</w:t>
            </w:r>
          </w:p>
        </w:tc>
      </w:tr>
      <w:tr w:rsidR="00921A47" w:rsidRPr="006518C9" w14:paraId="38747481" w14:textId="77777777" w:rsidTr="00921A47">
        <w:trPr>
          <w:tblCellSpacing w:w="15" w:type="dxa"/>
        </w:trPr>
        <w:tc>
          <w:tcPr>
            <w:tcW w:w="0" w:type="auto"/>
            <w:vAlign w:val="center"/>
            <w:hideMark/>
          </w:tcPr>
          <w:p w14:paraId="45222CE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B207D51" w14:textId="77777777" w:rsidR="00921A47" w:rsidRPr="006518C9" w:rsidRDefault="00921A47">
            <w:pPr>
              <w:rPr>
                <w:sz w:val="24"/>
                <w:szCs w:val="24"/>
                <w:lang w:val="en-US"/>
              </w:rPr>
            </w:pPr>
            <w:r w:rsidRPr="006518C9">
              <w:rPr>
                <w:lang w:val="en-US"/>
              </w:rPr>
              <w:t>none</w:t>
            </w:r>
          </w:p>
        </w:tc>
      </w:tr>
      <w:tr w:rsidR="00921A47" w:rsidRPr="006518C9" w14:paraId="34C025F3" w14:textId="77777777" w:rsidTr="00921A47">
        <w:trPr>
          <w:tblCellSpacing w:w="15" w:type="dxa"/>
        </w:trPr>
        <w:tc>
          <w:tcPr>
            <w:tcW w:w="0" w:type="auto"/>
            <w:vAlign w:val="center"/>
            <w:hideMark/>
          </w:tcPr>
          <w:p w14:paraId="66A637C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1B7A37E" w14:textId="77777777" w:rsidR="00064789" w:rsidRPr="006518C9" w:rsidRDefault="00921A47">
            <w:pPr>
              <w:pStyle w:val="HTMLPreformatted"/>
            </w:pPr>
            <w:r w:rsidRPr="006518C9">
              <w:t>&lt;Seq&gt;MMKFTVVAAALLLLGAVRAEEEDKKEDVGTVVGIDLGTTYSCVGVFKNGRVEIIANDQGNRITPSYVAFTPEGERLIGDAAKNQLTSNPENTVFDA</w:t>
            </w:r>
          </w:p>
          <w:p w14:paraId="4D07E174" w14:textId="77777777" w:rsidR="00064789" w:rsidRPr="006518C9" w:rsidRDefault="00921A47">
            <w:pPr>
              <w:pStyle w:val="HTMLPreformatted"/>
            </w:pPr>
            <w:r w:rsidRPr="006518C9">
              <w:t>KRLIGRTWNDPSVQQDIKFLPFKVVEKKTKPYIQVDIGGGQTKTFAPEEISAMVLTKMKETAEAYLGKKVTHAVVTVPAYFNDAQRQATKDAGTIAGLNVM</w:t>
            </w:r>
          </w:p>
          <w:p w14:paraId="42610053" w14:textId="77777777" w:rsidR="00064789" w:rsidRPr="006518C9" w:rsidRDefault="00921A47">
            <w:pPr>
              <w:pStyle w:val="HTMLPreformatted"/>
            </w:pPr>
            <w:r w:rsidRPr="006518C9">
              <w:t>RIINEPTAAAIAYGLDKREGEKNILVFDLGGGTFDVSLLTIDNGVFEVVATNGDTHLGGEDFDQRVMEHFIKLYKKKTGKDVRKDNRAVQKLRREVEKAKR</w:t>
            </w:r>
          </w:p>
          <w:p w14:paraId="1E563A2F" w14:textId="77777777" w:rsidR="00064789" w:rsidRPr="006518C9" w:rsidRDefault="00921A47">
            <w:pPr>
              <w:pStyle w:val="HTMLPreformatted"/>
            </w:pPr>
            <w:r w:rsidRPr="006518C9">
              <w:t>ALSSQHQARIEIESFFEREDFSETLTRAKFEELNMDLFRSTMKPVQKVLEDSDLKKSDIDEIVLVGGSTRIPKIQQLVKEFFNGKEPSRGINPDEAVAYGA</w:t>
            </w:r>
          </w:p>
          <w:p w14:paraId="6D02E23B" w14:textId="77777777" w:rsidR="00064789" w:rsidRPr="006518C9" w:rsidRDefault="00921A47">
            <w:pPr>
              <w:pStyle w:val="HTMLPreformatted"/>
            </w:pPr>
            <w:r w:rsidRPr="006518C9">
              <w:t>AVQAGVLSGGQDTGDLVLLDVCPLTLGIETVGGVMTKLIPRNTVVPTKKSQIFSTASDNQPTVTIKVYEGERPLTKDNHLLGTFDLTGIPPAPRGVPQIEV</w:t>
            </w:r>
          </w:p>
          <w:p w14:paraId="22ADE460" w14:textId="77777777" w:rsidR="00064789" w:rsidRPr="006518C9" w:rsidRDefault="00921A47">
            <w:pPr>
              <w:pStyle w:val="HTMLPreformatted"/>
            </w:pPr>
            <w:r w:rsidRPr="006518C9">
              <w:t>TFEIDVNGILRVTAEDKGTGNKNKITITNDQNRLTPEEIERMVNDAEKFAEEDKKLKERIDTRNELESYAYSLKNQIGDKEKLGGKLSSEDKETMEKAVEE</w:t>
            </w:r>
          </w:p>
          <w:p w14:paraId="041F02EE" w14:textId="77777777" w:rsidR="00921A47" w:rsidRPr="006518C9" w:rsidRDefault="00921A47">
            <w:pPr>
              <w:pStyle w:val="HTMLPreformatted"/>
            </w:pPr>
            <w:r w:rsidRPr="006518C9">
              <w:t>KIEWLESHQDADIEDFKAKKKELEEIVQPIISKLYGSGGPPPTGEEDTSEKDEL&lt;/Seq&gt;</w:t>
            </w:r>
          </w:p>
        </w:tc>
      </w:tr>
    </w:tbl>
    <w:p w14:paraId="4A7CABAD" w14:textId="77777777" w:rsidR="00921A47" w:rsidRPr="006518C9" w:rsidRDefault="00921A47" w:rsidP="00921A47">
      <w:pPr>
        <w:rPr>
          <w:lang w:val="en-US"/>
        </w:rPr>
      </w:pPr>
    </w:p>
    <w:p w14:paraId="2BD2E1DE" w14:textId="77777777" w:rsidR="00921A47" w:rsidRPr="006518C9" w:rsidRDefault="00921A47" w:rsidP="00921A47">
      <w:pPr>
        <w:pStyle w:val="Heading2"/>
      </w:pPr>
      <w:bookmarkStart w:id="272" w:name="_Toc457214123"/>
      <w:r w:rsidRPr="006518C9">
        <w:t>Element &lt;</w:t>
      </w:r>
      <w:bookmarkStart w:id="273" w:name="SequenceCollection"/>
      <w:r w:rsidRPr="006518C9">
        <w:t>SequenceCollection</w:t>
      </w:r>
      <w:bookmarkEnd w:id="273"/>
      <w:r w:rsidRPr="006518C9">
        <w:t>&gt;</w:t>
      </w:r>
      <w:bookmarkEnd w:id="27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921A47" w:rsidRPr="006518C9" w14:paraId="5C993DB2" w14:textId="77777777" w:rsidTr="00921A47">
        <w:trPr>
          <w:tblCellSpacing w:w="15" w:type="dxa"/>
        </w:trPr>
        <w:tc>
          <w:tcPr>
            <w:tcW w:w="0" w:type="auto"/>
            <w:vAlign w:val="center"/>
            <w:hideMark/>
          </w:tcPr>
          <w:p w14:paraId="542FC93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846BBA3" w14:textId="77777777" w:rsidR="00921A47" w:rsidRPr="006518C9" w:rsidRDefault="00921A47">
            <w:pPr>
              <w:rPr>
                <w:sz w:val="24"/>
                <w:szCs w:val="24"/>
                <w:lang w:val="en-US"/>
              </w:rPr>
            </w:pPr>
            <w:r w:rsidRPr="006518C9">
              <w:rPr>
                <w:lang w:val="en-US"/>
              </w:rPr>
              <w:t xml:space="preserve">The collection of sequences (DBSequence or Peptide) identified and their relationship between each other (PeptideEvidence) to be referenced elsewhere in the results. </w:t>
            </w:r>
          </w:p>
        </w:tc>
      </w:tr>
      <w:tr w:rsidR="00921A47" w:rsidRPr="006518C9" w14:paraId="5D582EA1" w14:textId="77777777" w:rsidTr="00921A47">
        <w:trPr>
          <w:tblCellSpacing w:w="15" w:type="dxa"/>
        </w:trPr>
        <w:tc>
          <w:tcPr>
            <w:tcW w:w="0" w:type="auto"/>
            <w:vAlign w:val="center"/>
            <w:hideMark/>
          </w:tcPr>
          <w:p w14:paraId="7DE0BB9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18884B7" w14:textId="77777777" w:rsidR="00921A47" w:rsidRPr="006518C9" w:rsidRDefault="00921A47">
            <w:pPr>
              <w:rPr>
                <w:sz w:val="24"/>
                <w:szCs w:val="24"/>
                <w:lang w:val="en-US"/>
              </w:rPr>
            </w:pPr>
            <w:r w:rsidRPr="006518C9">
              <w:rPr>
                <w:lang w:val="en-US"/>
              </w:rPr>
              <w:t xml:space="preserve">SequenceCollectionType </w:t>
            </w:r>
          </w:p>
        </w:tc>
      </w:tr>
      <w:tr w:rsidR="00921A47" w:rsidRPr="006518C9" w14:paraId="7D8B8F91" w14:textId="77777777" w:rsidTr="00921A47">
        <w:trPr>
          <w:tblCellSpacing w:w="15" w:type="dxa"/>
        </w:trPr>
        <w:tc>
          <w:tcPr>
            <w:tcW w:w="0" w:type="auto"/>
            <w:vAlign w:val="center"/>
            <w:hideMark/>
          </w:tcPr>
          <w:p w14:paraId="1B01C1A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D6E5A51" w14:textId="77777777" w:rsidR="00921A47" w:rsidRPr="006518C9" w:rsidRDefault="00921A47">
            <w:pPr>
              <w:rPr>
                <w:sz w:val="24"/>
                <w:szCs w:val="24"/>
                <w:lang w:val="en-US"/>
              </w:rPr>
            </w:pPr>
            <w:r w:rsidRPr="006518C9">
              <w:rPr>
                <w:lang w:val="en-US"/>
              </w:rPr>
              <w:t>none</w:t>
            </w:r>
          </w:p>
        </w:tc>
      </w:tr>
      <w:tr w:rsidR="00921A47" w:rsidRPr="006518C9" w14:paraId="7391DB53" w14:textId="77777777" w:rsidTr="00921A47">
        <w:trPr>
          <w:tblCellSpacing w:w="15" w:type="dxa"/>
        </w:trPr>
        <w:tc>
          <w:tcPr>
            <w:tcW w:w="0" w:type="auto"/>
            <w:vAlign w:val="center"/>
            <w:hideMark/>
          </w:tcPr>
          <w:p w14:paraId="6E0FAC14"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5D60C1F"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49659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B221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82DE4"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13553A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21691F"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9BE9CA" w14:textId="77777777" w:rsidR="00921A47" w:rsidRPr="006518C9" w:rsidRDefault="00A6726E">
                  <w:pPr>
                    <w:rPr>
                      <w:sz w:val="24"/>
                      <w:szCs w:val="24"/>
                      <w:lang w:val="en-US"/>
                    </w:rPr>
                  </w:pPr>
                  <w:hyperlink w:anchor="DBSequence" w:history="1">
                    <w:r w:rsidR="00921A47" w:rsidRPr="006518C9">
                      <w:rPr>
                        <w:rStyle w:val="Hyperlink"/>
                        <w:lang w:val="en-US"/>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B64ACC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4D8D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C403AED" w14:textId="77777777" w:rsidR="00921A47" w:rsidRPr="006518C9" w:rsidRDefault="00921A47">
                  <w:pPr>
                    <w:rPr>
                      <w:sz w:val="24"/>
                      <w:szCs w:val="24"/>
                      <w:lang w:val="en-US"/>
                    </w:rPr>
                  </w:pPr>
                  <w:r w:rsidRPr="006518C9">
                    <w:rPr>
                      <w:lang w:val="en-US"/>
                    </w:rPr>
                    <w:t xml:space="preserve">A database sequence from the specified SearchDatabase (nucleic acid or amino acid). If the sequence is nucleic acid, the source nucleic acid sequence should be given in the seq attribute rather than a translated sequence. </w:t>
                  </w:r>
                </w:p>
              </w:tc>
            </w:tr>
            <w:tr w:rsidR="00921A47" w:rsidRPr="006518C9" w14:paraId="4E4B0DB5"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CA87A1" w14:textId="77777777" w:rsidR="00921A47" w:rsidRPr="006518C9" w:rsidRDefault="00A6726E">
                  <w:pPr>
                    <w:rPr>
                      <w:sz w:val="24"/>
                      <w:szCs w:val="24"/>
                      <w:lang w:val="en-US"/>
                    </w:rPr>
                  </w:pPr>
                  <w:hyperlink w:anchor="Peptide" w:history="1">
                    <w:r w:rsidR="00921A47" w:rsidRPr="006518C9">
                      <w:rPr>
                        <w:rStyle w:val="Hyperlink"/>
                        <w:lang w:val="en-US"/>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C1FC4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768D5"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17DB310" w14:textId="77777777" w:rsidR="00921A47" w:rsidRPr="006518C9" w:rsidRDefault="00921A47">
                  <w:pPr>
                    <w:rPr>
                      <w:sz w:val="24"/>
                      <w:szCs w:val="24"/>
                      <w:lang w:val="en-US"/>
                    </w:rPr>
                  </w:pPr>
                  <w:r w:rsidRPr="006518C9">
                    <w:rPr>
                      <w:lang w:val="en-US"/>
                    </w:rPr>
                    <w:t xml:space="preserve">One (poly)peptide (a sequence with modifications). The combination of Peptide </w:t>
                  </w:r>
                  <w:r w:rsidRPr="006518C9">
                    <w:rPr>
                      <w:lang w:val="en-US"/>
                    </w:rPr>
                    <w:lastRenderedPageBreak/>
                    <w:t>sequence and modifications MUST be unique in the file.</w:t>
                  </w:r>
                </w:p>
              </w:tc>
            </w:tr>
            <w:tr w:rsidR="00921A47" w:rsidRPr="006518C9" w14:paraId="16792FB0"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59A8A1" w14:textId="77777777" w:rsidR="00921A47" w:rsidRPr="006518C9" w:rsidRDefault="00A6726E">
                  <w:pPr>
                    <w:rPr>
                      <w:sz w:val="24"/>
                      <w:szCs w:val="24"/>
                      <w:lang w:val="en-US"/>
                    </w:rPr>
                  </w:pPr>
                  <w:hyperlink w:anchor="PeptideEvidence" w:history="1">
                    <w:r w:rsidR="00921A47" w:rsidRPr="006518C9">
                      <w:rPr>
                        <w:rStyle w:val="Hyperlink"/>
                        <w:lang w:val="en-US"/>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A6FF8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6C6F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02C16F2" w14:textId="77777777" w:rsidR="00921A47" w:rsidRPr="006518C9" w:rsidRDefault="00921A47">
                  <w:pPr>
                    <w:rPr>
                      <w:sz w:val="24"/>
                      <w:szCs w:val="24"/>
                      <w:lang w:val="en-US"/>
                    </w:rPr>
                  </w:pPr>
                  <w:r w:rsidRPr="006518C9">
                    <w:rPr>
                      <w:lang w:val="en-US"/>
                    </w:rPr>
                    <w:t xml:space="preserve">PeptideEvidence links a specific Peptide element to a specific position in a DBSequence. There MUST only be one PeptideEvidence item per Peptide-to-DBSequence-position. </w:t>
                  </w:r>
                </w:p>
              </w:tc>
            </w:tr>
          </w:tbl>
          <w:p w14:paraId="42272A62" w14:textId="77777777" w:rsidR="00921A47" w:rsidRPr="006518C9" w:rsidRDefault="00921A47">
            <w:pPr>
              <w:rPr>
                <w:sz w:val="24"/>
                <w:szCs w:val="24"/>
                <w:lang w:val="en-US"/>
              </w:rPr>
            </w:pPr>
          </w:p>
        </w:tc>
      </w:tr>
      <w:tr w:rsidR="00921A47" w:rsidRPr="006518C9" w14:paraId="3451A789" w14:textId="77777777" w:rsidTr="00921A47">
        <w:trPr>
          <w:tblCellSpacing w:w="15" w:type="dxa"/>
        </w:trPr>
        <w:tc>
          <w:tcPr>
            <w:tcW w:w="0" w:type="auto"/>
            <w:vAlign w:val="center"/>
            <w:hideMark/>
          </w:tcPr>
          <w:p w14:paraId="3D97E44E"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071E6692"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"http://www.peptideatlas.org/PSI/schemas/mzIdentML/1.2/figures/SequenceCollection.png"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"http://www.peptideatlas.org/PSI/schemas/mzIdentML/1.2/figures/SequenceCollection.png"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"http://www.peptideatlas.org/PSI/schemas/mzIdentML/1.2/figures/SequenceCollection.png"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"http://www.peptideatlas.org/PSI/schemas/mzIdentML/1.2/figures/SequenceCollection.png"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"http://www.peptideatlas.org/PSI/schemas/mzIdentML/1.2/figures/SequenceCollection.png"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"http://www.peptideatlas.org/PSI/schemas/mzIdentML/1.2/figures/SequenceCollection.png"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"http://www.peptideatlas.org/PSI/schemas/mzIdentML/1.2/figures/SequenceCollection.png"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"http://www.peptideatlas.org/PSI/schemas/mzIdentML/1.2/figures/SequenceCollection.png"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"http://www.peptideatlas.org/PSI/schemas/mzIdentML/1.2/figures/SequenceCollection.png"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"http://www.peptideatlas.org/PSI/schemas/mzIdentML/1.2/figures/SequenceCollection.png"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"http://www.peptideatlas.org/PSI/schemas/mzIdentML/1.2/figures/SequenceCollection.png"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"http://www.peptideatlas.org/PSI/schemas/mzIdentML/1.2/figures/SequenceCollection.png"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"http://www.peptideatlas.org/PSI/schemas/mzIdentML/1.2/figures/SequenceCollection.png"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"http://www.peptideatlas.org/PSI/schemas/mzIdentML/1.2/figures/SequenceCollection.png"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"http://www.peptideatlas.org/PSI/schemas/mzIdentML/1.2/figures/SequenceCollection.png"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"http://www.peptideatlas.org/PSI/schemas/mzIdentML/1.2/figures/SequenceCollection.png" \* MERGEFORMATINET </w:instrText>
            </w:r>
            <w:r w:rsidR="0032247A">
              <w:rPr>
                <w:lang w:val="en-US"/>
              </w:rPr>
              <w:fldChar w:fldCharType="separate"/>
            </w:r>
            <w:r w:rsidR="00A6726E">
              <w:rPr>
                <w:lang w:val="en-US"/>
              </w:rPr>
              <w:fldChar w:fldCharType="begin"/>
            </w:r>
            <w:r w:rsidR="00A6726E">
              <w:rPr>
                <w:lang w:val="en-US"/>
              </w:rPr>
              <w:instrText xml:space="preserve"> </w:instrText>
            </w:r>
            <w:r w:rsidR="00A6726E">
              <w:rPr>
                <w:lang w:val="en-US"/>
              </w:rPr>
              <w:instrText>INCLUDEPICTURE  "http://www.p</w:instrText>
            </w:r>
            <w:r w:rsidR="00A6726E">
              <w:rPr>
                <w:lang w:val="en-US"/>
              </w:rPr>
              <w:instrText>eptideatlas.org/PSI/schemas/mzIdentML/1.2/figures/SequenceCollection.png" \* MERGEFORMATINET</w:instrText>
            </w:r>
            <w:r w:rsidR="00A6726E">
              <w:rPr>
                <w:lang w:val="en-US"/>
              </w:rPr>
              <w:instrText xml:space="preserve"> </w:instrText>
            </w:r>
            <w:r w:rsidR="00A6726E">
              <w:rPr>
                <w:lang w:val="en-US"/>
              </w:rPr>
              <w:fldChar w:fldCharType="separate"/>
            </w:r>
            <w:r w:rsidR="003814F2">
              <w:rPr>
                <w:lang w:val="en-US"/>
              </w:rPr>
              <w:pict w14:anchorId="7410C4C7">
                <v:shape id="_x0000_i1034" type="#_x0000_t75" alt="" style="width:6in;height:489pt">
                  <v:imagedata r:id="rId332" r:href="rId333"/>
                </v:shape>
              </w:pict>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3357AE35" w14:textId="77777777" w:rsidTr="00921A47">
        <w:trPr>
          <w:tblCellSpacing w:w="15" w:type="dxa"/>
        </w:trPr>
        <w:tc>
          <w:tcPr>
            <w:tcW w:w="0" w:type="auto"/>
            <w:vAlign w:val="center"/>
            <w:hideMark/>
          </w:tcPr>
          <w:p w14:paraId="3B950AF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FD25130" w14:textId="77777777" w:rsidR="00921A47" w:rsidRPr="006518C9" w:rsidRDefault="00921A47">
            <w:pPr>
              <w:pStyle w:val="HTMLPreformatted"/>
            </w:pPr>
            <w:r w:rsidRPr="006518C9">
              <w:t>&lt;SequenceCollection xmlns="http://psidev.info/psi/pi/mzIdentML/1.2"&gt;</w:t>
            </w:r>
          </w:p>
          <w:p w14:paraId="228185C4" w14:textId="77777777" w:rsidR="00064789" w:rsidRPr="006518C9" w:rsidRDefault="00921A47">
            <w:pPr>
              <w:pStyle w:val="HTMLPreformatted"/>
            </w:pPr>
            <w:r w:rsidRPr="006518C9">
              <w:t xml:space="preserve">    &lt;DBSequence accession="sp|Q64467|G3PT_MOUSE Glyceraldehyde-3-phosphate dehydrogenase, testis-speci</w:t>
            </w:r>
          </w:p>
          <w:p w14:paraId="5DF5762F" w14:textId="77777777" w:rsidR="00064789" w:rsidRPr="006518C9" w:rsidRDefault="00921A47">
            <w:pPr>
              <w:pStyle w:val="HTMLPreformatted"/>
            </w:pPr>
            <w:r w:rsidRPr="006518C9">
              <w:t>fic OS=Mus..." searchDatabase_ref="SearchDB_1" length="440" name="sp|Q64467|G3PT_MOUSE Glyceraldehyde-3</w:t>
            </w:r>
          </w:p>
          <w:p w14:paraId="2CC3DBF1" w14:textId="77777777" w:rsidR="00064789" w:rsidRPr="006518C9" w:rsidRDefault="00921A47">
            <w:pPr>
              <w:pStyle w:val="HTMLPreformatted"/>
            </w:pPr>
            <w:r w:rsidRPr="006518C9">
              <w:t>-phosphate dehydrogenase, testis-specific OS=Mus musculus GN=Gapdhs PE=1 SV=1" id="dbseq_sp|Q64467|G3PT</w:t>
            </w:r>
          </w:p>
          <w:p w14:paraId="70D9717B" w14:textId="77777777" w:rsidR="00921A47" w:rsidRPr="006518C9" w:rsidRDefault="00921A47">
            <w:pPr>
              <w:pStyle w:val="HTMLPreformatted"/>
            </w:pPr>
            <w:r w:rsidRPr="006518C9">
              <w:t>_MOUSE Glyceraldehyde-3-phosphate dehydrogenase, testis-specific OS=Mus..."&gt;</w:t>
            </w:r>
          </w:p>
          <w:p w14:paraId="60E38015" w14:textId="77777777" w:rsidR="00064789" w:rsidRPr="006518C9" w:rsidRDefault="00921A47">
            <w:pPr>
              <w:pStyle w:val="HTMLPreformatted"/>
            </w:pPr>
            <w:r w:rsidRPr="006518C9">
              <w:t xml:space="preserve">        &lt;Seq&gt;MSRRDVVLTNVTVVQLRRDRCPCPCPCPCPCPCPVIRPPPPKLEDPPPTVEEQPPPPPPPPPPPPPPPPPPPPQIEPDKFEEAPPPPP</w:t>
            </w:r>
          </w:p>
          <w:p w14:paraId="12B57DF9" w14:textId="77777777" w:rsidR="00064789" w:rsidRPr="006518C9" w:rsidRDefault="00921A47">
            <w:pPr>
              <w:pStyle w:val="HTMLPreformatted"/>
            </w:pPr>
            <w:r w:rsidRPr="006518C9">
              <w:t>PPPPPPPPPP</w:t>
            </w:r>
          </w:p>
          <w:p w14:paraId="57AE72DA" w14:textId="77777777" w:rsidR="00064789" w:rsidRPr="006518C9" w:rsidRDefault="00921A47">
            <w:pPr>
              <w:pStyle w:val="HTMLPreformatted"/>
            </w:pPr>
            <w:r w:rsidRPr="006518C9">
              <w:t>PPLQKPARELTVGINGFGRIGRLVLRVCMEKGIRVVAVNDPFIDPEYMVYMFKYDSTHGRYKGNVEHKNGQLVVDNLEINTYQCKDPKEIPWSSIGNPYVVEC</w:t>
            </w:r>
          </w:p>
          <w:p w14:paraId="5A78F447" w14:textId="77777777" w:rsidR="00064789" w:rsidRPr="006518C9" w:rsidRDefault="00921A47">
            <w:pPr>
              <w:pStyle w:val="HTMLPreformatted"/>
            </w:pPr>
            <w:r w:rsidRPr="006518C9">
              <w:t>TGVYLSIEAASAHISSGARRVVVTAPSPDAPMFVMGVNEKDYNPGSMTIVSNASCTTNCLAPLAKVIHENFGIVEGLMTTVHSYTATQKTVDGPSKKDWRGGR</w:t>
            </w:r>
          </w:p>
          <w:p w14:paraId="6D4034E3" w14:textId="77777777" w:rsidR="00064789" w:rsidRPr="006518C9" w:rsidRDefault="00921A47">
            <w:pPr>
              <w:pStyle w:val="HTMLPreformatted"/>
            </w:pPr>
            <w:r w:rsidRPr="006518C9">
              <w:t>GAHQNIIPSSTGAAKAVGKVIPELKGKLTGMAFRVPTPNVSVVDLTCRLAKPASYSAITEAVKAAAKGPLAGILAYTEDQVVSTDFNGNPHSSIFDAKAGIAL</w:t>
            </w:r>
          </w:p>
          <w:p w14:paraId="5339D449" w14:textId="77777777" w:rsidR="00921A47" w:rsidRPr="006518C9" w:rsidRDefault="00921A47">
            <w:pPr>
              <w:pStyle w:val="HTMLPreformatted"/>
            </w:pPr>
            <w:r w:rsidRPr="006518C9">
              <w:t>NDNFVKLVAWYDNEYGYSNRVVDLLRYMFSREK&lt;/Seq&gt;</w:t>
            </w:r>
          </w:p>
          <w:p w14:paraId="6C91DD0B" w14:textId="77777777" w:rsidR="00921A47" w:rsidRPr="006518C9" w:rsidRDefault="00921A47">
            <w:pPr>
              <w:pStyle w:val="HTMLPreformatted"/>
            </w:pPr>
            <w:r w:rsidRPr="006518C9">
              <w:lastRenderedPageBreak/>
              <w:t xml:space="preserve">    &lt;/DBSequence&gt;</w:t>
            </w:r>
          </w:p>
          <w:p w14:paraId="32D9D7BF" w14:textId="77777777" w:rsidR="00064789" w:rsidRPr="006518C9" w:rsidRDefault="00921A47">
            <w:pPr>
              <w:pStyle w:val="HTMLPreformatted"/>
            </w:pPr>
            <w:r w:rsidRPr="006518C9">
              <w:t xml:space="preserve">    &lt;DBSequence accession="tr|Q3UEM8|Q3UEM8_MOUSE Putative uncharacte</w:t>
            </w:r>
            <w:r w:rsidR="00064789" w:rsidRPr="006518C9">
              <w:t>rized protein (Fragment) OS=Mus</w:t>
            </w:r>
          </w:p>
          <w:p w14:paraId="6A3691D3" w14:textId="77777777" w:rsidR="00064789" w:rsidRPr="006518C9" w:rsidRDefault="00921A47">
            <w:pPr>
              <w:pStyle w:val="HTMLPreformatted"/>
            </w:pPr>
            <w:r w:rsidRPr="006518C9">
              <w:t>musculus..." searchDatabase_ref="SearchDB_1" length="520" name="tr|Q3UEM8|Q3UEM8_MOUSE Putative unchar</w:t>
            </w:r>
          </w:p>
          <w:p w14:paraId="4A854AE1" w14:textId="77777777" w:rsidR="00064789" w:rsidRPr="006518C9" w:rsidRDefault="00921A47">
            <w:pPr>
              <w:pStyle w:val="HTMLPreformatted"/>
            </w:pPr>
            <w:r w:rsidRPr="006518C9">
              <w:t>acterized protein (Fragment) OS=Mus musculus GN=Hspa5 PE=2 SV=1" id="dbseq_tr|Q3UEM8|Q3UEM8_MOUSE Puta</w:t>
            </w:r>
          </w:p>
          <w:p w14:paraId="769683E9" w14:textId="77777777" w:rsidR="00921A47" w:rsidRPr="006518C9" w:rsidRDefault="00921A47">
            <w:pPr>
              <w:pStyle w:val="HTMLPreformatted"/>
            </w:pPr>
            <w:r w:rsidRPr="006518C9">
              <w:t>tive uncharacterized protein (Fragment) OS=Mus musculus..."&gt;</w:t>
            </w:r>
          </w:p>
          <w:p w14:paraId="074F6A40" w14:textId="77777777" w:rsidR="00064789" w:rsidRPr="006518C9" w:rsidRDefault="00921A47">
            <w:pPr>
              <w:pStyle w:val="HTMLPreformatted"/>
            </w:pPr>
            <w:r w:rsidRPr="006518C9">
              <w:t xml:space="preserve">        &lt;Seq&gt;MMKFTVVAAALLLLGAVRAEEEDKKEDVGTVVGIDLGTTYSCVGVFKNGRVEIIANDQGNRITPSYVAFTPEGERLIGDAAKNQLTSNP</w:t>
            </w:r>
          </w:p>
          <w:p w14:paraId="0CABBC3F" w14:textId="77777777" w:rsidR="00064789" w:rsidRPr="006518C9" w:rsidRDefault="00921A47">
            <w:pPr>
              <w:pStyle w:val="HTMLPreformatted"/>
            </w:pPr>
            <w:r w:rsidRPr="006518C9">
              <w:t>ENTVFDAK</w:t>
            </w:r>
          </w:p>
          <w:p w14:paraId="336169B2" w14:textId="77777777" w:rsidR="00064789" w:rsidRPr="006518C9" w:rsidRDefault="00921A47">
            <w:pPr>
              <w:pStyle w:val="HTMLPreformatted"/>
            </w:pPr>
            <w:r w:rsidRPr="006518C9">
              <w:t>RLIGRTWNDPSVQQDIKFLPFKVVEKKTKPYIQVDIGGGQTKTFAPEEISAMVLTKMKETAEAYLGKKVTHAVVTVPAYFNDAQRQATKDAGTIAGLNVMRI</w:t>
            </w:r>
          </w:p>
          <w:p w14:paraId="3B209CF8" w14:textId="77777777" w:rsidR="00064789" w:rsidRPr="006518C9" w:rsidRDefault="00921A47">
            <w:pPr>
              <w:pStyle w:val="HTMLPreformatted"/>
            </w:pPr>
            <w:r w:rsidRPr="006518C9">
              <w:t>INEPTAAAIAYGLDKREGEKNILVFDLGGGTFDVSLLTIDNGVFEVVATNGDTHLGGEDFDQRVMEHFIKLYKKKTGKDVRKDNRAVQKLRREVEKAKRALS</w:t>
            </w:r>
          </w:p>
          <w:p w14:paraId="6D329E9F" w14:textId="77777777" w:rsidR="00064789" w:rsidRPr="006518C9" w:rsidRDefault="00921A47">
            <w:pPr>
              <w:pStyle w:val="HTMLPreformatted"/>
            </w:pPr>
            <w:r w:rsidRPr="006518C9">
              <w:t>SQHQARIEIESFFEGEDFSETLTRAKFEELNMDLFRSTIKPVQKVLEDSDLKKSDIDEIVLVGGSTRIPKIQQLVKEFFNGKEPSRGINPDEAVAYGAAVQA</w:t>
            </w:r>
          </w:p>
          <w:p w14:paraId="49FC335F" w14:textId="77777777" w:rsidR="00064789" w:rsidRPr="006518C9" w:rsidRDefault="00921A47">
            <w:pPr>
              <w:pStyle w:val="HTMLPreformatted"/>
            </w:pPr>
            <w:r w:rsidRPr="006518C9">
              <w:t>GVLSGDQDTGDLVLLDVCPLTLGIETVGGVMTKLIPRNTVVPTKKSQIFSTASDNQPTVTIKVYEGERPLTKDNHLLGTFDLTGIPPAPRGVPQIEVTFEID</w:t>
            </w:r>
          </w:p>
          <w:p w14:paraId="6B4B95DB" w14:textId="77777777" w:rsidR="00921A47" w:rsidRPr="006518C9" w:rsidRDefault="00921A47">
            <w:pPr>
              <w:pStyle w:val="HTMLPreformatted"/>
            </w:pPr>
            <w:r w:rsidRPr="006518C9">
              <w:t>VNGILRVTAEDKGTG&lt;/Seq&gt;</w:t>
            </w:r>
          </w:p>
          <w:p w14:paraId="4DC0E44D" w14:textId="77777777" w:rsidR="00921A47" w:rsidRPr="006518C9" w:rsidRDefault="00921A47">
            <w:pPr>
              <w:pStyle w:val="HTMLPreformatted"/>
            </w:pPr>
            <w:r w:rsidRPr="006518C9">
              <w:t xml:space="preserve">    &lt;/DBSequence&gt;</w:t>
            </w:r>
          </w:p>
          <w:p w14:paraId="7C032D9E" w14:textId="77777777" w:rsidR="00921A47" w:rsidRPr="006518C9" w:rsidRDefault="00921A47">
            <w:pPr>
              <w:pStyle w:val="HTMLPreformatted"/>
            </w:pPr>
            <w:r w:rsidRPr="006518C9">
              <w:t xml:space="preserve">  ...</w:t>
            </w:r>
          </w:p>
          <w:p w14:paraId="20FA09D3" w14:textId="77777777" w:rsidR="00921A47" w:rsidRPr="006518C9" w:rsidRDefault="00921A47">
            <w:pPr>
              <w:pStyle w:val="HTMLPreformatted"/>
            </w:pPr>
            <w:r w:rsidRPr="006518C9">
              <w:t>&lt;/SequenceCollection&gt;</w:t>
            </w:r>
          </w:p>
        </w:tc>
      </w:tr>
    </w:tbl>
    <w:p w14:paraId="45C2F6D4" w14:textId="77777777" w:rsidR="00921A47" w:rsidRPr="006518C9" w:rsidRDefault="00921A47" w:rsidP="00921A47">
      <w:pPr>
        <w:rPr>
          <w:lang w:val="en-US"/>
        </w:rPr>
      </w:pPr>
    </w:p>
    <w:p w14:paraId="6383F91B" w14:textId="77777777" w:rsidR="00921A47" w:rsidRPr="006518C9" w:rsidRDefault="00921A47" w:rsidP="00921A47">
      <w:pPr>
        <w:pStyle w:val="Heading2"/>
      </w:pPr>
      <w:bookmarkStart w:id="274" w:name="_Toc457214124"/>
      <w:r w:rsidRPr="006518C9">
        <w:t>Element &lt;</w:t>
      </w:r>
      <w:bookmarkStart w:id="275" w:name="SiteRegexp"/>
      <w:r w:rsidRPr="006518C9">
        <w:t>SiteRegexp</w:t>
      </w:r>
      <w:bookmarkEnd w:id="275"/>
      <w:r w:rsidRPr="006518C9">
        <w:t>&gt;</w:t>
      </w:r>
      <w:bookmarkEnd w:id="27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rsidRPr="006518C9" w14:paraId="6CE599BD" w14:textId="77777777" w:rsidTr="00921A47">
        <w:trPr>
          <w:tblCellSpacing w:w="15" w:type="dxa"/>
        </w:trPr>
        <w:tc>
          <w:tcPr>
            <w:tcW w:w="0" w:type="auto"/>
            <w:vAlign w:val="center"/>
            <w:hideMark/>
          </w:tcPr>
          <w:p w14:paraId="58F875B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EC8154A" w14:textId="77777777" w:rsidR="00921A47" w:rsidRPr="006518C9" w:rsidRDefault="00921A47">
            <w:pPr>
              <w:rPr>
                <w:sz w:val="24"/>
                <w:szCs w:val="24"/>
                <w:lang w:val="en-US"/>
              </w:rPr>
            </w:pPr>
            <w:r w:rsidRPr="006518C9">
              <w:rPr>
                <w:lang w:val="en-US"/>
              </w:rPr>
              <w:t xml:space="preserve">Regular expression for specifying the enzyme cleavage site. </w:t>
            </w:r>
          </w:p>
        </w:tc>
      </w:tr>
      <w:tr w:rsidR="00921A47" w:rsidRPr="006518C9" w14:paraId="78E501C7" w14:textId="77777777" w:rsidTr="00921A47">
        <w:trPr>
          <w:tblCellSpacing w:w="15" w:type="dxa"/>
        </w:trPr>
        <w:tc>
          <w:tcPr>
            <w:tcW w:w="0" w:type="auto"/>
            <w:vAlign w:val="center"/>
            <w:hideMark/>
          </w:tcPr>
          <w:p w14:paraId="3F47CA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01ECE81" w14:textId="77777777" w:rsidR="00921A47" w:rsidRPr="006518C9" w:rsidRDefault="00921A47">
            <w:pPr>
              <w:rPr>
                <w:sz w:val="24"/>
                <w:szCs w:val="24"/>
                <w:lang w:val="en-US"/>
              </w:rPr>
            </w:pPr>
            <w:r w:rsidRPr="006518C9">
              <w:rPr>
                <w:lang w:val="en-US"/>
              </w:rPr>
              <w:t xml:space="preserve">xsd:string </w:t>
            </w:r>
          </w:p>
        </w:tc>
      </w:tr>
      <w:tr w:rsidR="00921A47" w:rsidRPr="006518C9" w14:paraId="6E119B13" w14:textId="77777777" w:rsidTr="00921A47">
        <w:trPr>
          <w:tblCellSpacing w:w="15" w:type="dxa"/>
        </w:trPr>
        <w:tc>
          <w:tcPr>
            <w:tcW w:w="0" w:type="auto"/>
            <w:vAlign w:val="center"/>
            <w:hideMark/>
          </w:tcPr>
          <w:p w14:paraId="0482241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FB0008B" w14:textId="77777777" w:rsidR="00921A47" w:rsidRPr="006518C9" w:rsidRDefault="00921A47">
            <w:pPr>
              <w:rPr>
                <w:sz w:val="24"/>
                <w:szCs w:val="24"/>
                <w:lang w:val="en-US"/>
              </w:rPr>
            </w:pPr>
            <w:r w:rsidRPr="006518C9">
              <w:rPr>
                <w:lang w:val="en-US"/>
              </w:rPr>
              <w:t>none</w:t>
            </w:r>
          </w:p>
        </w:tc>
      </w:tr>
      <w:tr w:rsidR="00921A47" w:rsidRPr="006518C9" w14:paraId="36012F0A" w14:textId="77777777" w:rsidTr="00921A47">
        <w:trPr>
          <w:tblCellSpacing w:w="15" w:type="dxa"/>
        </w:trPr>
        <w:tc>
          <w:tcPr>
            <w:tcW w:w="0" w:type="auto"/>
            <w:vAlign w:val="center"/>
            <w:hideMark/>
          </w:tcPr>
          <w:p w14:paraId="34772C27"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AE59E92" w14:textId="77777777" w:rsidR="00921A47" w:rsidRPr="006518C9" w:rsidRDefault="00921A47">
            <w:pPr>
              <w:rPr>
                <w:sz w:val="24"/>
                <w:szCs w:val="24"/>
                <w:lang w:val="en-US"/>
              </w:rPr>
            </w:pPr>
            <w:r w:rsidRPr="006518C9">
              <w:rPr>
                <w:lang w:val="en-US"/>
              </w:rPr>
              <w:t>none</w:t>
            </w:r>
          </w:p>
        </w:tc>
      </w:tr>
      <w:tr w:rsidR="00921A47" w:rsidRPr="006518C9" w14:paraId="5AACDE51" w14:textId="77777777" w:rsidTr="00921A47">
        <w:trPr>
          <w:tblCellSpacing w:w="15" w:type="dxa"/>
        </w:trPr>
        <w:tc>
          <w:tcPr>
            <w:tcW w:w="0" w:type="auto"/>
            <w:vAlign w:val="center"/>
            <w:hideMark/>
          </w:tcPr>
          <w:p w14:paraId="667670F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8D8A7DE" w14:textId="77777777" w:rsidR="00921A47" w:rsidRPr="006518C9" w:rsidRDefault="00921A47">
            <w:pPr>
              <w:pStyle w:val="HTMLPreformatted"/>
            </w:pPr>
            <w:r w:rsidRPr="006518C9">
              <w:t>&lt;SiteRegexp&gt;(?&lt;=[KR])&lt;/SiteRegexp&gt;</w:t>
            </w:r>
          </w:p>
        </w:tc>
      </w:tr>
    </w:tbl>
    <w:p w14:paraId="34D9AE21" w14:textId="77777777" w:rsidR="00921A47" w:rsidRPr="006518C9" w:rsidRDefault="00921A47" w:rsidP="00921A47">
      <w:pPr>
        <w:rPr>
          <w:lang w:val="en-US"/>
        </w:rPr>
      </w:pPr>
    </w:p>
    <w:p w14:paraId="1DFA06A0" w14:textId="77777777" w:rsidR="00921A47" w:rsidRPr="006518C9" w:rsidRDefault="00921A47" w:rsidP="00921A47">
      <w:pPr>
        <w:pStyle w:val="Heading2"/>
      </w:pPr>
      <w:bookmarkStart w:id="276" w:name="_Toc457214125"/>
      <w:r w:rsidRPr="006518C9">
        <w:t>Element &lt;</w:t>
      </w:r>
      <w:bookmarkStart w:id="277" w:name="SoftwareName"/>
      <w:r w:rsidRPr="006518C9">
        <w:t>SoftwareName</w:t>
      </w:r>
      <w:bookmarkEnd w:id="277"/>
      <w:r w:rsidRPr="006518C9">
        <w:t>&gt;</w:t>
      </w:r>
      <w:bookmarkEnd w:id="2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RPr="006518C9" w14:paraId="024CF1B9" w14:textId="77777777" w:rsidTr="00921A47">
        <w:trPr>
          <w:tblCellSpacing w:w="15" w:type="dxa"/>
        </w:trPr>
        <w:tc>
          <w:tcPr>
            <w:tcW w:w="0" w:type="auto"/>
            <w:vAlign w:val="center"/>
            <w:hideMark/>
          </w:tcPr>
          <w:p w14:paraId="1BDCEB6A"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53FF955" w14:textId="77777777"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14:paraId="630D96D6" w14:textId="77777777" w:rsidTr="00921A47">
        <w:trPr>
          <w:tblCellSpacing w:w="15" w:type="dxa"/>
        </w:trPr>
        <w:tc>
          <w:tcPr>
            <w:tcW w:w="0" w:type="auto"/>
            <w:vAlign w:val="center"/>
            <w:hideMark/>
          </w:tcPr>
          <w:p w14:paraId="5CE1F06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2D01048" w14:textId="77777777" w:rsidR="00921A47" w:rsidRPr="006518C9" w:rsidRDefault="00921A47">
            <w:pPr>
              <w:rPr>
                <w:sz w:val="24"/>
                <w:szCs w:val="24"/>
                <w:lang w:val="en-US"/>
              </w:rPr>
            </w:pPr>
            <w:r w:rsidRPr="006518C9">
              <w:rPr>
                <w:lang w:val="en-US"/>
              </w:rPr>
              <w:t xml:space="preserve">ParamType </w:t>
            </w:r>
          </w:p>
        </w:tc>
      </w:tr>
      <w:tr w:rsidR="00921A47" w:rsidRPr="006518C9" w14:paraId="54DA65DE" w14:textId="77777777" w:rsidTr="00921A47">
        <w:trPr>
          <w:tblCellSpacing w:w="15" w:type="dxa"/>
        </w:trPr>
        <w:tc>
          <w:tcPr>
            <w:tcW w:w="0" w:type="auto"/>
            <w:vAlign w:val="center"/>
            <w:hideMark/>
          </w:tcPr>
          <w:p w14:paraId="1B60732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E2F3A3F" w14:textId="77777777" w:rsidR="00921A47" w:rsidRPr="006518C9" w:rsidRDefault="00921A47">
            <w:pPr>
              <w:rPr>
                <w:sz w:val="24"/>
                <w:szCs w:val="24"/>
                <w:lang w:val="en-US"/>
              </w:rPr>
            </w:pPr>
            <w:r w:rsidRPr="006518C9">
              <w:rPr>
                <w:lang w:val="en-US"/>
              </w:rPr>
              <w:t>none</w:t>
            </w:r>
          </w:p>
        </w:tc>
      </w:tr>
      <w:tr w:rsidR="00921A47" w:rsidRPr="006518C9" w14:paraId="1194A385" w14:textId="77777777" w:rsidTr="00921A47">
        <w:trPr>
          <w:tblCellSpacing w:w="15" w:type="dxa"/>
        </w:trPr>
        <w:tc>
          <w:tcPr>
            <w:tcW w:w="0" w:type="auto"/>
            <w:vAlign w:val="center"/>
            <w:hideMark/>
          </w:tcPr>
          <w:p w14:paraId="5982CD7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rsidRPr="006518C9" w14:paraId="6D02C9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11239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E93F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F7B91"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447C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FA449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EF9749"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8B88E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F3D3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D1FA7"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87D27F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EA297"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D04AB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FB38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77341" w14:textId="77777777" w:rsidR="00921A47" w:rsidRPr="006518C9" w:rsidRDefault="00921A47">
                  <w:pPr>
                    <w:rPr>
                      <w:sz w:val="24"/>
                      <w:szCs w:val="24"/>
                      <w:lang w:val="en-US"/>
                    </w:rPr>
                  </w:pPr>
                  <w:r w:rsidRPr="006518C9">
                    <w:rPr>
                      <w:lang w:val="en-US"/>
                    </w:rPr>
                    <w:t>A single user-defined parameter.</w:t>
                  </w:r>
                </w:p>
              </w:tc>
            </w:tr>
          </w:tbl>
          <w:p w14:paraId="747397D4" w14:textId="77777777" w:rsidR="00921A47" w:rsidRPr="006518C9" w:rsidRDefault="00921A47">
            <w:pPr>
              <w:rPr>
                <w:sz w:val="24"/>
                <w:szCs w:val="24"/>
                <w:lang w:val="en-US"/>
              </w:rPr>
            </w:pPr>
          </w:p>
        </w:tc>
      </w:tr>
      <w:tr w:rsidR="00921A47" w:rsidRPr="006518C9" w14:paraId="5FE4A00B" w14:textId="77777777" w:rsidTr="00921A47">
        <w:trPr>
          <w:tblCellSpacing w:w="15" w:type="dxa"/>
        </w:trPr>
        <w:tc>
          <w:tcPr>
            <w:tcW w:w="0" w:type="auto"/>
            <w:vAlign w:val="center"/>
            <w:hideMark/>
          </w:tcPr>
          <w:p w14:paraId="0E51D06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B4C3E6" w14:textId="77777777" w:rsidR="00921A47" w:rsidRPr="006518C9" w:rsidRDefault="00921A47">
            <w:pPr>
              <w:pStyle w:val="HTMLPreformatted"/>
            </w:pPr>
            <w:r w:rsidRPr="006518C9">
              <w:t>&lt;SoftwareName&gt;</w:t>
            </w:r>
          </w:p>
          <w:p w14:paraId="78CC4F81" w14:textId="77777777" w:rsidR="00921A47" w:rsidRPr="006518C9" w:rsidRDefault="00921A47">
            <w:pPr>
              <w:pStyle w:val="HTMLPreformatted"/>
            </w:pPr>
            <w:r w:rsidRPr="006518C9">
              <w:t xml:space="preserve">    &lt;cvParam accession="MS:1002244" cvRef="PSI-MS" name="mzidLib:FalseDiscoveryRate"/&gt;</w:t>
            </w:r>
          </w:p>
          <w:p w14:paraId="5112F8EE" w14:textId="77777777" w:rsidR="00921A47" w:rsidRPr="006518C9" w:rsidRDefault="00921A47">
            <w:pPr>
              <w:pStyle w:val="HTMLPreformatted"/>
            </w:pPr>
            <w:r w:rsidRPr="006518C9">
              <w:t>&lt;/SoftwareName&gt;</w:t>
            </w:r>
          </w:p>
        </w:tc>
      </w:tr>
      <w:tr w:rsidR="00921A47" w:rsidRPr="006518C9" w14:paraId="0CFD7993" w14:textId="77777777" w:rsidTr="00921A47">
        <w:trPr>
          <w:tblCellSpacing w:w="15" w:type="dxa"/>
        </w:trPr>
        <w:tc>
          <w:tcPr>
            <w:tcW w:w="0" w:type="auto"/>
            <w:vAlign w:val="center"/>
            <w:hideMark/>
          </w:tcPr>
          <w:p w14:paraId="60DCC12D"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0FEBCCDE" w14:textId="77777777" w:rsidR="00921A47" w:rsidRPr="006518C9" w:rsidRDefault="00921A47">
            <w:pPr>
              <w:pStyle w:val="HTMLPreformatted"/>
            </w:pPr>
            <w:r w:rsidRPr="006518C9">
              <w:t>Path /MzIdentML/AnalysisSoftwareList/AnalysisSoftware/SoftwareName</w:t>
            </w:r>
          </w:p>
          <w:p w14:paraId="641F1B3E" w14:textId="77777777" w:rsidR="00921A47" w:rsidRPr="006518C9" w:rsidRDefault="00921A47">
            <w:pPr>
              <w:pStyle w:val="HTMLPreformatted"/>
            </w:pPr>
            <w:r w:rsidRPr="006518C9">
              <w:t xml:space="preserve">MUST supply a *child* term of </w:t>
            </w:r>
            <w:hyperlink r:id="rId334" w:tgtFrame="new" w:history="1">
              <w:r w:rsidRPr="006518C9">
                <w:rPr>
                  <w:rStyle w:val="Hyperlink"/>
                </w:rPr>
                <w:t>MS:1001456</w:t>
              </w:r>
            </w:hyperlink>
            <w:r w:rsidRPr="006518C9">
              <w:t xml:space="preserve"> (</w:t>
            </w:r>
            <w:r w:rsidRPr="006518C9">
              <w:rPr>
                <w:rStyle w:val="popup"/>
              </w:rPr>
              <w:t>analysis software</w:t>
            </w:r>
            <w:r w:rsidRPr="006518C9">
              <w:t>) one or more times</w:t>
            </w:r>
          </w:p>
          <w:p w14:paraId="1864F503" w14:textId="77777777" w:rsidR="00921A47" w:rsidRPr="006518C9" w:rsidRDefault="00921A47">
            <w:pPr>
              <w:pStyle w:val="HTMLPreformatted"/>
            </w:pPr>
            <w:r w:rsidRPr="006518C9">
              <w:t xml:space="preserve">  e.g.: </w:t>
            </w:r>
            <w:hyperlink r:id="rId335" w:tgtFrame="new" w:history="1">
              <w:r w:rsidRPr="006518C9">
                <w:rPr>
                  <w:rStyle w:val="Hyperlink"/>
                </w:rPr>
                <w:t>MS:1000532</w:t>
              </w:r>
            </w:hyperlink>
            <w:r w:rsidRPr="006518C9">
              <w:t xml:space="preserve"> (</w:t>
            </w:r>
            <w:r w:rsidRPr="006518C9">
              <w:rPr>
                <w:rStyle w:val="popup"/>
              </w:rPr>
              <w:t>Xcalibur</w:t>
            </w:r>
            <w:r w:rsidRPr="006518C9">
              <w:t xml:space="preserve">) </w:t>
            </w:r>
          </w:p>
          <w:p w14:paraId="7418459C" w14:textId="77777777" w:rsidR="00921A47" w:rsidRPr="006518C9" w:rsidRDefault="00921A47">
            <w:pPr>
              <w:pStyle w:val="HTMLPreformatted"/>
            </w:pPr>
            <w:r w:rsidRPr="006518C9">
              <w:t xml:space="preserve">  e.g.: </w:t>
            </w:r>
            <w:hyperlink r:id="rId336" w:tgtFrame="new" w:history="1">
              <w:r w:rsidRPr="006518C9">
                <w:rPr>
                  <w:rStyle w:val="Hyperlink"/>
                </w:rPr>
                <w:t>MS:1000533</w:t>
              </w:r>
            </w:hyperlink>
            <w:r w:rsidRPr="006518C9">
              <w:t xml:space="preserve"> (</w:t>
            </w:r>
            <w:r w:rsidRPr="006518C9">
              <w:rPr>
                <w:rStyle w:val="popup"/>
              </w:rPr>
              <w:t>Bioworks</w:t>
            </w:r>
            <w:r w:rsidRPr="006518C9">
              <w:t xml:space="preserve">) </w:t>
            </w:r>
          </w:p>
          <w:p w14:paraId="6233637C" w14:textId="77777777" w:rsidR="00921A47" w:rsidRPr="006518C9" w:rsidRDefault="00921A47">
            <w:pPr>
              <w:pStyle w:val="HTMLPreformatted"/>
            </w:pPr>
            <w:r w:rsidRPr="006518C9">
              <w:t xml:space="preserve">  e.g.: </w:t>
            </w:r>
            <w:hyperlink r:id="rId337" w:tgtFrame="new" w:history="1">
              <w:r w:rsidRPr="006518C9">
                <w:rPr>
                  <w:rStyle w:val="Hyperlink"/>
                </w:rPr>
                <w:t>MS:1000534</w:t>
              </w:r>
            </w:hyperlink>
            <w:r w:rsidRPr="006518C9">
              <w:t xml:space="preserve"> (</w:t>
            </w:r>
            <w:r w:rsidRPr="006518C9">
              <w:rPr>
                <w:rStyle w:val="popup"/>
              </w:rPr>
              <w:t>MassLynx</w:t>
            </w:r>
            <w:r w:rsidRPr="006518C9">
              <w:t xml:space="preserve">) </w:t>
            </w:r>
          </w:p>
          <w:p w14:paraId="687C88F3" w14:textId="77777777" w:rsidR="00921A47" w:rsidRPr="006518C9" w:rsidRDefault="00921A47">
            <w:pPr>
              <w:pStyle w:val="HTMLPreformatted"/>
            </w:pPr>
            <w:r w:rsidRPr="006518C9">
              <w:t xml:space="preserve">  e.g.: </w:t>
            </w:r>
            <w:hyperlink r:id="rId338" w:tgtFrame="new" w:history="1">
              <w:r w:rsidRPr="006518C9">
                <w:rPr>
                  <w:rStyle w:val="Hyperlink"/>
                </w:rPr>
                <w:t>MS:1000535</w:t>
              </w:r>
            </w:hyperlink>
            <w:r w:rsidRPr="006518C9">
              <w:t xml:space="preserve"> (</w:t>
            </w:r>
            <w:r w:rsidRPr="006518C9">
              <w:rPr>
                <w:rStyle w:val="popup"/>
              </w:rPr>
              <w:t>FlexAnalysis</w:t>
            </w:r>
            <w:r w:rsidRPr="006518C9">
              <w:t xml:space="preserve">) </w:t>
            </w:r>
          </w:p>
          <w:p w14:paraId="0C9ECA9E" w14:textId="77777777" w:rsidR="00921A47" w:rsidRPr="006518C9" w:rsidRDefault="00921A47">
            <w:pPr>
              <w:pStyle w:val="HTMLPreformatted"/>
            </w:pPr>
            <w:r w:rsidRPr="006518C9">
              <w:t xml:space="preserve">  e.g.: </w:t>
            </w:r>
            <w:hyperlink r:id="rId339" w:tgtFrame="new" w:history="1">
              <w:r w:rsidRPr="006518C9">
                <w:rPr>
                  <w:rStyle w:val="Hyperlink"/>
                </w:rPr>
                <w:t>MS:1000536</w:t>
              </w:r>
            </w:hyperlink>
            <w:r w:rsidRPr="006518C9">
              <w:t xml:space="preserve"> (</w:t>
            </w:r>
            <w:r w:rsidRPr="006518C9">
              <w:rPr>
                <w:rStyle w:val="popup"/>
              </w:rPr>
              <w:t>Data Explorer</w:t>
            </w:r>
            <w:r w:rsidRPr="006518C9">
              <w:t xml:space="preserve">) </w:t>
            </w:r>
          </w:p>
          <w:p w14:paraId="42CFB7EF" w14:textId="77777777" w:rsidR="00921A47" w:rsidRPr="006518C9" w:rsidRDefault="00921A47">
            <w:pPr>
              <w:pStyle w:val="HTMLPreformatted"/>
            </w:pPr>
            <w:r w:rsidRPr="006518C9">
              <w:t xml:space="preserve">  e.g.: </w:t>
            </w:r>
            <w:hyperlink r:id="rId340" w:tgtFrame="new" w:history="1">
              <w:r w:rsidRPr="006518C9">
                <w:rPr>
                  <w:rStyle w:val="Hyperlink"/>
                </w:rPr>
                <w:t>MS:1000537</w:t>
              </w:r>
            </w:hyperlink>
            <w:r w:rsidRPr="006518C9">
              <w:t xml:space="preserve"> (</w:t>
            </w:r>
            <w:r w:rsidRPr="006518C9">
              <w:rPr>
                <w:rStyle w:val="popup"/>
              </w:rPr>
              <w:t>4700 Explorer</w:t>
            </w:r>
            <w:r w:rsidRPr="006518C9">
              <w:t xml:space="preserve">) </w:t>
            </w:r>
          </w:p>
          <w:p w14:paraId="35D02FEE" w14:textId="77777777" w:rsidR="00921A47" w:rsidRPr="006518C9" w:rsidRDefault="00921A47">
            <w:pPr>
              <w:pStyle w:val="HTMLPreformatted"/>
            </w:pPr>
            <w:r w:rsidRPr="006518C9">
              <w:t xml:space="preserve">  e.g.: </w:t>
            </w:r>
            <w:hyperlink r:id="rId341" w:tgtFrame="new" w:history="1">
              <w:r w:rsidRPr="006518C9">
                <w:rPr>
                  <w:rStyle w:val="Hyperlink"/>
                </w:rPr>
                <w:t>MS:1000539</w:t>
              </w:r>
            </w:hyperlink>
            <w:r w:rsidRPr="006518C9">
              <w:t xml:space="preserve"> (</w:t>
            </w:r>
            <w:r w:rsidRPr="006518C9">
              <w:rPr>
                <w:rStyle w:val="popup"/>
              </w:rPr>
              <w:t>Voyager Biospectrometry Workstation System</w:t>
            </w:r>
            <w:r w:rsidRPr="006518C9">
              <w:t xml:space="preserve">) </w:t>
            </w:r>
          </w:p>
          <w:p w14:paraId="0ECB8AB7" w14:textId="77777777" w:rsidR="00921A47" w:rsidRPr="006518C9" w:rsidRDefault="00921A47">
            <w:pPr>
              <w:pStyle w:val="HTMLPreformatted"/>
            </w:pPr>
            <w:r w:rsidRPr="006518C9">
              <w:t xml:space="preserve">  e.g.: </w:t>
            </w:r>
            <w:hyperlink r:id="rId342" w:tgtFrame="new" w:history="1">
              <w:r w:rsidRPr="006518C9">
                <w:rPr>
                  <w:rStyle w:val="Hyperlink"/>
                </w:rPr>
                <w:t>MS:1000551</w:t>
              </w:r>
            </w:hyperlink>
            <w:r w:rsidRPr="006518C9">
              <w:t xml:space="preserve"> (</w:t>
            </w:r>
            <w:r w:rsidRPr="006518C9">
              <w:rPr>
                <w:rStyle w:val="popup"/>
              </w:rPr>
              <w:t>Analyst</w:t>
            </w:r>
            <w:r w:rsidRPr="006518C9">
              <w:t xml:space="preserve">) </w:t>
            </w:r>
          </w:p>
          <w:p w14:paraId="31954C5F" w14:textId="77777777" w:rsidR="00921A47" w:rsidRPr="006518C9" w:rsidRDefault="00921A47">
            <w:pPr>
              <w:pStyle w:val="HTMLPreformatted"/>
            </w:pPr>
            <w:r w:rsidRPr="006518C9">
              <w:t xml:space="preserve">  e.g.: </w:t>
            </w:r>
            <w:hyperlink r:id="rId343" w:tgtFrame="new" w:history="1">
              <w:r w:rsidRPr="006518C9">
                <w:rPr>
                  <w:rStyle w:val="Hyperlink"/>
                </w:rPr>
                <w:t>MS:1000600</w:t>
              </w:r>
            </w:hyperlink>
            <w:r w:rsidRPr="006518C9">
              <w:t xml:space="preserve"> (</w:t>
            </w:r>
            <w:r w:rsidRPr="006518C9">
              <w:rPr>
                <w:rStyle w:val="popup"/>
              </w:rPr>
              <w:t>Proteios</w:t>
            </w:r>
            <w:r w:rsidRPr="006518C9">
              <w:t xml:space="preserve">) </w:t>
            </w:r>
          </w:p>
          <w:p w14:paraId="479FB3B3" w14:textId="77777777" w:rsidR="00921A47" w:rsidRPr="006518C9" w:rsidRDefault="00921A47">
            <w:pPr>
              <w:pStyle w:val="HTMLPreformatted"/>
            </w:pPr>
            <w:r w:rsidRPr="006518C9">
              <w:t xml:space="preserve">  e.g.: </w:t>
            </w:r>
            <w:hyperlink r:id="rId344" w:tgtFrame="new" w:history="1">
              <w:r w:rsidRPr="006518C9">
                <w:rPr>
                  <w:rStyle w:val="Hyperlink"/>
                </w:rPr>
                <w:t>MS:1000601</w:t>
              </w:r>
            </w:hyperlink>
            <w:r w:rsidRPr="006518C9">
              <w:t xml:space="preserve"> (</w:t>
            </w:r>
            <w:r w:rsidRPr="006518C9">
              <w:rPr>
                <w:rStyle w:val="popup"/>
              </w:rPr>
              <w:t>ProteinLynx Global Server</w:t>
            </w:r>
            <w:r w:rsidRPr="006518C9">
              <w:t xml:space="preserve">) </w:t>
            </w:r>
          </w:p>
          <w:p w14:paraId="54BDB60A" w14:textId="77777777" w:rsidR="00921A47" w:rsidRPr="006518C9" w:rsidRDefault="00921A47">
            <w:pPr>
              <w:pStyle w:val="HTMLPreformatted"/>
            </w:pPr>
            <w:r w:rsidRPr="006518C9">
              <w:t xml:space="preserve">  </w:t>
            </w:r>
            <w:hyperlink r:id="rId345" w:tgtFrame="new" w:history="1">
              <w:r w:rsidRPr="006518C9">
                <w:rPr>
                  <w:rStyle w:val="Hyperlink"/>
                </w:rPr>
                <w:t>et al.</w:t>
              </w:r>
            </w:hyperlink>
          </w:p>
        </w:tc>
      </w:tr>
      <w:tr w:rsidR="00921A47" w:rsidRPr="006518C9" w14:paraId="5869DA32" w14:textId="77777777" w:rsidTr="00921A47">
        <w:trPr>
          <w:tblCellSpacing w:w="15" w:type="dxa"/>
        </w:trPr>
        <w:tc>
          <w:tcPr>
            <w:tcW w:w="0" w:type="auto"/>
            <w:vAlign w:val="center"/>
            <w:hideMark/>
          </w:tcPr>
          <w:p w14:paraId="732DAB0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3A0644D1" w14:textId="77777777" w:rsidR="00921A47" w:rsidRPr="006518C9" w:rsidRDefault="00921A47">
            <w:pPr>
              <w:pStyle w:val="HTMLPreformatted"/>
            </w:pPr>
            <w:r w:rsidRPr="006518C9">
              <w:t>&lt;cvParam cvRef="PSI-MS" accession="MS:1001475" name="OMSSA"&gt;&lt;/cvParam&gt;</w:t>
            </w:r>
          </w:p>
          <w:p w14:paraId="1D8ADEB8" w14:textId="77777777" w:rsidR="00921A47" w:rsidRPr="006518C9" w:rsidRDefault="00921A47">
            <w:pPr>
              <w:pStyle w:val="HTMLPreformatted"/>
            </w:pPr>
            <w:r w:rsidRPr="006518C9">
              <w:t>&lt;cvParam cvRef="PSI-MS" accession="MS:1002237" name="mzidLib"&gt;&lt;/cvParam&gt;</w:t>
            </w:r>
          </w:p>
          <w:p w14:paraId="738EF5AF" w14:textId="77777777" w:rsidR="00921A47" w:rsidRPr="006518C9" w:rsidRDefault="00921A47">
            <w:pPr>
              <w:pStyle w:val="HTMLPreformatted"/>
            </w:pPr>
            <w:r w:rsidRPr="006518C9">
              <w:t>&lt;cvParam accession="MS:1001476" cvRef="PSI-MS" name="X\!Tandem"/&gt;</w:t>
            </w:r>
          </w:p>
          <w:p w14:paraId="4E74274B" w14:textId="77777777" w:rsidR="00921A47" w:rsidRPr="006518C9" w:rsidRDefault="00921A47">
            <w:pPr>
              <w:pStyle w:val="HTMLPreformatted"/>
            </w:pPr>
            <w:r w:rsidRPr="006518C9">
              <w:t>&lt;cvParam accession="MS:1002239" cvRef="PSI-MS" name="mzidLib:Tandem2Mzid"/&gt;</w:t>
            </w:r>
          </w:p>
          <w:p w14:paraId="591457AA" w14:textId="77777777" w:rsidR="00921A47" w:rsidRPr="006518C9" w:rsidRDefault="00921A47">
            <w:pPr>
              <w:pStyle w:val="HTMLPreformatted"/>
            </w:pPr>
            <w:r w:rsidRPr="006518C9">
              <w:t>&lt;cvParam accession="MS:1002244" cvRef="PSI-MS" name="mzidLib:FalseDiscoveryRate"/&gt;</w:t>
            </w:r>
          </w:p>
          <w:p w14:paraId="7C73F26A" w14:textId="77777777" w:rsidR="00921A47" w:rsidRPr="006518C9" w:rsidRDefault="00921A47">
            <w:pPr>
              <w:pStyle w:val="HTMLPreformatted"/>
            </w:pPr>
            <w:r w:rsidRPr="006518C9">
              <w:t>&lt;cvParam accession="MS:1002242" cvRef="PSI-MS" name="mzidLib:Thresholder"/&gt;</w:t>
            </w:r>
          </w:p>
          <w:p w14:paraId="0727CEA9" w14:textId="77777777" w:rsidR="00921A47" w:rsidRPr="006518C9" w:rsidRDefault="00921A47">
            <w:pPr>
              <w:pStyle w:val="HTMLPreformatted"/>
            </w:pPr>
            <w:r w:rsidRPr="006518C9">
              <w:t>&lt;cvParam accession="MS:1002241" cvRef="PSI-MS" name="mzidLib:ProteoGrouper"/&gt;</w:t>
            </w:r>
          </w:p>
          <w:p w14:paraId="1D2FF081" w14:textId="77777777" w:rsidR="00921A47" w:rsidRPr="006518C9" w:rsidRDefault="00921A47">
            <w:pPr>
              <w:pStyle w:val="HTMLPreformatted"/>
            </w:pPr>
            <w:r w:rsidRPr="006518C9">
              <w:t>&lt;cvParam accession="MS:1002048" cvRef="PSI-MS" name="MS-GF+"/&gt;</w:t>
            </w:r>
          </w:p>
          <w:p w14:paraId="532A46CD" w14:textId="77777777" w:rsidR="00921A47" w:rsidRPr="006518C9" w:rsidRDefault="00921A47">
            <w:pPr>
              <w:pStyle w:val="HTMLPreformatted"/>
            </w:pPr>
            <w:r w:rsidRPr="006518C9">
              <w:t>&lt;cvParam accession="MS:1001207" cvRef="PSI-MS" name="Mascot"/&gt;</w:t>
            </w:r>
          </w:p>
          <w:p w14:paraId="17EAFA52" w14:textId="77777777" w:rsidR="00921A47" w:rsidRPr="006518C9" w:rsidRDefault="00921A47">
            <w:pPr>
              <w:pStyle w:val="HTMLPreformatted"/>
            </w:pPr>
            <w:r w:rsidRPr="006518C9">
              <w:t>&lt;cvParam accession="MS:1001478" cvRef="PSI-MS" name="Mascot Parser"/&gt;</w:t>
            </w:r>
          </w:p>
          <w:p w14:paraId="2C91D915" w14:textId="77777777" w:rsidR="00921A47" w:rsidRPr="006518C9" w:rsidRDefault="00921A47">
            <w:pPr>
              <w:pStyle w:val="HTMLPreformatted"/>
            </w:pPr>
            <w:r w:rsidRPr="006518C9">
              <w:t>&lt;cvParam accession="MS:1002076" cvRef="PSI-MS" name="PAnalyzer"/&gt;</w:t>
            </w:r>
          </w:p>
          <w:p w14:paraId="7241C46E" w14:textId="77777777" w:rsidR="00921A47" w:rsidRPr="006518C9" w:rsidRDefault="00921A47">
            <w:pPr>
              <w:pStyle w:val="HTMLPreformatted"/>
            </w:pPr>
            <w:r w:rsidRPr="006518C9">
              <w:t>&lt;cvParam accession="MS:1001456" cvRef="PSI-MS" name="analysis software"/&gt;</w:t>
            </w:r>
          </w:p>
          <w:p w14:paraId="6019ACF1" w14:textId="77777777" w:rsidR="00921A47" w:rsidRPr="006518C9" w:rsidRDefault="00921A47">
            <w:pPr>
              <w:pStyle w:val="HTMLPreformatted"/>
            </w:pPr>
            <w:r w:rsidRPr="006518C9">
              <w:t xml:space="preserve">&lt;cvParam accession="MS:1000752" cvRef="PSI-MS" name="TOPP software"/&gt; </w:t>
            </w:r>
          </w:p>
          <w:p w14:paraId="540C727D" w14:textId="77777777" w:rsidR="00921A47" w:rsidRPr="006518C9" w:rsidRDefault="00921A47">
            <w:pPr>
              <w:pStyle w:val="HTMLPreformatted"/>
            </w:pPr>
            <w:r w:rsidRPr="006518C9">
              <w:t>&lt;cvParam cvRef="PSI-MS" accession="MS:1002458" name="PeptideShaker"/&gt;</w:t>
            </w:r>
          </w:p>
          <w:p w14:paraId="7C91168C" w14:textId="77777777" w:rsidR="00921A47" w:rsidRPr="006518C9" w:rsidRDefault="00921A47">
            <w:pPr>
              <w:pStyle w:val="HTMLPreformatted"/>
            </w:pPr>
            <w:r w:rsidRPr="006518C9">
              <w:t>&lt;cvParam cvRef="PSI-MS" accession="MS:1002544" name="xiFDR"&gt;&lt;/cvParam&gt;</w:t>
            </w:r>
          </w:p>
          <w:p w14:paraId="651B03B3" w14:textId="77777777" w:rsidR="00921A47" w:rsidRPr="006518C9" w:rsidRDefault="00921A47">
            <w:pPr>
              <w:pStyle w:val="HTMLPreformatted"/>
            </w:pPr>
            <w:r w:rsidRPr="006518C9">
              <w:t>&lt;cvParam cvRef="PSI-MS" accession="MS:1002543" name="xiFDR"&gt;&lt;/cvParam&gt;</w:t>
            </w:r>
          </w:p>
        </w:tc>
      </w:tr>
    </w:tbl>
    <w:p w14:paraId="6FE486C7" w14:textId="77777777" w:rsidR="00921A47" w:rsidRPr="006518C9" w:rsidRDefault="00921A47" w:rsidP="00921A47">
      <w:pPr>
        <w:rPr>
          <w:lang w:val="en-US"/>
        </w:rPr>
      </w:pPr>
    </w:p>
    <w:p w14:paraId="2D137F99" w14:textId="77777777" w:rsidR="00921A47" w:rsidRPr="006518C9" w:rsidRDefault="00921A47" w:rsidP="00921A47">
      <w:pPr>
        <w:pStyle w:val="Heading2"/>
      </w:pPr>
      <w:bookmarkStart w:id="278" w:name="_Toc457214126"/>
      <w:r w:rsidRPr="006518C9">
        <w:t>Element &lt;</w:t>
      </w:r>
      <w:bookmarkStart w:id="279" w:name="SourceFile"/>
      <w:r w:rsidRPr="006518C9">
        <w:t>SourceFile</w:t>
      </w:r>
      <w:bookmarkEnd w:id="279"/>
      <w:r w:rsidRPr="006518C9">
        <w:t>&gt;</w:t>
      </w:r>
      <w:bookmarkEnd w:id="2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17519D8A" w14:textId="77777777" w:rsidTr="00921A47">
        <w:trPr>
          <w:tblCellSpacing w:w="15" w:type="dxa"/>
        </w:trPr>
        <w:tc>
          <w:tcPr>
            <w:tcW w:w="0" w:type="auto"/>
            <w:vAlign w:val="center"/>
            <w:hideMark/>
          </w:tcPr>
          <w:p w14:paraId="6012DB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E791CC5" w14:textId="77777777" w:rsidR="00921A47" w:rsidRPr="006518C9" w:rsidRDefault="00921A47">
            <w:pPr>
              <w:rPr>
                <w:sz w:val="24"/>
                <w:szCs w:val="24"/>
                <w:lang w:val="en-US"/>
              </w:rPr>
            </w:pPr>
            <w:r w:rsidRPr="006518C9">
              <w:rPr>
                <w:lang w:val="en-US"/>
              </w:rPr>
              <w:t xml:space="preserve">A file from which this mzIdentML instance was created. </w:t>
            </w:r>
          </w:p>
        </w:tc>
      </w:tr>
      <w:tr w:rsidR="00921A47" w:rsidRPr="006518C9" w14:paraId="648A05B3" w14:textId="77777777" w:rsidTr="00921A47">
        <w:trPr>
          <w:tblCellSpacing w:w="15" w:type="dxa"/>
        </w:trPr>
        <w:tc>
          <w:tcPr>
            <w:tcW w:w="0" w:type="auto"/>
            <w:vAlign w:val="center"/>
            <w:hideMark/>
          </w:tcPr>
          <w:p w14:paraId="31158728"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21EEE313" w14:textId="77777777" w:rsidR="00921A47" w:rsidRPr="006518C9" w:rsidRDefault="00921A47">
            <w:pPr>
              <w:rPr>
                <w:sz w:val="24"/>
                <w:szCs w:val="24"/>
                <w:lang w:val="en-US"/>
              </w:rPr>
            </w:pPr>
            <w:r w:rsidRPr="006518C9">
              <w:rPr>
                <w:lang w:val="en-US"/>
              </w:rPr>
              <w:t xml:space="preserve">SourceFileType </w:t>
            </w:r>
          </w:p>
        </w:tc>
      </w:tr>
      <w:tr w:rsidR="00921A47" w:rsidRPr="006518C9" w14:paraId="1BFBF08B" w14:textId="77777777" w:rsidTr="00921A47">
        <w:trPr>
          <w:tblCellSpacing w:w="15" w:type="dxa"/>
        </w:trPr>
        <w:tc>
          <w:tcPr>
            <w:tcW w:w="0" w:type="auto"/>
            <w:vAlign w:val="center"/>
            <w:hideMark/>
          </w:tcPr>
          <w:p w14:paraId="1E098DE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033ADB6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95A3A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3CAC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72C67"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CEF4BC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616CB3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FA443"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D476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9199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416B47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77B6DC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7E216C"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4E10F"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AD87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5DF02CF" w14:textId="77777777" w:rsidR="00921A47" w:rsidRPr="006518C9" w:rsidRDefault="00921A47">
                  <w:pPr>
                    <w:rPr>
                      <w:sz w:val="24"/>
                      <w:szCs w:val="24"/>
                      <w:lang w:val="en-US"/>
                    </w:rPr>
                  </w:pPr>
                  <w:r w:rsidRPr="006518C9">
                    <w:rPr>
                      <w:lang w:val="en-US"/>
                    </w:rPr>
                    <w:t>The location of the data file.</w:t>
                  </w:r>
                </w:p>
              </w:tc>
            </w:tr>
            <w:tr w:rsidR="00921A47" w:rsidRPr="006518C9" w14:paraId="7F7B2E3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3050E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D6CD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443CD"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6C89D9F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3AA012D" w14:textId="77777777" w:rsidR="00921A47" w:rsidRPr="006518C9" w:rsidRDefault="00921A47">
            <w:pPr>
              <w:rPr>
                <w:sz w:val="24"/>
                <w:szCs w:val="24"/>
                <w:lang w:val="en-US"/>
              </w:rPr>
            </w:pPr>
          </w:p>
        </w:tc>
      </w:tr>
      <w:tr w:rsidR="00921A47" w:rsidRPr="006518C9" w14:paraId="75C3A50D" w14:textId="77777777" w:rsidTr="00921A47">
        <w:trPr>
          <w:tblCellSpacing w:w="15" w:type="dxa"/>
        </w:trPr>
        <w:tc>
          <w:tcPr>
            <w:tcW w:w="0" w:type="auto"/>
            <w:vAlign w:val="center"/>
            <w:hideMark/>
          </w:tcPr>
          <w:p w14:paraId="2B47CC2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34"/>
            </w:tblGrid>
            <w:tr w:rsidR="00921A47" w:rsidRPr="006518C9" w14:paraId="4E1B444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6EDA5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B18F7"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9A227" w14:textId="77777777" w:rsidR="00921A47" w:rsidRPr="006518C9" w:rsidRDefault="00921A47">
                  <w:pPr>
                    <w:jc w:val="center"/>
                    <w:rPr>
                      <w:b/>
                      <w:bCs/>
                      <w:sz w:val="24"/>
                      <w:szCs w:val="24"/>
                      <w:lang w:val="en-US"/>
                    </w:rPr>
                  </w:pPr>
                  <w:r w:rsidRPr="006518C9">
                    <w:rPr>
                      <w:b/>
                      <w:bCs/>
                      <w:lang w:val="en-U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B8EBDF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67815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179943" w14:textId="77777777" w:rsidR="00921A47" w:rsidRPr="006518C9" w:rsidRDefault="00A6726E">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F5F52A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32DDA"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A330C30"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467CF2F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A3375" w14:textId="77777777" w:rsidR="00921A47" w:rsidRPr="006518C9" w:rsidRDefault="00A6726E">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F5009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3BE9F"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954D504"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4C2E772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0BE06"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006C80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51BFE"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37FE2D9"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DEAC21D"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9EB2BF"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3C021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9B2E7"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BC133BE" w14:textId="77777777" w:rsidR="00921A47" w:rsidRPr="006518C9" w:rsidRDefault="00921A47">
                  <w:pPr>
                    <w:rPr>
                      <w:sz w:val="24"/>
                      <w:szCs w:val="24"/>
                      <w:lang w:val="en-US"/>
                    </w:rPr>
                  </w:pPr>
                  <w:r w:rsidRPr="006518C9">
                    <w:rPr>
                      <w:lang w:val="en-US"/>
                    </w:rPr>
                    <w:t>A single user-defined parameter.</w:t>
                  </w:r>
                </w:p>
              </w:tc>
            </w:tr>
          </w:tbl>
          <w:p w14:paraId="02258DF5" w14:textId="77777777" w:rsidR="00921A47" w:rsidRPr="006518C9" w:rsidRDefault="00921A47">
            <w:pPr>
              <w:rPr>
                <w:sz w:val="24"/>
                <w:szCs w:val="24"/>
                <w:lang w:val="en-US"/>
              </w:rPr>
            </w:pPr>
          </w:p>
        </w:tc>
      </w:tr>
      <w:tr w:rsidR="00921A47" w:rsidRPr="006518C9" w14:paraId="1AF552C1" w14:textId="77777777" w:rsidTr="00921A47">
        <w:trPr>
          <w:tblCellSpacing w:w="15" w:type="dxa"/>
        </w:trPr>
        <w:tc>
          <w:tcPr>
            <w:tcW w:w="0" w:type="auto"/>
            <w:vAlign w:val="center"/>
            <w:hideMark/>
          </w:tcPr>
          <w:p w14:paraId="6D9FD4A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7AD7E28" w14:textId="77777777" w:rsidR="006154EB" w:rsidRPr="006518C9" w:rsidRDefault="00921A47">
            <w:pPr>
              <w:pStyle w:val="HTMLPreformatted"/>
            </w:pPr>
            <w:r w:rsidRPr="006518C9">
              <w:t xml:space="preserve">      &lt;SourceFile location="C:\Users\hba041\My_Git_Applications\peptide-shaker.wiki\data\2016_04_05\.PeptideShaker_unzip_temp\searchgui_out_PeptideShaker_temp\qExactive01819</w:t>
            </w:r>
          </w:p>
          <w:p w14:paraId="45CD91A2" w14:textId="77777777" w:rsidR="00921A47" w:rsidRPr="006518C9" w:rsidRDefault="00921A47">
            <w:pPr>
              <w:pStyle w:val="HTMLPreformatted"/>
            </w:pPr>
            <w:r w:rsidRPr="006518C9">
              <w:t>.t.xml" id="SourceFile_2"&gt;</w:t>
            </w:r>
          </w:p>
          <w:p w14:paraId="7A58CA2A" w14:textId="77777777" w:rsidR="00921A47" w:rsidRPr="006518C9" w:rsidRDefault="00921A47">
            <w:pPr>
              <w:pStyle w:val="HTMLPreformatted"/>
            </w:pPr>
            <w:r w:rsidRPr="006518C9">
              <w:t xml:space="preserve">        &lt;FileFormat&gt;</w:t>
            </w:r>
          </w:p>
          <w:p w14:paraId="3B50B70D" w14:textId="77777777" w:rsidR="00921A47" w:rsidRPr="006518C9" w:rsidRDefault="00921A47">
            <w:pPr>
              <w:pStyle w:val="HTMLPreformatted"/>
            </w:pPr>
            <w:r w:rsidRPr="006518C9">
              <w:t xml:space="preserve">          &lt;cvParam cvRef="PSI-MS" accession="MS:1001401" name="X!Tandem xml format"/&gt;</w:t>
            </w:r>
          </w:p>
          <w:p w14:paraId="228B4910" w14:textId="77777777" w:rsidR="00921A47" w:rsidRPr="006518C9" w:rsidRDefault="00921A47">
            <w:pPr>
              <w:pStyle w:val="HTMLPreformatted"/>
            </w:pPr>
            <w:r w:rsidRPr="006518C9">
              <w:t xml:space="preserve">        &lt;/FileFormat&gt;</w:t>
            </w:r>
          </w:p>
          <w:p w14:paraId="547EAE66" w14:textId="77777777" w:rsidR="00921A47" w:rsidRPr="006518C9" w:rsidRDefault="00921A47">
            <w:pPr>
              <w:pStyle w:val="HTMLPreformatted"/>
            </w:pPr>
            <w:r w:rsidRPr="006518C9">
              <w:t xml:space="preserve">      &lt;/SourceFile&gt;</w:t>
            </w:r>
          </w:p>
        </w:tc>
      </w:tr>
      <w:tr w:rsidR="00921A47" w:rsidRPr="006518C9" w14:paraId="645919D0" w14:textId="77777777" w:rsidTr="00921A47">
        <w:trPr>
          <w:tblCellSpacing w:w="15" w:type="dxa"/>
        </w:trPr>
        <w:tc>
          <w:tcPr>
            <w:tcW w:w="0" w:type="auto"/>
            <w:vAlign w:val="center"/>
            <w:hideMark/>
          </w:tcPr>
          <w:p w14:paraId="50746578"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C657EA5" w14:textId="77777777" w:rsidR="00921A47" w:rsidRPr="006518C9" w:rsidRDefault="00921A47">
            <w:pPr>
              <w:pStyle w:val="HTMLPreformatted"/>
            </w:pPr>
            <w:r w:rsidRPr="006518C9">
              <w:t>Path /MzIdentML/DataCollection/Inputs/SourceFile</w:t>
            </w:r>
          </w:p>
          <w:p w14:paraId="7CB82F71" w14:textId="77777777" w:rsidR="00921A47" w:rsidRPr="006518C9" w:rsidRDefault="00921A47">
            <w:pPr>
              <w:pStyle w:val="HTMLPreformatted"/>
            </w:pPr>
            <w:r w:rsidRPr="006518C9">
              <w:t xml:space="preserve">MAY supply a *child* term of </w:t>
            </w:r>
            <w:hyperlink r:id="rId346"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41010866" w14:textId="77777777" w:rsidR="00921A47" w:rsidRPr="006518C9" w:rsidRDefault="00921A47">
            <w:pPr>
              <w:pStyle w:val="HTMLPreformatted"/>
            </w:pPr>
            <w:r w:rsidRPr="006518C9">
              <w:t xml:space="preserve">  e.g.: </w:t>
            </w:r>
            <w:hyperlink r:id="rId347" w:tgtFrame="new" w:history="1">
              <w:r w:rsidRPr="006518C9">
                <w:rPr>
                  <w:rStyle w:val="Hyperlink"/>
                </w:rPr>
                <w:t>MS:1000568</w:t>
              </w:r>
            </w:hyperlink>
            <w:r w:rsidRPr="006518C9">
              <w:t xml:space="preserve"> (</w:t>
            </w:r>
            <w:r w:rsidRPr="006518C9">
              <w:rPr>
                <w:rStyle w:val="popup"/>
              </w:rPr>
              <w:t>MD5</w:t>
            </w:r>
            <w:r w:rsidRPr="006518C9">
              <w:t xml:space="preserve">) </w:t>
            </w:r>
          </w:p>
          <w:p w14:paraId="5FABFEC1" w14:textId="77777777" w:rsidR="00921A47" w:rsidRPr="006518C9" w:rsidRDefault="00921A47">
            <w:pPr>
              <w:pStyle w:val="HTMLPreformatted"/>
            </w:pPr>
            <w:r w:rsidRPr="006518C9">
              <w:t xml:space="preserve">  e.g.: </w:t>
            </w:r>
            <w:hyperlink r:id="rId348" w:tgtFrame="new" w:history="1">
              <w:r w:rsidRPr="006518C9">
                <w:rPr>
                  <w:rStyle w:val="Hyperlink"/>
                </w:rPr>
                <w:t>MS:1000569</w:t>
              </w:r>
            </w:hyperlink>
            <w:r w:rsidRPr="006518C9">
              <w:t xml:space="preserve"> (</w:t>
            </w:r>
            <w:r w:rsidRPr="006518C9">
              <w:rPr>
                <w:rStyle w:val="popup"/>
              </w:rPr>
              <w:t>SHA-1</w:t>
            </w:r>
            <w:r w:rsidRPr="006518C9">
              <w:t xml:space="preserve">) </w:t>
            </w:r>
          </w:p>
        </w:tc>
      </w:tr>
    </w:tbl>
    <w:p w14:paraId="49402963" w14:textId="77777777" w:rsidR="00921A47" w:rsidRPr="006518C9" w:rsidRDefault="00921A47" w:rsidP="00921A47">
      <w:pPr>
        <w:rPr>
          <w:lang w:val="en-US"/>
        </w:rPr>
      </w:pPr>
    </w:p>
    <w:p w14:paraId="3D80993A" w14:textId="77777777" w:rsidR="00921A47" w:rsidRPr="006518C9" w:rsidRDefault="00921A47" w:rsidP="00921A47">
      <w:pPr>
        <w:pStyle w:val="Heading2"/>
      </w:pPr>
      <w:bookmarkStart w:id="280" w:name="_Toc457214127"/>
      <w:r w:rsidRPr="006518C9">
        <w:t>Element &lt;</w:t>
      </w:r>
      <w:bookmarkStart w:id="281" w:name="SpecificityRules"/>
      <w:r w:rsidRPr="006518C9">
        <w:t>SpecificityRules</w:t>
      </w:r>
      <w:bookmarkEnd w:id="281"/>
      <w:r w:rsidRPr="006518C9">
        <w:t>&gt;</w:t>
      </w:r>
      <w:bookmarkEnd w:id="2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533"/>
      </w:tblGrid>
      <w:tr w:rsidR="00921A47" w:rsidRPr="006518C9" w14:paraId="5C426B32" w14:textId="77777777" w:rsidTr="00921A47">
        <w:trPr>
          <w:tblCellSpacing w:w="15" w:type="dxa"/>
        </w:trPr>
        <w:tc>
          <w:tcPr>
            <w:tcW w:w="0" w:type="auto"/>
            <w:vAlign w:val="center"/>
            <w:hideMark/>
          </w:tcPr>
          <w:p w14:paraId="09830CE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391E02B" w14:textId="77777777" w:rsidR="006154EB" w:rsidRPr="006518C9" w:rsidRDefault="00921A47">
            <w:pPr>
              <w:rPr>
                <w:lang w:val="en-US"/>
              </w:rPr>
            </w:pPr>
            <w:r w:rsidRPr="006518C9">
              <w:rPr>
                <w:lang w:val="en-US"/>
              </w:rPr>
              <w:t>The specificity rules of the searched modification including f</w:t>
            </w:r>
            <w:r w:rsidR="006154EB" w:rsidRPr="006518C9">
              <w:rPr>
                <w:lang w:val="en-US"/>
              </w:rPr>
              <w:t>or example the probability of a</w:t>
            </w:r>
          </w:p>
          <w:p w14:paraId="0E518F97" w14:textId="77777777" w:rsidR="006154EB" w:rsidRPr="006518C9" w:rsidRDefault="00921A47" w:rsidP="006154EB">
            <w:pPr>
              <w:rPr>
                <w:lang w:val="en-US"/>
              </w:rPr>
            </w:pPr>
            <w:r w:rsidRPr="006518C9">
              <w:rPr>
                <w:lang w:val="en-US"/>
              </w:rPr>
              <w:t>modification's presence or peptide or protein termini. Standard fixed or variable status should</w:t>
            </w:r>
          </w:p>
          <w:p w14:paraId="69FE4FA5" w14:textId="77777777" w:rsidR="00921A47" w:rsidRPr="006518C9" w:rsidRDefault="00921A47" w:rsidP="006154EB">
            <w:pPr>
              <w:rPr>
                <w:sz w:val="24"/>
                <w:szCs w:val="24"/>
                <w:lang w:val="en-US"/>
              </w:rPr>
            </w:pPr>
            <w:r w:rsidRPr="006518C9">
              <w:rPr>
                <w:lang w:val="en-US"/>
              </w:rPr>
              <w:t xml:space="preserve">be provided by the attribute fixedMod. </w:t>
            </w:r>
          </w:p>
        </w:tc>
      </w:tr>
      <w:tr w:rsidR="00921A47" w:rsidRPr="006518C9" w14:paraId="647D2020" w14:textId="77777777" w:rsidTr="00921A47">
        <w:trPr>
          <w:tblCellSpacing w:w="15" w:type="dxa"/>
        </w:trPr>
        <w:tc>
          <w:tcPr>
            <w:tcW w:w="0" w:type="auto"/>
            <w:vAlign w:val="center"/>
            <w:hideMark/>
          </w:tcPr>
          <w:p w14:paraId="7B17397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504CEC4" w14:textId="77777777" w:rsidR="00921A47" w:rsidRPr="006518C9" w:rsidRDefault="00921A47">
            <w:pPr>
              <w:rPr>
                <w:sz w:val="24"/>
                <w:szCs w:val="24"/>
                <w:lang w:val="en-US"/>
              </w:rPr>
            </w:pPr>
            <w:r w:rsidRPr="006518C9">
              <w:rPr>
                <w:lang w:val="en-US"/>
              </w:rPr>
              <w:t xml:space="preserve">SpecificityRulesType </w:t>
            </w:r>
          </w:p>
        </w:tc>
      </w:tr>
      <w:tr w:rsidR="00921A47" w:rsidRPr="006518C9" w14:paraId="5A678D0B" w14:textId="77777777" w:rsidTr="00921A47">
        <w:trPr>
          <w:tblCellSpacing w:w="15" w:type="dxa"/>
        </w:trPr>
        <w:tc>
          <w:tcPr>
            <w:tcW w:w="0" w:type="auto"/>
            <w:vAlign w:val="center"/>
            <w:hideMark/>
          </w:tcPr>
          <w:p w14:paraId="2F464D2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70BCA95" w14:textId="77777777" w:rsidR="00921A47" w:rsidRPr="006518C9" w:rsidRDefault="00921A47">
            <w:pPr>
              <w:rPr>
                <w:sz w:val="24"/>
                <w:szCs w:val="24"/>
                <w:lang w:val="en-US"/>
              </w:rPr>
            </w:pPr>
            <w:r w:rsidRPr="006518C9">
              <w:rPr>
                <w:lang w:val="en-US"/>
              </w:rPr>
              <w:t>none</w:t>
            </w:r>
          </w:p>
        </w:tc>
      </w:tr>
      <w:tr w:rsidR="00921A47" w:rsidRPr="006518C9" w14:paraId="0902F8AC" w14:textId="77777777" w:rsidTr="00921A47">
        <w:trPr>
          <w:tblCellSpacing w:w="15" w:type="dxa"/>
        </w:trPr>
        <w:tc>
          <w:tcPr>
            <w:tcW w:w="0" w:type="auto"/>
            <w:vAlign w:val="center"/>
            <w:hideMark/>
          </w:tcPr>
          <w:p w14:paraId="519AD3C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9"/>
              <w:gridCol w:w="1135"/>
              <w:gridCol w:w="1180"/>
              <w:gridCol w:w="4298"/>
            </w:tblGrid>
            <w:tr w:rsidR="00921A47" w:rsidRPr="006518C9" w14:paraId="5098517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BC8CD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4938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4CD0C6"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7F22C3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D166D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792CBF"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B68D4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6BA3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9333052" w14:textId="77777777" w:rsidR="00921A47" w:rsidRPr="006518C9" w:rsidRDefault="00921A47">
                  <w:pPr>
                    <w:rPr>
                      <w:sz w:val="24"/>
                      <w:szCs w:val="24"/>
                      <w:lang w:val="en-US"/>
                    </w:rPr>
                  </w:pPr>
                  <w:r w:rsidRPr="006518C9">
                    <w:rPr>
                      <w:lang w:val="en-US"/>
                    </w:rPr>
                    <w:t>A single entry from an ontology or a controlled vocabulary.</w:t>
                  </w:r>
                </w:p>
              </w:tc>
            </w:tr>
          </w:tbl>
          <w:p w14:paraId="7B62667E" w14:textId="77777777" w:rsidR="00921A47" w:rsidRPr="006518C9" w:rsidRDefault="00921A47">
            <w:pPr>
              <w:rPr>
                <w:sz w:val="24"/>
                <w:szCs w:val="24"/>
                <w:lang w:val="en-US"/>
              </w:rPr>
            </w:pPr>
          </w:p>
        </w:tc>
      </w:tr>
      <w:tr w:rsidR="00921A47" w:rsidRPr="006518C9" w14:paraId="510D565F" w14:textId="77777777" w:rsidTr="00921A47">
        <w:trPr>
          <w:tblCellSpacing w:w="15" w:type="dxa"/>
        </w:trPr>
        <w:tc>
          <w:tcPr>
            <w:tcW w:w="0" w:type="auto"/>
            <w:vAlign w:val="center"/>
            <w:hideMark/>
          </w:tcPr>
          <w:p w14:paraId="520A8C9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9BF6559" w14:textId="77777777" w:rsidR="00921A47" w:rsidRPr="006518C9" w:rsidRDefault="00921A47">
            <w:pPr>
              <w:pStyle w:val="HTMLPreformatted"/>
            </w:pPr>
            <w:r w:rsidRPr="006518C9">
              <w:t xml:space="preserve">          &lt;SpecificityRules&gt;</w:t>
            </w:r>
          </w:p>
          <w:p w14:paraId="3E9FFCE5" w14:textId="77777777" w:rsidR="006154EB" w:rsidRPr="006518C9" w:rsidRDefault="00921A47">
            <w:pPr>
              <w:pStyle w:val="HTMLPreformatted"/>
            </w:pPr>
            <w:r w:rsidRPr="006518C9">
              <w:t xml:space="preserve">            &lt;cvParam cvRef="PSI-MS" accession="MS:1002057" name="modification specificity protein N-</w:t>
            </w:r>
          </w:p>
          <w:p w14:paraId="1AB5B6E2" w14:textId="77777777" w:rsidR="00921A47" w:rsidRPr="006518C9" w:rsidRDefault="00921A47">
            <w:pPr>
              <w:pStyle w:val="HTMLPreformatted"/>
            </w:pPr>
            <w:r w:rsidRPr="006518C9">
              <w:t>term"/&gt;</w:t>
            </w:r>
          </w:p>
          <w:p w14:paraId="4835BFD6" w14:textId="77777777" w:rsidR="00921A47" w:rsidRPr="006518C9" w:rsidRDefault="00921A47">
            <w:pPr>
              <w:pStyle w:val="HTMLPreformatted"/>
            </w:pPr>
            <w:r w:rsidRPr="006518C9">
              <w:t xml:space="preserve">          &lt;/SpecificityRules&gt;</w:t>
            </w:r>
          </w:p>
        </w:tc>
      </w:tr>
      <w:tr w:rsidR="00921A47" w:rsidRPr="006518C9" w14:paraId="31551D1A" w14:textId="77777777" w:rsidTr="00921A47">
        <w:trPr>
          <w:tblCellSpacing w:w="15" w:type="dxa"/>
        </w:trPr>
        <w:tc>
          <w:tcPr>
            <w:tcW w:w="0" w:type="auto"/>
            <w:vAlign w:val="center"/>
            <w:hideMark/>
          </w:tcPr>
          <w:p w14:paraId="07B76E5B"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311457E" w14:textId="77777777" w:rsidR="006154EB" w:rsidRPr="006518C9" w:rsidRDefault="00921A47">
            <w:pPr>
              <w:pStyle w:val="HTMLPreformatted"/>
            </w:pPr>
            <w:r w:rsidRPr="006518C9">
              <w:t>Path /MzIdentML/AnalysisProtocolCollection/SpectrumIdentificationProtocol/ModificationParams/SearchModifi</w:t>
            </w:r>
          </w:p>
          <w:p w14:paraId="68A3C199" w14:textId="77777777" w:rsidR="00921A47" w:rsidRPr="006518C9" w:rsidRDefault="00921A47">
            <w:pPr>
              <w:pStyle w:val="HTMLPreformatted"/>
            </w:pPr>
            <w:r w:rsidRPr="006518C9">
              <w:t>cation/SpecificityRules</w:t>
            </w:r>
          </w:p>
          <w:p w14:paraId="6D46E7B7" w14:textId="77777777" w:rsidR="00921A47" w:rsidRPr="006518C9" w:rsidRDefault="00921A47">
            <w:pPr>
              <w:pStyle w:val="HTMLPreformatted"/>
            </w:pPr>
            <w:r w:rsidRPr="006518C9">
              <w:t xml:space="preserve">MUST supply a *child* term of </w:t>
            </w:r>
            <w:hyperlink r:id="rId349" w:tgtFrame="new" w:history="1">
              <w:r w:rsidRPr="006518C9">
                <w:rPr>
                  <w:rStyle w:val="Hyperlink"/>
                </w:rPr>
                <w:t>MS:1001056</w:t>
              </w:r>
            </w:hyperlink>
            <w:r w:rsidRPr="006518C9">
              <w:t xml:space="preserve"> (</w:t>
            </w:r>
            <w:r w:rsidRPr="006518C9">
              <w:rPr>
                <w:rStyle w:val="popup"/>
              </w:rPr>
              <w:t>modification specificity rule</w:t>
            </w:r>
            <w:r w:rsidRPr="006518C9">
              <w:t>) only once</w:t>
            </w:r>
          </w:p>
          <w:p w14:paraId="54344F37" w14:textId="77777777" w:rsidR="00921A47" w:rsidRPr="006518C9" w:rsidRDefault="00921A47">
            <w:pPr>
              <w:pStyle w:val="HTMLPreformatted"/>
            </w:pPr>
            <w:r w:rsidRPr="006518C9">
              <w:t xml:space="preserve">  e.g.: </w:t>
            </w:r>
            <w:hyperlink r:id="rId350" w:tgtFrame="new" w:history="1">
              <w:r w:rsidRPr="006518C9">
                <w:rPr>
                  <w:rStyle w:val="Hyperlink"/>
                </w:rPr>
                <w:t>MS:1001189</w:t>
              </w:r>
            </w:hyperlink>
            <w:r w:rsidRPr="006518C9">
              <w:t xml:space="preserve"> (</w:t>
            </w:r>
            <w:r w:rsidRPr="006518C9">
              <w:rPr>
                <w:rStyle w:val="popup"/>
              </w:rPr>
              <w:t>modification specificity peptide N-term</w:t>
            </w:r>
            <w:r w:rsidRPr="006518C9">
              <w:t xml:space="preserve">) </w:t>
            </w:r>
          </w:p>
          <w:p w14:paraId="75CFD502" w14:textId="77777777" w:rsidR="00921A47" w:rsidRPr="006518C9" w:rsidRDefault="00921A47">
            <w:pPr>
              <w:pStyle w:val="HTMLPreformatted"/>
            </w:pPr>
            <w:r w:rsidRPr="006518C9">
              <w:t xml:space="preserve">  e.g.: </w:t>
            </w:r>
            <w:hyperlink r:id="rId351" w:tgtFrame="new" w:history="1">
              <w:r w:rsidRPr="006518C9">
                <w:rPr>
                  <w:rStyle w:val="Hyperlink"/>
                </w:rPr>
                <w:t>MS:1001190</w:t>
              </w:r>
            </w:hyperlink>
            <w:r w:rsidRPr="006518C9">
              <w:t xml:space="preserve"> (</w:t>
            </w:r>
            <w:r w:rsidRPr="006518C9">
              <w:rPr>
                <w:rStyle w:val="popup"/>
              </w:rPr>
              <w:t>modification specificity peptide C-term</w:t>
            </w:r>
            <w:r w:rsidRPr="006518C9">
              <w:t xml:space="preserve">) </w:t>
            </w:r>
          </w:p>
          <w:p w14:paraId="412B9A5F" w14:textId="77777777" w:rsidR="00921A47" w:rsidRPr="006518C9" w:rsidRDefault="00921A47">
            <w:pPr>
              <w:pStyle w:val="HTMLPreformatted"/>
            </w:pPr>
            <w:r w:rsidRPr="006518C9">
              <w:t xml:space="preserve">  e.g.: </w:t>
            </w:r>
            <w:hyperlink r:id="rId352" w:tgtFrame="new" w:history="1">
              <w:r w:rsidRPr="006518C9">
                <w:rPr>
                  <w:rStyle w:val="Hyperlink"/>
                </w:rPr>
                <w:t>MS:1001875</w:t>
              </w:r>
            </w:hyperlink>
            <w:r w:rsidRPr="006518C9">
              <w:t xml:space="preserve"> (</w:t>
            </w:r>
            <w:r w:rsidRPr="006518C9">
              <w:rPr>
                <w:rStyle w:val="popup"/>
              </w:rPr>
              <w:t>modification motif</w:t>
            </w:r>
            <w:r w:rsidRPr="006518C9">
              <w:t xml:space="preserve">) </w:t>
            </w:r>
          </w:p>
          <w:p w14:paraId="40CE1709" w14:textId="77777777" w:rsidR="00921A47" w:rsidRPr="006518C9" w:rsidRDefault="00921A47">
            <w:pPr>
              <w:pStyle w:val="HTMLPreformatted"/>
            </w:pPr>
            <w:r w:rsidRPr="006518C9">
              <w:t xml:space="preserve">  e.g.: </w:t>
            </w:r>
            <w:hyperlink r:id="rId353" w:tgtFrame="new" w:history="1">
              <w:r w:rsidRPr="006518C9">
                <w:rPr>
                  <w:rStyle w:val="Hyperlink"/>
                </w:rPr>
                <w:t>MS:1001876</w:t>
              </w:r>
            </w:hyperlink>
            <w:r w:rsidRPr="006518C9">
              <w:t xml:space="preserve"> (</w:t>
            </w:r>
            <w:r w:rsidRPr="006518C9">
              <w:rPr>
                <w:rStyle w:val="popup"/>
              </w:rPr>
              <w:t>modification probability</w:t>
            </w:r>
            <w:r w:rsidRPr="006518C9">
              <w:t xml:space="preserve">) </w:t>
            </w:r>
          </w:p>
          <w:p w14:paraId="3D569D05" w14:textId="77777777" w:rsidR="00921A47" w:rsidRPr="006518C9" w:rsidRDefault="00921A47">
            <w:pPr>
              <w:pStyle w:val="HTMLPreformatted"/>
            </w:pPr>
            <w:r w:rsidRPr="006518C9">
              <w:t xml:space="preserve">  e.g.: </w:t>
            </w:r>
            <w:hyperlink r:id="rId354" w:tgtFrame="new" w:history="1">
              <w:r w:rsidRPr="006518C9">
                <w:rPr>
                  <w:rStyle w:val="Hyperlink"/>
                </w:rPr>
                <w:t>MS:1002057</w:t>
              </w:r>
            </w:hyperlink>
            <w:r w:rsidRPr="006518C9">
              <w:t xml:space="preserve"> (</w:t>
            </w:r>
            <w:r w:rsidRPr="006518C9">
              <w:rPr>
                <w:rStyle w:val="popup"/>
              </w:rPr>
              <w:t>modification specificity protein N-term</w:t>
            </w:r>
            <w:r w:rsidRPr="006518C9">
              <w:t xml:space="preserve">) </w:t>
            </w:r>
          </w:p>
          <w:p w14:paraId="3ED2A01C" w14:textId="77777777" w:rsidR="00921A47" w:rsidRPr="006518C9" w:rsidRDefault="00921A47">
            <w:pPr>
              <w:pStyle w:val="HTMLPreformatted"/>
            </w:pPr>
            <w:r w:rsidRPr="006518C9">
              <w:t xml:space="preserve">  e.g.: </w:t>
            </w:r>
            <w:hyperlink r:id="rId355" w:tgtFrame="new" w:history="1">
              <w:r w:rsidRPr="006518C9">
                <w:rPr>
                  <w:rStyle w:val="Hyperlink"/>
                </w:rPr>
                <w:t>MS:1002058</w:t>
              </w:r>
            </w:hyperlink>
            <w:r w:rsidRPr="006518C9">
              <w:t xml:space="preserve"> (</w:t>
            </w:r>
            <w:r w:rsidRPr="006518C9">
              <w:rPr>
                <w:rStyle w:val="popup"/>
              </w:rPr>
              <w:t>modification specificity protein C-term</w:t>
            </w:r>
            <w:r w:rsidRPr="006518C9">
              <w:t xml:space="preserve">) </w:t>
            </w:r>
          </w:p>
        </w:tc>
      </w:tr>
      <w:tr w:rsidR="00921A47" w:rsidRPr="006518C9" w14:paraId="6953A2F8" w14:textId="77777777" w:rsidTr="00921A47">
        <w:trPr>
          <w:tblCellSpacing w:w="15" w:type="dxa"/>
        </w:trPr>
        <w:tc>
          <w:tcPr>
            <w:tcW w:w="0" w:type="auto"/>
            <w:vAlign w:val="center"/>
            <w:hideMark/>
          </w:tcPr>
          <w:p w14:paraId="294A3A80" w14:textId="77777777" w:rsidR="00921A47" w:rsidRPr="006518C9" w:rsidRDefault="00921A47">
            <w:pPr>
              <w:rPr>
                <w:sz w:val="24"/>
                <w:szCs w:val="24"/>
                <w:lang w:val="en-US"/>
              </w:rPr>
            </w:pPr>
            <w:r w:rsidRPr="006518C9">
              <w:rPr>
                <w:b/>
                <w:bCs/>
                <w:lang w:val="en-US"/>
              </w:rPr>
              <w:t xml:space="preserve">Example </w:t>
            </w:r>
            <w:r w:rsidRPr="006518C9">
              <w:rPr>
                <w:b/>
                <w:bCs/>
                <w:lang w:val="en-US"/>
              </w:rPr>
              <w:lastRenderedPageBreak/>
              <w:t>cvParams:</w:t>
            </w:r>
          </w:p>
        </w:tc>
        <w:tc>
          <w:tcPr>
            <w:tcW w:w="0" w:type="auto"/>
            <w:vAlign w:val="center"/>
            <w:hideMark/>
          </w:tcPr>
          <w:p w14:paraId="1FB301FD" w14:textId="77777777" w:rsidR="00921A47" w:rsidRPr="006518C9" w:rsidRDefault="00921A47">
            <w:pPr>
              <w:pStyle w:val="HTMLPreformatted"/>
            </w:pPr>
            <w:r w:rsidRPr="006518C9">
              <w:lastRenderedPageBreak/>
              <w:t>&lt;cvParam accession="MS:1001189" cvRef="PSI-MS" name="modification specificity peptide N-term"/&gt;</w:t>
            </w:r>
          </w:p>
          <w:p w14:paraId="3160174F" w14:textId="77777777" w:rsidR="00921A47" w:rsidRPr="006518C9" w:rsidRDefault="00921A47">
            <w:pPr>
              <w:pStyle w:val="HTMLPreformatted"/>
            </w:pPr>
            <w:r w:rsidRPr="006518C9">
              <w:t>&lt;cvParam accession="UNIMOD:214" cvRef="UNIMOD" name="iTRAQ4plex"/&gt;</w:t>
            </w:r>
          </w:p>
          <w:p w14:paraId="4E6B07B7" w14:textId="77777777" w:rsidR="00921A47" w:rsidRPr="006518C9" w:rsidRDefault="00921A47">
            <w:pPr>
              <w:pStyle w:val="HTMLPreformatted"/>
            </w:pPr>
            <w:r w:rsidRPr="006518C9">
              <w:lastRenderedPageBreak/>
              <w:t>&lt;cvParam accession="MS:1002057" cvRef="PSI-MS" name="modification specificity protein N-term"/&gt;</w:t>
            </w:r>
          </w:p>
          <w:p w14:paraId="7B13E566" w14:textId="77777777" w:rsidR="00921A47" w:rsidRPr="006518C9" w:rsidRDefault="00921A47">
            <w:pPr>
              <w:pStyle w:val="HTMLPreformatted"/>
            </w:pPr>
            <w:r w:rsidRPr="006518C9">
              <w:t>&lt;cvParam accession="UNIMOD:1" cvRef="UNIMOD" name="Acetyl"/&gt;</w:t>
            </w:r>
          </w:p>
          <w:p w14:paraId="455465CD" w14:textId="77777777" w:rsidR="00921A47" w:rsidRPr="006518C9" w:rsidRDefault="00921A47">
            <w:pPr>
              <w:pStyle w:val="HTMLPreformatted"/>
            </w:pPr>
            <w:r w:rsidRPr="006518C9">
              <w:t>&lt;cvParam cvRef="PSI-MS" accession="MS:1002504" name="modification index" value="2"/&gt;</w:t>
            </w:r>
          </w:p>
          <w:p w14:paraId="51D24B1A" w14:textId="77777777" w:rsidR="00921A47" w:rsidRPr="006518C9" w:rsidRDefault="00921A47">
            <w:pPr>
              <w:pStyle w:val="HTMLPreformatted"/>
            </w:pPr>
            <w:r w:rsidRPr="006518C9">
              <w:t>&lt;cvParam cvRef="UNIMOD" accession="UNIMOD:27" name="Glu-&gt;pyro-Glu"/&gt;</w:t>
            </w:r>
          </w:p>
          <w:p w14:paraId="0B98184A" w14:textId="77777777" w:rsidR="00921A47" w:rsidRPr="006518C9" w:rsidRDefault="00921A47">
            <w:pPr>
              <w:pStyle w:val="HTMLPreformatted"/>
            </w:pPr>
            <w:r w:rsidRPr="006518C9">
              <w:t>&lt;cvParam cvRef="UNIMOD" accession="UNIMOD:28" name="Gln-&gt;pyro-Glu"/&gt;</w:t>
            </w:r>
          </w:p>
          <w:p w14:paraId="64E87B50" w14:textId="77777777" w:rsidR="00921A47" w:rsidRPr="006518C9" w:rsidRDefault="00921A47">
            <w:pPr>
              <w:pStyle w:val="HTMLPreformatted"/>
            </w:pPr>
            <w:r w:rsidRPr="006518C9">
              <w:t>&lt;cvParam cvRef="UNIMOD" accession="UNIMOD:385" name="Ammonia-loss"/&gt;</w:t>
            </w:r>
          </w:p>
          <w:p w14:paraId="45CFA140" w14:textId="77777777" w:rsidR="00921A47" w:rsidRPr="006518C9" w:rsidRDefault="00921A47">
            <w:pPr>
              <w:pStyle w:val="HTMLPreformatted"/>
            </w:pPr>
            <w:r w:rsidRPr="006518C9">
              <w:t>&lt;cvParam cvRef="XLMOD" accession=</w:t>
            </w:r>
            <w:r w:rsidR="00787C2A" w:rsidRPr="006518C9">
              <w:t>"</w:t>
            </w:r>
            <w:r w:rsidR="0072413E" w:rsidRPr="006518C9">
              <w:t>XLMOD</w:t>
            </w:r>
            <w:r w:rsidR="00E12150" w:rsidRPr="006518C9">
              <w:t>:</w:t>
            </w:r>
            <w:r w:rsidRPr="006518C9">
              <w:t>0</w:t>
            </w:r>
            <w:r w:rsidR="009C19A8" w:rsidRPr="006518C9">
              <w:t>2000</w:t>
            </w:r>
            <w:r w:rsidRPr="006518C9">
              <w:t>" name="BS3"&gt;&lt;/cvParam&gt;</w:t>
            </w:r>
          </w:p>
          <w:p w14:paraId="4969F163" w14:textId="77777777" w:rsidR="00921A47" w:rsidRPr="006518C9" w:rsidRDefault="00921A47">
            <w:pPr>
              <w:pStyle w:val="HTMLPreformatted"/>
            </w:pPr>
            <w:r w:rsidRPr="006518C9">
              <w:t>&lt;cvParam cvRef="PSI-MS" accession="MS:1002509" name="cross-link donor" value="0"&gt;&lt;/cvParam&gt;</w:t>
            </w:r>
          </w:p>
          <w:p w14:paraId="005E3457" w14:textId="77777777" w:rsidR="00921A47" w:rsidRPr="006518C9" w:rsidRDefault="00921A47">
            <w:pPr>
              <w:pStyle w:val="HTMLPreformatted"/>
            </w:pPr>
            <w:r w:rsidRPr="006518C9">
              <w:t>&lt;cvParam cvRef="PSI-MS" accession="MS:1002510" name="cross-link acceptor" value="0"&gt;&lt;/cvParam&gt;</w:t>
            </w:r>
          </w:p>
          <w:p w14:paraId="390AAB1F" w14:textId="77777777" w:rsidR="00921A47" w:rsidRPr="006518C9" w:rsidRDefault="00921A47" w:rsidP="009C19A8">
            <w:pPr>
              <w:pStyle w:val="HTMLPreformatted"/>
            </w:pPr>
            <w:r w:rsidRPr="006518C9">
              <w:t>&lt;cvParam cvRef="XLMOD" accession=</w:t>
            </w:r>
            <w:r w:rsidR="00787C2A" w:rsidRPr="006518C9">
              <w:t>"</w:t>
            </w:r>
            <w:r w:rsidR="0072413E" w:rsidRPr="006518C9">
              <w:t>XLMOD</w:t>
            </w:r>
            <w:r w:rsidR="00E12150" w:rsidRPr="006518C9">
              <w:t>:</w:t>
            </w:r>
            <w:r w:rsidRPr="006518C9">
              <w:t>0</w:t>
            </w:r>
            <w:r w:rsidR="009C19A8" w:rsidRPr="006518C9">
              <w:t>2004</w:t>
            </w:r>
            <w:r w:rsidRPr="006518C9">
              <w:t>" name="BS3</w:t>
            </w:r>
            <w:r w:rsidR="009C19A8" w:rsidRPr="006518C9">
              <w:t>-</w:t>
            </w:r>
            <w:r w:rsidRPr="006518C9">
              <w:t>d4"&gt;&lt;/cvParam&gt;</w:t>
            </w:r>
          </w:p>
        </w:tc>
      </w:tr>
    </w:tbl>
    <w:p w14:paraId="48A00319" w14:textId="77777777" w:rsidR="00921A47" w:rsidRPr="006518C9" w:rsidRDefault="00921A47" w:rsidP="00921A47">
      <w:pPr>
        <w:rPr>
          <w:lang w:val="en-US"/>
        </w:rPr>
      </w:pPr>
    </w:p>
    <w:p w14:paraId="3DA3AB5A" w14:textId="77777777" w:rsidR="00921A47" w:rsidRPr="006518C9" w:rsidRDefault="00921A47" w:rsidP="00921A47">
      <w:pPr>
        <w:pStyle w:val="Heading2"/>
      </w:pPr>
      <w:bookmarkStart w:id="282" w:name="_Toc457214128"/>
      <w:r w:rsidRPr="006518C9">
        <w:t>Element &lt;</w:t>
      </w:r>
      <w:bookmarkStart w:id="283" w:name="SpectraData"/>
      <w:r w:rsidRPr="006518C9">
        <w:t>SpectraData</w:t>
      </w:r>
      <w:bookmarkEnd w:id="283"/>
      <w:r w:rsidRPr="006518C9">
        <w:t>&gt;</w:t>
      </w:r>
      <w:bookmarkEnd w:id="2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RPr="006518C9" w14:paraId="3224EED8" w14:textId="77777777" w:rsidTr="00921A47">
        <w:trPr>
          <w:tblCellSpacing w:w="15" w:type="dxa"/>
        </w:trPr>
        <w:tc>
          <w:tcPr>
            <w:tcW w:w="0" w:type="auto"/>
            <w:vAlign w:val="center"/>
            <w:hideMark/>
          </w:tcPr>
          <w:p w14:paraId="4AF16A4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A87ADD8"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r w:rsidR="00921A47" w:rsidRPr="006518C9" w14:paraId="51692CDF" w14:textId="77777777" w:rsidTr="00921A47">
        <w:trPr>
          <w:tblCellSpacing w:w="15" w:type="dxa"/>
        </w:trPr>
        <w:tc>
          <w:tcPr>
            <w:tcW w:w="0" w:type="auto"/>
            <w:vAlign w:val="center"/>
            <w:hideMark/>
          </w:tcPr>
          <w:p w14:paraId="4DEB90D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1213132" w14:textId="77777777" w:rsidR="00921A47" w:rsidRPr="006518C9" w:rsidRDefault="00921A47">
            <w:pPr>
              <w:rPr>
                <w:sz w:val="24"/>
                <w:szCs w:val="24"/>
                <w:lang w:val="en-US"/>
              </w:rPr>
            </w:pPr>
            <w:r w:rsidRPr="006518C9">
              <w:rPr>
                <w:lang w:val="en-US"/>
              </w:rPr>
              <w:t xml:space="preserve">SpectraDataType </w:t>
            </w:r>
          </w:p>
        </w:tc>
      </w:tr>
      <w:tr w:rsidR="00921A47" w:rsidRPr="006518C9" w14:paraId="57175ED3" w14:textId="77777777" w:rsidTr="00921A47">
        <w:trPr>
          <w:tblCellSpacing w:w="15" w:type="dxa"/>
        </w:trPr>
        <w:tc>
          <w:tcPr>
            <w:tcW w:w="0" w:type="auto"/>
            <w:vAlign w:val="center"/>
            <w:hideMark/>
          </w:tcPr>
          <w:p w14:paraId="4AEB3B7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0E30459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54C62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3A1E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74142"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C7F64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6AEC9C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9726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722D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FDC1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28AECE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29D89A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80E203"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B88CB"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BCFAD"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00B0A79" w14:textId="77777777" w:rsidR="00921A47" w:rsidRPr="006518C9" w:rsidRDefault="00921A47">
                  <w:pPr>
                    <w:rPr>
                      <w:sz w:val="24"/>
                      <w:szCs w:val="24"/>
                      <w:lang w:val="en-US"/>
                    </w:rPr>
                  </w:pPr>
                  <w:r w:rsidRPr="006518C9">
                    <w:rPr>
                      <w:lang w:val="en-US"/>
                    </w:rPr>
                    <w:t>The location of the data file.</w:t>
                  </w:r>
                </w:p>
              </w:tc>
            </w:tr>
            <w:tr w:rsidR="00921A47" w:rsidRPr="006518C9" w14:paraId="725C8D0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B62F9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BC97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C6A0B"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5FCE7FD"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39B479E" w14:textId="77777777" w:rsidR="00921A47" w:rsidRPr="006518C9" w:rsidRDefault="00921A47">
            <w:pPr>
              <w:rPr>
                <w:sz w:val="24"/>
                <w:szCs w:val="24"/>
                <w:lang w:val="en-US"/>
              </w:rPr>
            </w:pPr>
          </w:p>
        </w:tc>
      </w:tr>
      <w:tr w:rsidR="00921A47" w:rsidRPr="006518C9" w14:paraId="5F778809" w14:textId="77777777" w:rsidTr="00921A47">
        <w:trPr>
          <w:tblCellSpacing w:w="15" w:type="dxa"/>
        </w:trPr>
        <w:tc>
          <w:tcPr>
            <w:tcW w:w="0" w:type="auto"/>
            <w:vAlign w:val="center"/>
            <w:hideMark/>
          </w:tcPr>
          <w:p w14:paraId="369DAA1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rsidRPr="006518C9" w14:paraId="3B3ABA2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93A56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D20D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22537E" w14:textId="77777777" w:rsidR="00921A47" w:rsidRPr="006518C9" w:rsidRDefault="00921A47">
                  <w:pPr>
                    <w:jc w:val="center"/>
                    <w:rPr>
                      <w:b/>
                      <w:bCs/>
                      <w:sz w:val="24"/>
                      <w:szCs w:val="24"/>
                      <w:lang w:val="en-US"/>
                    </w:rPr>
                  </w:pPr>
                  <w:r w:rsidRPr="006518C9">
                    <w:rPr>
                      <w:b/>
                      <w:bCs/>
                      <w:lang w:val="en-US"/>
                    </w:rPr>
                    <w:t>maxOccurs</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3E9CBC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9A1CA7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43A7D" w14:textId="77777777" w:rsidR="00921A47" w:rsidRPr="006518C9" w:rsidRDefault="00A6726E">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44C2D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2E454"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12E55E3"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492057A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E131BD" w14:textId="77777777" w:rsidR="00921A47" w:rsidRPr="006518C9" w:rsidRDefault="00A6726E">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3DF8D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F9655"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DB7395D"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7CBD31A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FD50B" w14:textId="77777777" w:rsidR="00921A47" w:rsidRPr="006518C9" w:rsidRDefault="00A6726E">
                  <w:pPr>
                    <w:rPr>
                      <w:sz w:val="24"/>
                      <w:szCs w:val="24"/>
                      <w:lang w:val="en-US"/>
                    </w:rPr>
                  </w:pPr>
                  <w:hyperlink w:anchor="SpectrumIDFormat" w:history="1">
                    <w:r w:rsidR="00921A47" w:rsidRPr="006518C9">
                      <w:rPr>
                        <w:rStyle w:val="Hyperlink"/>
                        <w:lang w:val="en-US"/>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2D015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9CB5C"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41B7752" w14:textId="77777777" w:rsidR="00921A47" w:rsidRPr="006518C9" w:rsidRDefault="00921A47">
                  <w:pPr>
                    <w:rPr>
                      <w:sz w:val="24"/>
                      <w:szCs w:val="24"/>
                      <w:lang w:val="en-US"/>
                    </w:rPr>
                  </w:pPr>
                  <w:r w:rsidRPr="006518C9">
                    <w:rPr>
                      <w:lang w:val="en-US"/>
                    </w:rPr>
                    <w:t>The format of the spectrum identifier within the source file</w:t>
                  </w:r>
                </w:p>
              </w:tc>
            </w:tr>
          </w:tbl>
          <w:p w14:paraId="012765C3" w14:textId="77777777" w:rsidR="00921A47" w:rsidRPr="006518C9" w:rsidRDefault="00921A47">
            <w:pPr>
              <w:rPr>
                <w:sz w:val="24"/>
                <w:szCs w:val="24"/>
                <w:lang w:val="en-US"/>
              </w:rPr>
            </w:pPr>
          </w:p>
        </w:tc>
      </w:tr>
      <w:tr w:rsidR="00921A47" w:rsidRPr="006518C9" w14:paraId="5588A60E" w14:textId="77777777" w:rsidTr="00921A47">
        <w:trPr>
          <w:tblCellSpacing w:w="15" w:type="dxa"/>
        </w:trPr>
        <w:tc>
          <w:tcPr>
            <w:tcW w:w="0" w:type="auto"/>
            <w:vAlign w:val="center"/>
            <w:hideMark/>
          </w:tcPr>
          <w:p w14:paraId="07AAA2D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83570FD" w14:textId="77777777" w:rsidR="006154EB" w:rsidRPr="006518C9" w:rsidRDefault="00921A47">
            <w:pPr>
              <w:pStyle w:val="HTMLPreformatted"/>
            </w:pPr>
            <w:r w:rsidRPr="006518C9">
              <w:t>&lt;SpectraData location="E:\Work\PSI\mzIdentML\ProteinInference\Rosetta2\Peaklistswithecoli\Rosetta2a_Ecoli_spectra</w:t>
            </w:r>
          </w:p>
          <w:p w14:paraId="753C68CF" w14:textId="77777777" w:rsidR="00921A47" w:rsidRPr="006518C9" w:rsidRDefault="00921A47">
            <w:pPr>
              <w:pStyle w:val="HTMLPreformatted"/>
            </w:pPr>
            <w:r w:rsidRPr="006518C9">
              <w:t>.mgf" name="Rosetta2a_Ecoli_spectra.mgf" id="SID_1"&gt;</w:t>
            </w:r>
          </w:p>
          <w:p w14:paraId="298DB14E" w14:textId="77777777" w:rsidR="00921A47" w:rsidRPr="006518C9" w:rsidRDefault="00921A47">
            <w:pPr>
              <w:pStyle w:val="HTMLPreformatted"/>
            </w:pPr>
            <w:r w:rsidRPr="006518C9">
              <w:t xml:space="preserve">    &lt;FileFormat&gt;</w:t>
            </w:r>
          </w:p>
          <w:p w14:paraId="3BD7CA96" w14:textId="77777777" w:rsidR="00921A47" w:rsidRPr="006518C9" w:rsidRDefault="00921A47">
            <w:pPr>
              <w:pStyle w:val="HTMLPreformatted"/>
            </w:pPr>
            <w:r w:rsidRPr="006518C9">
              <w:t xml:space="preserve">        &lt;cvParam accession="MS:1001062" cvRef="PSI-MS" name="Mascot MGF format"/&gt;</w:t>
            </w:r>
          </w:p>
          <w:p w14:paraId="6083C0BF" w14:textId="77777777" w:rsidR="00921A47" w:rsidRPr="006518C9" w:rsidRDefault="00921A47">
            <w:pPr>
              <w:pStyle w:val="HTMLPreformatted"/>
            </w:pPr>
            <w:r w:rsidRPr="006518C9">
              <w:t xml:space="preserve">    &lt;/FileFormat&gt;</w:t>
            </w:r>
          </w:p>
          <w:p w14:paraId="39863A93" w14:textId="77777777" w:rsidR="00921A47" w:rsidRPr="006518C9" w:rsidRDefault="00921A47">
            <w:pPr>
              <w:pStyle w:val="HTMLPreformatted"/>
            </w:pPr>
            <w:r w:rsidRPr="006518C9">
              <w:t xml:space="preserve">    &lt;SpectrumIDFormat&gt;</w:t>
            </w:r>
          </w:p>
          <w:p w14:paraId="6D81F569" w14:textId="77777777" w:rsidR="00921A47" w:rsidRPr="006518C9" w:rsidRDefault="00921A47">
            <w:pPr>
              <w:pStyle w:val="HTMLPreformatted"/>
            </w:pPr>
            <w:r w:rsidRPr="006518C9">
              <w:t xml:space="preserve">        &lt;cvParam accession="MS:1000774" cvRef="PSI-MS" name="multiple peak list nativeID format"/&gt;</w:t>
            </w:r>
          </w:p>
          <w:p w14:paraId="2DB0BF72" w14:textId="77777777" w:rsidR="00921A47" w:rsidRPr="006518C9" w:rsidRDefault="00921A47">
            <w:pPr>
              <w:pStyle w:val="HTMLPreformatted"/>
            </w:pPr>
            <w:r w:rsidRPr="006518C9">
              <w:t xml:space="preserve">    &lt;/SpectrumIDFormat&gt;</w:t>
            </w:r>
          </w:p>
          <w:p w14:paraId="70AD4D74" w14:textId="77777777" w:rsidR="00921A47" w:rsidRPr="006518C9" w:rsidRDefault="00921A47">
            <w:pPr>
              <w:pStyle w:val="HTMLPreformatted"/>
            </w:pPr>
            <w:r w:rsidRPr="006518C9">
              <w:t xml:space="preserve">  ...</w:t>
            </w:r>
          </w:p>
          <w:p w14:paraId="43816190" w14:textId="77777777" w:rsidR="00921A47" w:rsidRPr="006518C9" w:rsidRDefault="00921A47">
            <w:pPr>
              <w:pStyle w:val="HTMLPreformatted"/>
            </w:pPr>
            <w:r w:rsidRPr="006518C9">
              <w:t>&lt;/SpectraData&gt;</w:t>
            </w:r>
          </w:p>
        </w:tc>
      </w:tr>
    </w:tbl>
    <w:p w14:paraId="765751A2" w14:textId="77777777" w:rsidR="00921A47" w:rsidRPr="006518C9" w:rsidRDefault="00921A47" w:rsidP="00921A47">
      <w:pPr>
        <w:rPr>
          <w:lang w:val="en-US"/>
        </w:rPr>
      </w:pPr>
    </w:p>
    <w:p w14:paraId="0EE398EF" w14:textId="77777777" w:rsidR="00921A47" w:rsidRPr="006518C9" w:rsidRDefault="00921A47" w:rsidP="00921A47">
      <w:pPr>
        <w:pStyle w:val="Heading2"/>
      </w:pPr>
      <w:bookmarkStart w:id="284" w:name="_Toc457214129"/>
      <w:r w:rsidRPr="006518C9">
        <w:t>Element &lt;</w:t>
      </w:r>
      <w:bookmarkStart w:id="285" w:name="SpectrumIdentification"/>
      <w:r w:rsidRPr="006518C9">
        <w:t>SpectrumIdentification</w:t>
      </w:r>
      <w:bookmarkEnd w:id="285"/>
      <w:r w:rsidRPr="006518C9">
        <w:t>&gt;</w:t>
      </w:r>
      <w:bookmarkEnd w:id="2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921A47" w:rsidRPr="006518C9" w14:paraId="5931B05D" w14:textId="77777777" w:rsidTr="00921A47">
        <w:trPr>
          <w:tblCellSpacing w:w="15" w:type="dxa"/>
        </w:trPr>
        <w:tc>
          <w:tcPr>
            <w:tcW w:w="0" w:type="auto"/>
            <w:vAlign w:val="center"/>
            <w:hideMark/>
          </w:tcPr>
          <w:p w14:paraId="4C6EBDA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F6E6551" w14:textId="77777777" w:rsidR="00921A47" w:rsidRPr="006518C9" w:rsidRDefault="00921A47">
            <w:pPr>
              <w:rPr>
                <w:sz w:val="24"/>
                <w:szCs w:val="24"/>
                <w:lang w:val="en-US"/>
              </w:rPr>
            </w:pPr>
            <w:r w:rsidRPr="006518C9">
              <w:rPr>
                <w:lang w:val="en-US"/>
              </w:rPr>
              <w:t xml:space="preserve">An Analysis which tries to identify peptides in input spectra, referencing the database searched, the input spectra, the output results and the protocol that is run. </w:t>
            </w:r>
          </w:p>
        </w:tc>
      </w:tr>
      <w:tr w:rsidR="00921A47" w:rsidRPr="006518C9" w14:paraId="12AF889C" w14:textId="77777777" w:rsidTr="00921A47">
        <w:trPr>
          <w:tblCellSpacing w:w="15" w:type="dxa"/>
        </w:trPr>
        <w:tc>
          <w:tcPr>
            <w:tcW w:w="0" w:type="auto"/>
            <w:vAlign w:val="center"/>
            <w:hideMark/>
          </w:tcPr>
          <w:p w14:paraId="6247B4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3EE2933" w14:textId="77777777" w:rsidR="00921A47" w:rsidRPr="006518C9" w:rsidRDefault="00921A47">
            <w:pPr>
              <w:rPr>
                <w:sz w:val="24"/>
                <w:szCs w:val="24"/>
                <w:lang w:val="en-US"/>
              </w:rPr>
            </w:pPr>
            <w:r w:rsidRPr="006518C9">
              <w:rPr>
                <w:lang w:val="en-US"/>
              </w:rPr>
              <w:t xml:space="preserve">SpectrumIdentificationType </w:t>
            </w:r>
          </w:p>
        </w:tc>
      </w:tr>
      <w:tr w:rsidR="00921A47" w:rsidRPr="006518C9" w14:paraId="6FC0845D" w14:textId="77777777" w:rsidTr="00921A47">
        <w:trPr>
          <w:tblCellSpacing w:w="15" w:type="dxa"/>
        </w:trPr>
        <w:tc>
          <w:tcPr>
            <w:tcW w:w="0" w:type="auto"/>
            <w:vAlign w:val="center"/>
            <w:hideMark/>
          </w:tcPr>
          <w:p w14:paraId="73187E8B"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15"/>
            </w:tblGrid>
            <w:tr w:rsidR="00921A47" w:rsidRPr="006518C9" w14:paraId="016D89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BB8B5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D515C"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71E93"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CB37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79FD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3A8F6B" w14:textId="77777777" w:rsidR="00921A47" w:rsidRPr="006518C9" w:rsidRDefault="00921A47">
                  <w:pPr>
                    <w:rPr>
                      <w:sz w:val="24"/>
                      <w:szCs w:val="24"/>
                      <w:lang w:val="en-US"/>
                    </w:rPr>
                  </w:pPr>
                  <w:r w:rsidRPr="006518C9">
                    <w:rPr>
                      <w:lang w:val="en-US"/>
                    </w:rP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CDA47"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EDC5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8BE50" w14:textId="77777777" w:rsidR="00921A47" w:rsidRPr="006518C9" w:rsidRDefault="00921A47">
                  <w:pPr>
                    <w:rPr>
                      <w:sz w:val="24"/>
                      <w:szCs w:val="24"/>
                      <w:lang w:val="en-US"/>
                    </w:rPr>
                  </w:pPr>
                  <w:r w:rsidRPr="006518C9">
                    <w:rPr>
                      <w:lang w:val="en-US"/>
                    </w:rPr>
                    <w:t>When the protocol was applied.</w:t>
                  </w:r>
                </w:p>
              </w:tc>
            </w:tr>
            <w:tr w:rsidR="00921A47" w:rsidRPr="006518C9" w14:paraId="0E0785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0A42F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7DEF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60E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C8BAE"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33B65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9A546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59EE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E04C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AC9C6" w14:textId="77777777" w:rsidR="00921A47" w:rsidRPr="006518C9" w:rsidRDefault="00921A47">
                  <w:pPr>
                    <w:rPr>
                      <w:sz w:val="24"/>
                      <w:szCs w:val="24"/>
                      <w:lang w:val="en-US"/>
                    </w:rPr>
                  </w:pPr>
                  <w:r w:rsidRPr="006518C9">
                    <w:rPr>
                      <w:lang w:val="en-US"/>
                    </w:rPr>
                    <w:t xml:space="preserve">The potentially ambiguous common </w:t>
                  </w:r>
                  <w:r w:rsidRPr="006518C9">
                    <w:rPr>
                      <w:lang w:val="en-US"/>
                    </w:rPr>
                    <w:lastRenderedPageBreak/>
                    <w:t xml:space="preserve">identifier, such as a human-readable name for the instance. </w:t>
                  </w:r>
                </w:p>
              </w:tc>
            </w:tr>
            <w:tr w:rsidR="00921A47" w:rsidRPr="006518C9" w14:paraId="748F6C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AA39E8" w14:textId="77777777" w:rsidR="00921A47" w:rsidRPr="006518C9" w:rsidRDefault="00921A47">
                  <w:pPr>
                    <w:rPr>
                      <w:sz w:val="24"/>
                      <w:szCs w:val="24"/>
                      <w:lang w:val="en-US"/>
                    </w:rPr>
                  </w:pPr>
                  <w:r w:rsidRPr="006518C9">
                    <w:rPr>
                      <w:lang w:val="en-US"/>
                    </w:rPr>
                    <w:lastRenderedPageBreak/>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C213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33412"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13809" w14:textId="77777777" w:rsidR="00921A47" w:rsidRPr="006518C9" w:rsidRDefault="00921A47">
                  <w:pPr>
                    <w:rPr>
                      <w:sz w:val="24"/>
                      <w:szCs w:val="24"/>
                      <w:lang w:val="en-US"/>
                    </w:rPr>
                  </w:pPr>
                  <w:r w:rsidRPr="006518C9">
                    <w:rPr>
                      <w:lang w:val="en-US"/>
                    </w:rPr>
                    <w:t xml:space="preserve">A reference to the SpectrumIdentificationList produced by this analysis in the DataCollection section. </w:t>
                  </w:r>
                </w:p>
              </w:tc>
            </w:tr>
            <w:tr w:rsidR="00921A47" w:rsidRPr="006518C9" w14:paraId="0FC2AD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355841" w14:textId="77777777" w:rsidR="00921A47" w:rsidRPr="006518C9" w:rsidRDefault="00921A47">
                  <w:pPr>
                    <w:rPr>
                      <w:sz w:val="24"/>
                      <w:szCs w:val="24"/>
                      <w:lang w:val="en-US"/>
                    </w:rPr>
                  </w:pPr>
                  <w:r w:rsidRPr="006518C9">
                    <w:rPr>
                      <w:lang w:val="en-US"/>
                    </w:rP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79D1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24F4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81B0D" w14:textId="77777777" w:rsidR="00921A47" w:rsidRPr="006518C9" w:rsidRDefault="00921A47">
                  <w:pPr>
                    <w:rPr>
                      <w:sz w:val="24"/>
                      <w:szCs w:val="24"/>
                      <w:lang w:val="en-US"/>
                    </w:rPr>
                  </w:pPr>
                  <w:r w:rsidRPr="006518C9">
                    <w:rPr>
                      <w:lang w:val="en-US"/>
                    </w:rPr>
                    <w:t xml:space="preserve">A reference to the search protocol used for this SpectrumIdentification. </w:t>
                  </w:r>
                </w:p>
              </w:tc>
            </w:tr>
          </w:tbl>
          <w:p w14:paraId="3A91358F" w14:textId="77777777" w:rsidR="00921A47" w:rsidRPr="006518C9" w:rsidRDefault="00921A47">
            <w:pPr>
              <w:rPr>
                <w:sz w:val="24"/>
                <w:szCs w:val="24"/>
                <w:lang w:val="en-US"/>
              </w:rPr>
            </w:pPr>
          </w:p>
        </w:tc>
      </w:tr>
      <w:tr w:rsidR="00921A47" w:rsidRPr="006518C9" w14:paraId="0C7AE87C" w14:textId="77777777" w:rsidTr="00921A47">
        <w:trPr>
          <w:tblCellSpacing w:w="15" w:type="dxa"/>
        </w:trPr>
        <w:tc>
          <w:tcPr>
            <w:tcW w:w="0" w:type="auto"/>
            <w:vAlign w:val="center"/>
            <w:hideMark/>
          </w:tcPr>
          <w:p w14:paraId="47A2E6AF"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rsidRPr="006518C9" w14:paraId="368F123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78AE0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81B7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208B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5D4B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D2845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BB246C" w14:textId="77777777" w:rsidR="00921A47" w:rsidRPr="006518C9" w:rsidRDefault="00A6726E">
                  <w:pPr>
                    <w:rPr>
                      <w:sz w:val="24"/>
                      <w:szCs w:val="24"/>
                      <w:lang w:val="en-US"/>
                    </w:rPr>
                  </w:pPr>
                  <w:hyperlink w:anchor="InputSpectra" w:history="1">
                    <w:r w:rsidR="00921A47" w:rsidRPr="006518C9">
                      <w:rPr>
                        <w:rStyle w:val="Hyperlink"/>
                        <w:lang w:val="en-US"/>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71058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E9C3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A8620" w14:textId="77777777" w:rsidR="00921A47" w:rsidRPr="006518C9" w:rsidRDefault="00921A47">
                  <w:pPr>
                    <w:rPr>
                      <w:sz w:val="24"/>
                      <w:szCs w:val="24"/>
                      <w:lang w:val="en-US"/>
                    </w:rPr>
                  </w:pPr>
                  <w:r w:rsidRPr="006518C9">
                    <w:rPr>
                      <w:lang w:val="en-US"/>
                    </w:rPr>
                    <w:t>One of the spectra data sets used.</w:t>
                  </w:r>
                </w:p>
              </w:tc>
            </w:tr>
            <w:tr w:rsidR="00921A47" w:rsidRPr="006518C9" w14:paraId="175F39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F78658" w14:textId="77777777" w:rsidR="00921A47" w:rsidRPr="006518C9" w:rsidRDefault="00A6726E">
                  <w:pPr>
                    <w:rPr>
                      <w:sz w:val="24"/>
                      <w:szCs w:val="24"/>
                      <w:lang w:val="en-US"/>
                    </w:rPr>
                  </w:pPr>
                  <w:hyperlink w:anchor="SearchDatabaseRef" w:history="1">
                    <w:r w:rsidR="00921A47" w:rsidRPr="006518C9">
                      <w:rPr>
                        <w:rStyle w:val="Hyperlink"/>
                        <w:lang w:val="en-US"/>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E9C2F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99E9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76531C" w14:textId="77777777" w:rsidR="00921A47" w:rsidRPr="006518C9" w:rsidRDefault="00921A47">
                  <w:pPr>
                    <w:rPr>
                      <w:sz w:val="24"/>
                      <w:szCs w:val="24"/>
                      <w:lang w:val="en-US"/>
                    </w:rPr>
                  </w:pPr>
                  <w:r w:rsidRPr="006518C9">
                    <w:rPr>
                      <w:lang w:val="en-US"/>
                    </w:rPr>
                    <w:t>One of the search databases used.</w:t>
                  </w:r>
                </w:p>
              </w:tc>
            </w:tr>
          </w:tbl>
          <w:p w14:paraId="3B1AC16B" w14:textId="77777777" w:rsidR="00921A47" w:rsidRPr="006518C9" w:rsidRDefault="00921A47">
            <w:pPr>
              <w:rPr>
                <w:sz w:val="24"/>
                <w:szCs w:val="24"/>
                <w:lang w:val="en-US"/>
              </w:rPr>
            </w:pPr>
          </w:p>
        </w:tc>
      </w:tr>
      <w:tr w:rsidR="00921A47" w:rsidRPr="006518C9" w14:paraId="2A0A1102" w14:textId="77777777" w:rsidTr="00921A47">
        <w:trPr>
          <w:tblCellSpacing w:w="15" w:type="dxa"/>
        </w:trPr>
        <w:tc>
          <w:tcPr>
            <w:tcW w:w="0" w:type="auto"/>
            <w:vAlign w:val="center"/>
            <w:hideMark/>
          </w:tcPr>
          <w:p w14:paraId="6235A2E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B676AB" w14:textId="77777777" w:rsidR="00921A47" w:rsidRPr="006518C9" w:rsidRDefault="00921A47">
            <w:pPr>
              <w:pStyle w:val="HTMLPreformatted"/>
            </w:pPr>
            <w:r w:rsidRPr="006518C9">
              <w:t>&lt;SpectrumIdentification spectrumIdentificationProtocol_ref="SearchProtocol_1_4299" spectrumIdentificationList_ref="SII_LIST_1_1_4299_120114_20_Orbi2_ZC_QC_220_HSAd0-d4-1to1-3_Din.raw" id="SpecIdent__4299_120114_20_Orbi2_ZC_QC_220_HSAd0-d4-1to1-3_Din.raw"&gt;</w:t>
            </w:r>
          </w:p>
          <w:p w14:paraId="78F34B4B" w14:textId="77777777" w:rsidR="00921A47" w:rsidRPr="006518C9" w:rsidRDefault="00921A47">
            <w:pPr>
              <w:pStyle w:val="HTMLPreformatted"/>
            </w:pPr>
            <w:r w:rsidRPr="006518C9">
              <w:t xml:space="preserve">  &lt;InputSpectra spectraData_ref="SD_4299_120114_20_Orbi2_ZC_QC_220_HSAd0-d4-1to1-3_Din.raw"&gt;&lt;/InputSpectra&gt;</w:t>
            </w:r>
          </w:p>
          <w:p w14:paraId="289C7FE6" w14:textId="77777777" w:rsidR="00921A47" w:rsidRPr="006518C9" w:rsidRDefault="00921A47">
            <w:pPr>
              <w:pStyle w:val="HTMLPreformatted"/>
            </w:pPr>
            <w:r w:rsidRPr="006518C9">
              <w:t xml:space="preserve">  &lt;SearchDatabaseRef searchDatabase_ref="SDB_4299_203"&gt;&lt;/SearchDatabaseRef&gt;</w:t>
            </w:r>
          </w:p>
          <w:p w14:paraId="16E35394" w14:textId="77777777" w:rsidR="00921A47" w:rsidRPr="006518C9" w:rsidRDefault="00921A47">
            <w:pPr>
              <w:pStyle w:val="HTMLPreformatted"/>
            </w:pPr>
            <w:r w:rsidRPr="006518C9">
              <w:t>&lt;/SpectrumIdentification&gt;</w:t>
            </w:r>
          </w:p>
        </w:tc>
      </w:tr>
    </w:tbl>
    <w:p w14:paraId="5F3B5510" w14:textId="77777777" w:rsidR="00921A47" w:rsidRPr="006518C9" w:rsidRDefault="00921A47" w:rsidP="00921A47">
      <w:pPr>
        <w:rPr>
          <w:lang w:val="en-US"/>
        </w:rPr>
      </w:pPr>
    </w:p>
    <w:p w14:paraId="023B30C4" w14:textId="77777777" w:rsidR="00921A47" w:rsidRPr="006518C9" w:rsidRDefault="00921A47" w:rsidP="00921A47">
      <w:pPr>
        <w:pStyle w:val="Heading2"/>
      </w:pPr>
      <w:bookmarkStart w:id="286" w:name="_Toc457214130"/>
      <w:r w:rsidRPr="006518C9">
        <w:t>Element &lt;</w:t>
      </w:r>
      <w:bookmarkStart w:id="287" w:name="SpectrumIdentificationItem"/>
      <w:r w:rsidRPr="006518C9">
        <w:t>SpectrumIdentificationItem</w:t>
      </w:r>
      <w:bookmarkEnd w:id="287"/>
      <w:r w:rsidRPr="006518C9">
        <w:t>&gt;</w:t>
      </w:r>
      <w:bookmarkEnd w:id="2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18"/>
      </w:tblGrid>
      <w:tr w:rsidR="00921A47" w:rsidRPr="006518C9" w14:paraId="7EEEC0AB" w14:textId="77777777" w:rsidTr="00921A47">
        <w:trPr>
          <w:tblCellSpacing w:w="15" w:type="dxa"/>
        </w:trPr>
        <w:tc>
          <w:tcPr>
            <w:tcW w:w="0" w:type="auto"/>
            <w:vAlign w:val="center"/>
            <w:hideMark/>
          </w:tcPr>
          <w:p w14:paraId="33CA7C8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18697D" w14:textId="77777777" w:rsidR="006154EB" w:rsidRPr="006518C9" w:rsidRDefault="00921A47">
            <w:pPr>
              <w:rPr>
                <w:lang w:val="en-US"/>
              </w:rPr>
            </w:pPr>
            <w:r w:rsidRPr="006518C9">
              <w:rPr>
                <w:lang w:val="en-US"/>
              </w:rPr>
              <w:t>An identification of a single (poly)peptide, resulting from queryi</w:t>
            </w:r>
            <w:r w:rsidR="006154EB" w:rsidRPr="006518C9">
              <w:rPr>
                <w:lang w:val="en-US"/>
              </w:rPr>
              <w:t>ng an input spectra, along with</w:t>
            </w:r>
          </w:p>
          <w:p w14:paraId="1593C976" w14:textId="77777777" w:rsidR="006154EB" w:rsidRPr="006518C9" w:rsidRDefault="00921A47">
            <w:pPr>
              <w:rPr>
                <w:lang w:val="en-US"/>
              </w:rPr>
            </w:pPr>
            <w:r w:rsidRPr="006518C9">
              <w:rPr>
                <w:lang w:val="en-US"/>
              </w:rPr>
              <w:t>the set of confidence values for that identification. PeptideEvidence elemen</w:t>
            </w:r>
            <w:r w:rsidR="006154EB" w:rsidRPr="006518C9">
              <w:rPr>
                <w:lang w:val="en-US"/>
              </w:rPr>
              <w:t>ts should be given</w:t>
            </w:r>
          </w:p>
          <w:p w14:paraId="61A480D1" w14:textId="77777777" w:rsidR="00921A47" w:rsidRPr="006518C9" w:rsidRDefault="00921A47">
            <w:pPr>
              <w:rPr>
                <w:sz w:val="24"/>
                <w:szCs w:val="24"/>
                <w:lang w:val="en-US"/>
              </w:rPr>
            </w:pPr>
            <w:r w:rsidRPr="006518C9">
              <w:rPr>
                <w:lang w:val="en-US"/>
              </w:rPr>
              <w:t xml:space="preserve">for all mappings of the corresponding Peptide sequence within protein sequences. </w:t>
            </w:r>
          </w:p>
        </w:tc>
      </w:tr>
      <w:tr w:rsidR="00921A47" w:rsidRPr="006518C9" w14:paraId="21C1FEDF" w14:textId="77777777" w:rsidTr="00921A47">
        <w:trPr>
          <w:tblCellSpacing w:w="15" w:type="dxa"/>
        </w:trPr>
        <w:tc>
          <w:tcPr>
            <w:tcW w:w="0" w:type="auto"/>
            <w:vAlign w:val="center"/>
            <w:hideMark/>
          </w:tcPr>
          <w:p w14:paraId="28624BC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E028555" w14:textId="77777777" w:rsidR="00921A47" w:rsidRPr="006518C9" w:rsidRDefault="00921A47">
            <w:pPr>
              <w:rPr>
                <w:sz w:val="24"/>
                <w:szCs w:val="24"/>
                <w:lang w:val="en-US"/>
              </w:rPr>
            </w:pPr>
            <w:r w:rsidRPr="006518C9">
              <w:rPr>
                <w:lang w:val="en-US"/>
              </w:rPr>
              <w:t xml:space="preserve">SpectrumIdentificationItemType </w:t>
            </w:r>
          </w:p>
        </w:tc>
      </w:tr>
      <w:tr w:rsidR="00921A47" w:rsidRPr="006518C9" w14:paraId="3DFD4063" w14:textId="77777777" w:rsidTr="00921A47">
        <w:trPr>
          <w:tblCellSpacing w:w="15" w:type="dxa"/>
        </w:trPr>
        <w:tc>
          <w:tcPr>
            <w:tcW w:w="0" w:type="auto"/>
            <w:vAlign w:val="center"/>
            <w:hideMark/>
          </w:tcPr>
          <w:p w14:paraId="2A5B878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4014"/>
            </w:tblGrid>
            <w:tr w:rsidR="00921A47" w:rsidRPr="006518C9" w14:paraId="16AC18F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6C248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350DA"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178F0"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E895C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B98DFF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45B0BD" w14:textId="77777777" w:rsidR="00921A47" w:rsidRPr="006518C9" w:rsidRDefault="00921A47">
                  <w:pPr>
                    <w:rPr>
                      <w:sz w:val="24"/>
                      <w:szCs w:val="24"/>
                      <w:lang w:val="en-US"/>
                    </w:rPr>
                  </w:pPr>
                  <w:r w:rsidRPr="006518C9">
                    <w:rPr>
                      <w:lang w:val="en-US"/>
                    </w:rP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A1EAD"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7886C"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2596C34" w14:textId="77777777" w:rsidR="00921A47" w:rsidRPr="006518C9" w:rsidRDefault="00921A47">
                  <w:pPr>
                    <w:rPr>
                      <w:sz w:val="24"/>
                      <w:szCs w:val="24"/>
                      <w:lang w:val="en-US"/>
                    </w:rPr>
                  </w:pPr>
                  <w:r w:rsidRPr="006518C9">
                    <w:rPr>
                      <w:lang w:val="en-US"/>
                    </w:rPr>
                    <w:t xml:space="preserve">The theoretical mass-to-charge value calculated for the peptide in Daltons / charge. </w:t>
                  </w:r>
                </w:p>
              </w:tc>
            </w:tr>
            <w:tr w:rsidR="00921A47" w:rsidRPr="006518C9" w14:paraId="650E78E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578E7" w14:textId="77777777" w:rsidR="00921A47" w:rsidRPr="006518C9" w:rsidRDefault="00921A47">
                  <w:pPr>
                    <w:rPr>
                      <w:sz w:val="24"/>
                      <w:szCs w:val="24"/>
                      <w:lang w:val="en-US"/>
                    </w:rPr>
                  </w:pPr>
                  <w:r w:rsidRPr="006518C9">
                    <w:rPr>
                      <w:lang w:val="en-US"/>
                    </w:rP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BEBCA"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19539"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5269AD3" w14:textId="77777777" w:rsidR="00921A47" w:rsidRPr="006518C9" w:rsidRDefault="00921A47">
                  <w:pPr>
                    <w:rPr>
                      <w:sz w:val="24"/>
                      <w:szCs w:val="24"/>
                      <w:lang w:val="en-US"/>
                    </w:rPr>
                  </w:pPr>
                  <w:r w:rsidRPr="006518C9">
                    <w:rPr>
                      <w:lang w:val="en-US"/>
                    </w:rPr>
                    <w:t xml:space="preserve">The calculated isoelectric point of the (poly)peptide, with relevant modifications included. Do not supply this value if the PI cannot be calcuated properly. </w:t>
                  </w:r>
                </w:p>
              </w:tc>
            </w:tr>
            <w:tr w:rsidR="00921A47" w:rsidRPr="006518C9" w14:paraId="116FCCB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401CB0" w14:textId="77777777" w:rsidR="00921A47" w:rsidRPr="006518C9" w:rsidRDefault="00921A47">
                  <w:pPr>
                    <w:rPr>
                      <w:sz w:val="24"/>
                      <w:szCs w:val="24"/>
                      <w:lang w:val="en-US"/>
                    </w:rPr>
                  </w:pPr>
                  <w:r w:rsidRPr="006518C9">
                    <w:rPr>
                      <w:lang w:val="en-US"/>
                    </w:rP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997AAE"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45109"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8A5886E" w14:textId="77777777" w:rsidR="00921A47" w:rsidRPr="006518C9" w:rsidRDefault="00921A47">
                  <w:pPr>
                    <w:rPr>
                      <w:sz w:val="24"/>
                      <w:szCs w:val="24"/>
                      <w:lang w:val="en-US"/>
                    </w:rPr>
                  </w:pPr>
                  <w:r w:rsidRPr="006518C9">
                    <w:rPr>
                      <w:lang w:val="en-US"/>
                    </w:rPr>
                    <w:t>The charge state of the identified peptide.</w:t>
                  </w:r>
                </w:p>
              </w:tc>
            </w:tr>
            <w:tr w:rsidR="00921A47" w:rsidRPr="006518C9" w14:paraId="67053A2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0D396A" w14:textId="77777777" w:rsidR="00921A47" w:rsidRPr="006518C9" w:rsidRDefault="00921A47">
                  <w:pPr>
                    <w:rPr>
                      <w:sz w:val="24"/>
                      <w:szCs w:val="24"/>
                      <w:lang w:val="en-US"/>
                    </w:rPr>
                  </w:pPr>
                  <w:r w:rsidRPr="006518C9">
                    <w:rPr>
                      <w:lang w:val="en-US"/>
                    </w:rP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03C12"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D70F5"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113287E" w14:textId="77777777" w:rsidR="00921A47" w:rsidRPr="006518C9" w:rsidRDefault="00921A47">
                  <w:pPr>
                    <w:rPr>
                      <w:sz w:val="24"/>
                      <w:szCs w:val="24"/>
                      <w:lang w:val="en-US"/>
                    </w:rPr>
                  </w:pPr>
                  <w:r w:rsidRPr="006518C9">
                    <w:rPr>
                      <w:lang w:val="en-US"/>
                    </w:rPr>
                    <w:t xml:space="preserve">The mass-to-charge value measured in the experiment in Daltons / charge. </w:t>
                  </w:r>
                </w:p>
              </w:tc>
            </w:tr>
            <w:tr w:rsidR="00921A47" w:rsidRPr="006518C9" w14:paraId="4A43EB3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958000"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C6DE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1BC1E"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0CAAC6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A52815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A37EFD" w14:textId="77777777" w:rsidR="00921A47" w:rsidRPr="006518C9" w:rsidRDefault="00921A47">
                  <w:pPr>
                    <w:rPr>
                      <w:sz w:val="24"/>
                      <w:szCs w:val="24"/>
                      <w:lang w:val="en-US"/>
                    </w:rPr>
                  </w:pPr>
                  <w:r w:rsidRPr="006518C9">
                    <w:rPr>
                      <w:lang w:val="en-US"/>
                    </w:rP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B79D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EF7D7"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EC6C3CE" w14:textId="77777777" w:rsidR="00921A47" w:rsidRPr="006518C9" w:rsidRDefault="00921A47">
                  <w:pPr>
                    <w:rPr>
                      <w:sz w:val="24"/>
                      <w:szCs w:val="24"/>
                      <w:lang w:val="en-US"/>
                    </w:rPr>
                  </w:pPr>
                  <w:r w:rsidRPr="006518C9">
                    <w:rPr>
                      <w:lang w:val="en-US"/>
                    </w:rPr>
                    <w:t>A reference should be given to the MassTable used to calculate the sequenceMass only if more than one MassTable has been given.</w:t>
                  </w:r>
                </w:p>
              </w:tc>
            </w:tr>
            <w:tr w:rsidR="00921A47" w:rsidRPr="006518C9" w14:paraId="50E4693D"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39AA3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413A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33B1F"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5EFF05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9A6ED6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A61A01" w14:textId="77777777" w:rsidR="00921A47" w:rsidRPr="006518C9" w:rsidRDefault="00921A47">
                  <w:pPr>
                    <w:rPr>
                      <w:sz w:val="24"/>
                      <w:szCs w:val="24"/>
                      <w:lang w:val="en-US"/>
                    </w:rPr>
                  </w:pPr>
                  <w:r w:rsidRPr="006518C9">
                    <w:rPr>
                      <w:lang w:val="en-US"/>
                    </w:rP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09831"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B64FF"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AFE5244" w14:textId="77777777" w:rsidR="00921A47" w:rsidRPr="006518C9" w:rsidRDefault="00921A47">
                  <w:pPr>
                    <w:rPr>
                      <w:sz w:val="24"/>
                      <w:szCs w:val="24"/>
                      <w:lang w:val="en-US"/>
                    </w:rPr>
                  </w:pPr>
                  <w:r w:rsidRPr="006518C9">
                    <w:rPr>
                      <w:lang w:val="en-US"/>
                    </w:rPr>
                    <w:t xml:space="preserve">Set to true if the producers of the file has deemed that the identification has passed a given threshold or been validated as correct. If no such threshold has been set, value of true should be given for all results. </w:t>
                  </w:r>
                </w:p>
              </w:tc>
            </w:tr>
            <w:tr w:rsidR="00921A47" w:rsidRPr="006518C9" w14:paraId="6D9E69F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EEFF4E" w14:textId="77777777" w:rsidR="00921A47" w:rsidRPr="006518C9" w:rsidRDefault="00921A47">
                  <w:pPr>
                    <w:rPr>
                      <w:sz w:val="24"/>
                      <w:szCs w:val="24"/>
                      <w:lang w:val="en-US"/>
                    </w:rPr>
                  </w:pPr>
                  <w:r w:rsidRPr="006518C9">
                    <w:rPr>
                      <w:lang w:val="en-US"/>
                    </w:rP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5409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B6786"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BCF5FE3" w14:textId="77777777" w:rsidR="00921A47" w:rsidRPr="006518C9" w:rsidRDefault="00921A47">
                  <w:pPr>
                    <w:rPr>
                      <w:sz w:val="24"/>
                      <w:szCs w:val="24"/>
                      <w:lang w:val="en-US"/>
                    </w:rPr>
                  </w:pPr>
                  <w:r w:rsidRPr="006518C9">
                    <w:rPr>
                      <w:lang w:val="en-US"/>
                    </w:rPr>
                    <w:t xml:space="preserve">A reference to the identified (poly)peptide </w:t>
                  </w:r>
                  <w:r w:rsidRPr="006518C9">
                    <w:rPr>
                      <w:lang w:val="en-US"/>
                    </w:rPr>
                    <w:lastRenderedPageBreak/>
                    <w:t xml:space="preserve">sequence in the Peptide element. </w:t>
                  </w:r>
                </w:p>
              </w:tc>
            </w:tr>
            <w:tr w:rsidR="00921A47" w:rsidRPr="006518C9" w14:paraId="5CAD8D8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553001" w14:textId="77777777" w:rsidR="00921A47" w:rsidRPr="006518C9" w:rsidRDefault="00921A47">
                  <w:pPr>
                    <w:rPr>
                      <w:sz w:val="24"/>
                      <w:szCs w:val="24"/>
                      <w:lang w:val="en-US"/>
                    </w:rPr>
                  </w:pPr>
                  <w:r w:rsidRPr="006518C9">
                    <w:rPr>
                      <w:lang w:val="en-US"/>
                    </w:rPr>
                    <w:lastRenderedPageBreak/>
                    <w:t>rank</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F8495"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E297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5F96BE8" w14:textId="77777777" w:rsidR="00921A47" w:rsidRPr="006518C9" w:rsidRDefault="00921A47">
                  <w:pPr>
                    <w:rPr>
                      <w:sz w:val="24"/>
                      <w:szCs w:val="24"/>
                      <w:lang w:val="en-US"/>
                    </w:rPr>
                  </w:pPr>
                  <w:r w:rsidRPr="006518C9">
                    <w:rPr>
                      <w:lang w:val="en-US"/>
                    </w:rPr>
                    <w:t xml:space="preserve">For an MS/MS result set, this is the rank of the identification quality as scored by the search engine. 1 is the top rank. If multiple identifications have the same top score, they should all be assigned rank =1. For PMF data, the rank attribute may be meaningless and values of rank = 0 should be given. </w:t>
                  </w:r>
                </w:p>
              </w:tc>
            </w:tr>
            <w:tr w:rsidR="00921A47" w:rsidRPr="006518C9" w14:paraId="6B6BAB15"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1B639D" w14:textId="77777777" w:rsidR="00921A47" w:rsidRPr="006518C9" w:rsidRDefault="00921A47">
                  <w:pPr>
                    <w:rPr>
                      <w:sz w:val="24"/>
                      <w:szCs w:val="24"/>
                      <w:lang w:val="en-US"/>
                    </w:rPr>
                  </w:pPr>
                  <w:r w:rsidRPr="006518C9">
                    <w:rPr>
                      <w:lang w:val="en-US"/>
                    </w:rP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9434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6819D"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E472BE4" w14:textId="77777777" w:rsidR="00921A47" w:rsidRPr="006518C9" w:rsidRDefault="00921A47">
                  <w:pPr>
                    <w:rPr>
                      <w:sz w:val="24"/>
                      <w:szCs w:val="24"/>
                      <w:lang w:val="en-US"/>
                    </w:rPr>
                  </w:pPr>
                  <w:r w:rsidRPr="006518C9">
                    <w:rPr>
                      <w:lang w:val="en-US"/>
                    </w:rPr>
                    <w:t xml:space="preserve">A reference should be provided to link the SpectrumIdentificationItem to a Sample if more than one sample has been described in the AnalysisSampleCollection. </w:t>
                  </w:r>
                </w:p>
              </w:tc>
            </w:tr>
          </w:tbl>
          <w:p w14:paraId="1C8F3BFE" w14:textId="77777777" w:rsidR="00921A47" w:rsidRPr="006518C9" w:rsidRDefault="00921A47">
            <w:pPr>
              <w:rPr>
                <w:sz w:val="24"/>
                <w:szCs w:val="24"/>
                <w:lang w:val="en-US"/>
              </w:rPr>
            </w:pPr>
          </w:p>
        </w:tc>
      </w:tr>
      <w:tr w:rsidR="00921A47" w:rsidRPr="006518C9" w14:paraId="5B4B058B" w14:textId="77777777" w:rsidTr="00921A47">
        <w:trPr>
          <w:tblCellSpacing w:w="15" w:type="dxa"/>
        </w:trPr>
        <w:tc>
          <w:tcPr>
            <w:tcW w:w="0" w:type="auto"/>
            <w:vAlign w:val="center"/>
            <w:hideMark/>
          </w:tcPr>
          <w:p w14:paraId="379BE9E3"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98"/>
            </w:tblGrid>
            <w:tr w:rsidR="00921A47" w:rsidRPr="006518C9" w14:paraId="2DD66CE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686DB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63E4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F1AC2"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942417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1D012B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1C2792" w14:textId="77777777" w:rsidR="00921A47" w:rsidRPr="006518C9" w:rsidRDefault="00A6726E">
                  <w:pPr>
                    <w:rPr>
                      <w:sz w:val="24"/>
                      <w:szCs w:val="24"/>
                      <w:lang w:val="en-US"/>
                    </w:rPr>
                  </w:pPr>
                  <w:hyperlink w:anchor="PeptideEvidenceRef" w:history="1">
                    <w:r w:rsidR="00921A47" w:rsidRPr="006518C9">
                      <w:rPr>
                        <w:rStyle w:val="Hyperlink"/>
                        <w:lang w:val="en-US"/>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26BD1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200C3"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7542303" w14:textId="77777777" w:rsidR="00921A47" w:rsidRPr="006518C9" w:rsidRDefault="00921A47">
                  <w:pPr>
                    <w:rPr>
                      <w:sz w:val="24"/>
                      <w:szCs w:val="24"/>
                      <w:lang w:val="en-US"/>
                    </w:rPr>
                  </w:pPr>
                  <w:r w:rsidRPr="006518C9">
                    <w:rPr>
                      <w:lang w:val="en-US"/>
                    </w:rPr>
                    <w:t>Reference to the PeptideEvidence element identified. If a specific sequence can be assigned to multiple proteins and or positions in a protein all possible PeptideEvidence elements should be referenced here.</w:t>
                  </w:r>
                </w:p>
              </w:tc>
            </w:tr>
            <w:tr w:rsidR="00921A47" w:rsidRPr="006518C9" w14:paraId="2E47DCE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69D9A8" w14:textId="77777777" w:rsidR="00921A47" w:rsidRPr="006518C9" w:rsidRDefault="00A6726E">
                  <w:pPr>
                    <w:rPr>
                      <w:sz w:val="24"/>
                      <w:szCs w:val="24"/>
                      <w:lang w:val="en-US"/>
                    </w:rPr>
                  </w:pPr>
                  <w:hyperlink w:anchor="Fragmentation" w:history="1">
                    <w:r w:rsidR="00921A47" w:rsidRPr="006518C9">
                      <w:rPr>
                        <w:rStyle w:val="Hyperlink"/>
                        <w:lang w:val="en-US"/>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CFD53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2F73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B4201B1" w14:textId="77777777" w:rsidR="00921A47" w:rsidRPr="006518C9" w:rsidRDefault="00921A47">
                  <w:pPr>
                    <w:rPr>
                      <w:sz w:val="24"/>
                      <w:szCs w:val="24"/>
                      <w:lang w:val="en-US"/>
                    </w:rPr>
                  </w:pPr>
                  <w:r w:rsidRPr="006518C9">
                    <w:rPr>
                      <w:lang w:val="en-US"/>
                    </w:rPr>
                    <w:t>The product ions identified in this result.</w:t>
                  </w:r>
                </w:p>
              </w:tc>
            </w:tr>
            <w:tr w:rsidR="00921A47" w:rsidRPr="006518C9" w14:paraId="0724270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F2A8FE"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949E3A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F4D2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A3039B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AE041A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FA4529"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3BF4E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F5F4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B669EA0" w14:textId="77777777" w:rsidR="00921A47" w:rsidRPr="006518C9" w:rsidRDefault="00921A47">
                  <w:pPr>
                    <w:rPr>
                      <w:sz w:val="24"/>
                      <w:szCs w:val="24"/>
                      <w:lang w:val="en-US"/>
                    </w:rPr>
                  </w:pPr>
                  <w:r w:rsidRPr="006518C9">
                    <w:rPr>
                      <w:lang w:val="en-US"/>
                    </w:rPr>
                    <w:t>A single user-defined parameter.</w:t>
                  </w:r>
                </w:p>
              </w:tc>
            </w:tr>
          </w:tbl>
          <w:p w14:paraId="58449D15" w14:textId="77777777" w:rsidR="00921A47" w:rsidRPr="006518C9" w:rsidRDefault="00921A47">
            <w:pPr>
              <w:rPr>
                <w:sz w:val="24"/>
                <w:szCs w:val="24"/>
                <w:lang w:val="en-US"/>
              </w:rPr>
            </w:pPr>
          </w:p>
        </w:tc>
      </w:tr>
      <w:tr w:rsidR="00921A47" w:rsidRPr="006518C9" w14:paraId="5789EE09" w14:textId="77777777" w:rsidTr="00921A47">
        <w:trPr>
          <w:tblCellSpacing w:w="15" w:type="dxa"/>
        </w:trPr>
        <w:tc>
          <w:tcPr>
            <w:tcW w:w="0" w:type="auto"/>
            <w:vAlign w:val="center"/>
            <w:hideMark/>
          </w:tcPr>
          <w:p w14:paraId="68209A4F"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45CCA95B"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"http://www.peptideatlas.org/PSI/schemas/mzIdentML/1.2/figures/SpectrumIdentificationItem.png"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"http://www.peptideatlas.org/PSI/schemas/mzIdentML/1.2/figures/SpectrumIdentificationItem.png"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"http://www.peptideatlas.org/PSI/schemas/mzIdentML/1.2/figures/SpectrumIdentificationItem.png"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"http://www.peptideatlas.org/PSI/schemas/mzIdentML/1.2/figures/SpectrumIdentificationItem.png"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"http://www.peptideatlas.org/PSI/schemas/mzIdentML/1.2/figures/SpectrumIdentificationItem.png"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"http://www.peptideatlas.org/PSI/schemas/mzIdentML/1.2/figures/SpectrumIdentificationItem.png"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"http://www.peptideatlas.org/PSI/schemas/mzIdentML/1.2/figures/SpectrumIdentificationItem.png"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"http://www.peptideatlas.org/PSI/schemas/mzIdentML/1.2/figures/SpectrumIdentificationItem.png"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"http://www.peptideatlas.org/PSI/schemas/mzIdentML/1.2/figures/SpectrumIdentificationItem.png"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"http://www.peptideatlas.org/PSI/schemas/mzIdentML/1.2/figures/SpectrumIdentificationItem.png"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"http://www.peptideatlas.org/PSI/schemas/mzIdentML/1.2/figures/SpectrumIdentificationItem.png"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"http://www.peptideatlas.org/PSI/schemas/mzIdentML/1.2/figures/SpectrumIdentificationItem.png"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"http://www.peptideatlas.org/PSI/schemas/mzIdentML/1.2/figures/SpectrumIdentificationItem.png"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"http://www.peptideatlas.org/PSI/schemas/mzIdentML/1.2/figures/SpectrumIdentificationItem.png"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"http://www.peptideatlas.org/PSI/schemas/mzIdentML/1.2/figures/SpectrumIdentificationItem.png"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"http://www.peptideatlas.org/PSI/schemas/mzIdentML/1.2/figures/SpectrumIdentificationItem.png" \* MERGEFORMATINET </w:instrText>
            </w:r>
            <w:r w:rsidR="0032247A">
              <w:rPr>
                <w:lang w:val="en-US"/>
              </w:rPr>
              <w:fldChar w:fldCharType="separate"/>
            </w:r>
            <w:r w:rsidR="00A6726E">
              <w:rPr>
                <w:lang w:val="en-US"/>
              </w:rPr>
              <w:fldChar w:fldCharType="begin"/>
            </w:r>
            <w:r w:rsidR="00A6726E">
              <w:rPr>
                <w:lang w:val="en-US"/>
              </w:rPr>
              <w:instrText xml:space="preserve"> </w:instrText>
            </w:r>
            <w:r w:rsidR="00A6726E">
              <w:rPr>
                <w:lang w:val="en-US"/>
              </w:rPr>
              <w:instrText>INCLUDEPICTURE  "http://www.peptideatlas.org/PSI/schemas/mzIdentML/1.2/figures/SpectrumIdentificationItem.png" \* MERGEFORMATINET</w:instrText>
            </w:r>
            <w:r w:rsidR="00A6726E">
              <w:rPr>
                <w:lang w:val="en-US"/>
              </w:rPr>
              <w:instrText xml:space="preserve"> </w:instrText>
            </w:r>
            <w:r w:rsidR="00A6726E">
              <w:rPr>
                <w:lang w:val="en-US"/>
              </w:rPr>
              <w:fldChar w:fldCharType="separate"/>
            </w:r>
            <w:r w:rsidR="003814F2">
              <w:rPr>
                <w:lang w:val="en-US"/>
              </w:rPr>
              <w:pict w14:anchorId="4259FB8E">
                <v:shape id="_x0000_i1035" type="#_x0000_t75" alt="" style="width:6in;height:244.8pt">
                  <v:imagedata r:id="rId356" r:href="rId357"/>
                </v:shape>
              </w:pict>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0E63E8F5" w14:textId="77777777" w:rsidTr="00921A47">
        <w:trPr>
          <w:tblCellSpacing w:w="15" w:type="dxa"/>
        </w:trPr>
        <w:tc>
          <w:tcPr>
            <w:tcW w:w="0" w:type="auto"/>
            <w:vAlign w:val="center"/>
            <w:hideMark/>
          </w:tcPr>
          <w:p w14:paraId="617DB14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E06BAC0" w14:textId="77777777" w:rsidR="009A2DAA" w:rsidRPr="006518C9" w:rsidRDefault="00921A47">
            <w:pPr>
              <w:pStyle w:val="HTMLPreformatted"/>
            </w:pPr>
            <w:r w:rsidRPr="006518C9">
              <w:t xml:space="preserve">          &lt;SpectrumIdentificationItem passThreshold="true" rank="1" peptide_ref="NMGGPYGGGNYGPGGSGGSGGYGGR_15.99491461956-ATAA-2" calculatedMassToCharge="1103.45377262</w:t>
            </w:r>
          </w:p>
          <w:p w14:paraId="533715F1" w14:textId="77777777" w:rsidR="00921A47" w:rsidRPr="006518C9" w:rsidRDefault="00921A47">
            <w:pPr>
              <w:pStyle w:val="HTMLPreformatted"/>
            </w:pPr>
            <w:r w:rsidRPr="006518C9">
              <w:t>38118" experimentalMassToCharge="1103.454029541017" chargeState="2" id="SII_1920_1"&gt;</w:t>
            </w:r>
          </w:p>
          <w:p w14:paraId="03518F41" w14:textId="77777777" w:rsidR="00921A47" w:rsidRPr="006518C9" w:rsidRDefault="00921A47">
            <w:pPr>
              <w:pStyle w:val="HTMLPreformatted"/>
            </w:pPr>
            <w:r w:rsidRPr="006518C9">
              <w:t xml:space="preserve">            &lt;PeptideEvidenceRef peptideEvidence_ref="PepEv_5164"/&gt;</w:t>
            </w:r>
          </w:p>
          <w:p w14:paraId="6AF155C7" w14:textId="77777777" w:rsidR="00921A47" w:rsidRPr="006518C9" w:rsidRDefault="00921A47">
            <w:pPr>
              <w:pStyle w:val="HTMLPreformatted"/>
            </w:pPr>
            <w:r w:rsidRPr="006518C9">
              <w:t xml:space="preserve">            &lt;Fragmentation&gt;</w:t>
            </w:r>
          </w:p>
          <w:p w14:paraId="477490BB" w14:textId="77777777" w:rsidR="00921A47" w:rsidRPr="006518C9" w:rsidRDefault="00921A47">
            <w:pPr>
              <w:pStyle w:val="HTMLPreformatted"/>
            </w:pPr>
            <w:r w:rsidRPr="006518C9">
              <w:t xml:space="preserve">              &lt;IonType charge="1" index="1 2 3 4 5 6 7 8 9 10 11 12 13 14 15 16 17 18 19 20 21 22 23"&gt;</w:t>
            </w:r>
          </w:p>
          <w:p w14:paraId="5DE133D1" w14:textId="77777777" w:rsidR="006154EB" w:rsidRPr="006518C9" w:rsidRDefault="00921A47">
            <w:pPr>
              <w:pStyle w:val="HTMLPreformatted"/>
            </w:pPr>
            <w:r w:rsidRPr="006518C9">
              <w:t xml:space="preserve">                &lt;FragmentArray measure_ref="Measure_MZ" values="175.</w:t>
            </w:r>
            <w:r w:rsidR="006154EB" w:rsidRPr="006518C9">
              <w:t>1193695 232.1403961 289.1618958</w:t>
            </w:r>
          </w:p>
          <w:p w14:paraId="238DC99F" w14:textId="77777777" w:rsidR="009A2DAA" w:rsidRPr="006518C9" w:rsidRDefault="00921A47">
            <w:pPr>
              <w:pStyle w:val="HTMLPreformatted"/>
            </w:pPr>
            <w:r w:rsidRPr="006518C9">
              <w:t>452.2268982 509.2429504 566.2701416 653.2999268 710.3218994 767.</w:t>
            </w:r>
            <w:r w:rsidR="009A2DAA" w:rsidRPr="006518C9">
              <w:t>3411865 854.3770752 911.3968506</w:t>
            </w:r>
          </w:p>
          <w:p w14:paraId="117C936F" w14:textId="77777777" w:rsidR="009A2DAA" w:rsidRPr="006518C9" w:rsidRDefault="00921A47">
            <w:pPr>
              <w:pStyle w:val="HTMLPreformatted"/>
            </w:pPr>
            <w:r w:rsidRPr="006518C9">
              <w:t>968.4257813 1065.472168 1122.492432 1285.553833 1399.612305 1456.62561 15</w:t>
            </w:r>
            <w:r w:rsidR="009A2DAA" w:rsidRPr="006518C9">
              <w:t>13.645874 1570.669067</w:t>
            </w:r>
          </w:p>
          <w:p w14:paraId="7330C56A" w14:textId="77777777" w:rsidR="00921A47" w:rsidRPr="006518C9" w:rsidRDefault="00921A47">
            <w:pPr>
              <w:pStyle w:val="HTMLPreformatted"/>
            </w:pPr>
            <w:r w:rsidRPr="006518C9">
              <w:t>1733.721191 1830.793213 1887.808105 1944.829834"/&gt;</w:t>
            </w:r>
          </w:p>
          <w:p w14:paraId="31126746" w14:textId="77777777" w:rsidR="009A2DAA" w:rsidRPr="006518C9" w:rsidRDefault="00921A47">
            <w:pPr>
              <w:pStyle w:val="HTMLPreformatted"/>
            </w:pPr>
            <w:r w:rsidRPr="006518C9">
              <w:t xml:space="preserve">                &lt;FragmentArray measure_ref="Measure_Int" values="</w:t>
            </w:r>
            <w:r w:rsidR="009A2DAA" w:rsidRPr="006518C9">
              <w:t>5939.5844726563 4933.5014648438</w:t>
            </w:r>
          </w:p>
          <w:p w14:paraId="2A10B455" w14:textId="77777777" w:rsidR="009A2DAA" w:rsidRPr="006518C9" w:rsidRDefault="00921A47">
            <w:pPr>
              <w:pStyle w:val="HTMLPreformatted"/>
            </w:pPr>
            <w:r w:rsidRPr="006518C9">
              <w:t>13310.7265625 5077.6694335938 5685.9287109375 13253.552734375 7620.0947265625 7724.369</w:t>
            </w:r>
            <w:r w:rsidR="009A2DAA" w:rsidRPr="006518C9">
              <w:t>6289063</w:t>
            </w:r>
          </w:p>
          <w:p w14:paraId="5DE2FACB" w14:textId="77777777" w:rsidR="009A2DAA" w:rsidRPr="006518C9" w:rsidRDefault="00921A47">
            <w:pPr>
              <w:pStyle w:val="HTMLPreformatted"/>
            </w:pPr>
            <w:r w:rsidRPr="006518C9">
              <w:t>16868.541015625 10552.126953125 11589.0576171875 7839.974121093</w:t>
            </w:r>
            <w:r w:rsidR="009A2DAA" w:rsidRPr="006518C9">
              <w:t>8 47821.64453125 60335.71484375</w:t>
            </w:r>
          </w:p>
          <w:p w14:paraId="67BC1662" w14:textId="77777777" w:rsidR="009A2DAA" w:rsidRPr="006518C9" w:rsidRDefault="00921A47">
            <w:pPr>
              <w:pStyle w:val="HTMLPreformatted"/>
            </w:pPr>
            <w:r w:rsidRPr="006518C9">
              <w:t>21759.3984375 8742.5595703125 11512.0908203125 18130.890625 30577.37</w:t>
            </w:r>
            <w:r w:rsidR="009A2DAA" w:rsidRPr="006518C9">
              <w:t>5 3801.3923339844 8051.07421875</w:t>
            </w:r>
          </w:p>
          <w:p w14:paraId="35B3A93C" w14:textId="77777777" w:rsidR="00921A47" w:rsidRPr="006518C9" w:rsidRDefault="00921A47">
            <w:pPr>
              <w:pStyle w:val="HTMLPreformatted"/>
            </w:pPr>
            <w:r w:rsidRPr="006518C9">
              <w:lastRenderedPageBreak/>
              <w:t>1954.5501708984 4844.9125976563"/&gt;</w:t>
            </w:r>
          </w:p>
          <w:p w14:paraId="48703165" w14:textId="77777777" w:rsidR="009A2DAA" w:rsidRPr="006518C9" w:rsidRDefault="00921A47">
            <w:pPr>
              <w:pStyle w:val="HTMLPreformatted"/>
            </w:pPr>
            <w:r w:rsidRPr="006518C9">
              <w:t xml:space="preserve">                &lt;FragmentArray measure_ref="Measure_Erro</w:t>
            </w:r>
            <w:r w:rsidR="009A2DAA" w:rsidRPr="006518C9">
              <w:t>r" values="4.173258879802688E-4</w:t>
            </w:r>
          </w:p>
          <w:p w14:paraId="1323DE4A" w14:textId="77777777" w:rsidR="009A2DAA" w:rsidRPr="006518C9" w:rsidRDefault="00921A47">
            <w:pPr>
              <w:pStyle w:val="HTMLPreformatted"/>
            </w:pPr>
            <w:r w:rsidRPr="006518C9">
              <w:t>-1.9794682032170385E-5 1.618474794895519E-5 0.0016900521</w:t>
            </w:r>
            <w:r w:rsidR="009A2DAA" w:rsidRPr="006518C9">
              <w:t>97886871 -0.0037214683721344954</w:t>
            </w:r>
          </w:p>
          <w:p w14:paraId="62137441" w14:textId="77777777" w:rsidR="009A2DAA" w:rsidRPr="006518C9" w:rsidRDefault="00921A47">
            <w:pPr>
              <w:pStyle w:val="HTMLPreformatted"/>
            </w:pPr>
            <w:r w:rsidRPr="006518C9">
              <w:t>0.0020060110579152024 -2.3719321211501665E-4 2.71686217956</w:t>
            </w:r>
            <w:r w:rsidR="009A2DAA" w:rsidRPr="006518C9">
              <w:t>81247E-4 -0.0019049343519554895</w:t>
            </w:r>
          </w:p>
          <w:p w14:paraId="1F5FC45F" w14:textId="77777777" w:rsidR="009A2DAA" w:rsidRPr="006518C9" w:rsidRDefault="00921A47">
            <w:pPr>
              <w:pStyle w:val="HTMLPreformatted"/>
            </w:pPr>
            <w:r w:rsidRPr="006518C9">
              <w:t>0.0019553613780090018 2.6704080801209784E-4 0.007734020</w:t>
            </w:r>
            <w:r w:rsidR="009A2DAA" w:rsidRPr="006518C9">
              <w:t>238103767 0.0013568713879976713</w:t>
            </w:r>
          </w:p>
          <w:p w14:paraId="37FD336C" w14:textId="77777777" w:rsidR="009A2DAA" w:rsidRPr="006518C9" w:rsidRDefault="00921A47">
            <w:pPr>
              <w:pStyle w:val="HTMLPreformatted"/>
            </w:pPr>
            <w:r w:rsidRPr="006518C9">
              <w:t>1.571508180404635E-4 -0.0017703817320580129 0.013774177</w:t>
            </w:r>
            <w:r w:rsidR="009A2DAA" w:rsidRPr="006518C9">
              <w:t>127970688 0.0056154565579618065</w:t>
            </w:r>
          </w:p>
          <w:p w14:paraId="07AA97F2" w14:textId="77777777" w:rsidR="009A2DAA" w:rsidRPr="006518C9" w:rsidRDefault="00921A47">
            <w:pPr>
              <w:pStyle w:val="HTMLPreformatted"/>
            </w:pPr>
            <w:r w:rsidRPr="006518C9">
              <w:t>0.004415735988004599 0.006145015418042021 -0.0050595</w:t>
            </w:r>
            <w:r w:rsidR="009A2DAA" w:rsidRPr="006518C9">
              <w:t>17131940083 0.01419863401793009</w:t>
            </w:r>
          </w:p>
          <w:p w14:paraId="3693CCFF" w14:textId="77777777" w:rsidR="00921A47" w:rsidRPr="006518C9" w:rsidRDefault="00921A47">
            <w:pPr>
              <w:pStyle w:val="HTMLPreformatted"/>
            </w:pPr>
            <w:r w:rsidRPr="006518C9">
              <w:t>0.007626913448120831 0.007892192877989146"/&gt;</w:t>
            </w:r>
          </w:p>
          <w:p w14:paraId="5F2C214F" w14:textId="77777777" w:rsidR="00921A47" w:rsidRPr="006518C9" w:rsidRDefault="00921A47">
            <w:pPr>
              <w:pStyle w:val="HTMLPreformatted"/>
            </w:pPr>
            <w:r w:rsidRPr="006518C9">
              <w:t xml:space="preserve">  ...</w:t>
            </w:r>
          </w:p>
          <w:p w14:paraId="3B06C943" w14:textId="77777777" w:rsidR="00921A47" w:rsidRPr="006518C9" w:rsidRDefault="00921A47">
            <w:pPr>
              <w:pStyle w:val="HTMLPreformatted"/>
            </w:pPr>
            <w:r w:rsidRPr="006518C9">
              <w:t>&lt;/SpectrumIdentificationItem&gt;</w:t>
            </w:r>
          </w:p>
        </w:tc>
      </w:tr>
      <w:tr w:rsidR="00921A47" w:rsidRPr="006518C9" w14:paraId="49A9FA94" w14:textId="77777777" w:rsidTr="00921A47">
        <w:trPr>
          <w:tblCellSpacing w:w="15" w:type="dxa"/>
        </w:trPr>
        <w:tc>
          <w:tcPr>
            <w:tcW w:w="0" w:type="auto"/>
            <w:vAlign w:val="center"/>
            <w:hideMark/>
          </w:tcPr>
          <w:p w14:paraId="29ECBBC6" w14:textId="77777777"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14:paraId="79EC5A51" w14:textId="77777777" w:rsidR="009A2DAA" w:rsidRPr="006518C9" w:rsidRDefault="00921A47">
            <w:pPr>
              <w:pStyle w:val="HTMLPreformatted"/>
            </w:pPr>
            <w:r w:rsidRPr="006518C9">
              <w:t>Path /MzIdentML/DataCollection/AnalysisData/SpectrumIdentificationList/SpectrumIdentificationResult/Spect</w:t>
            </w:r>
          </w:p>
          <w:p w14:paraId="7B51C8E3" w14:textId="77777777" w:rsidR="00921A47" w:rsidRPr="006518C9" w:rsidRDefault="00921A47">
            <w:pPr>
              <w:pStyle w:val="HTMLPreformatted"/>
            </w:pPr>
            <w:r w:rsidRPr="006518C9">
              <w:t>rumIdentificationItem</w:t>
            </w:r>
          </w:p>
          <w:p w14:paraId="0B94A939" w14:textId="77777777" w:rsidR="00921A47" w:rsidRPr="006518C9" w:rsidRDefault="00921A47">
            <w:pPr>
              <w:pStyle w:val="HTMLPreformatted"/>
            </w:pPr>
            <w:r w:rsidRPr="006518C9">
              <w:t xml:space="preserve">MAY supply a *child* term of </w:t>
            </w:r>
            <w:hyperlink r:id="rId358"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612CB3D1" w14:textId="77777777" w:rsidR="00921A47" w:rsidRPr="006518C9" w:rsidRDefault="00921A47">
            <w:pPr>
              <w:pStyle w:val="HTMLPreformatted"/>
            </w:pPr>
            <w:r w:rsidRPr="006518C9">
              <w:t xml:space="preserve">  e.g.: </w:t>
            </w:r>
            <w:hyperlink r:id="rId359"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0AFB370A" w14:textId="77777777" w:rsidR="00921A47" w:rsidRPr="006518C9" w:rsidRDefault="00921A47">
            <w:pPr>
              <w:pStyle w:val="HTMLPreformatted"/>
            </w:pPr>
            <w:r w:rsidRPr="006518C9">
              <w:t xml:space="preserve">  e.g.: </w:t>
            </w:r>
            <w:hyperlink r:id="rId360"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627B3380" w14:textId="77777777" w:rsidR="00921A47" w:rsidRPr="006518C9" w:rsidRDefault="00921A47">
            <w:pPr>
              <w:pStyle w:val="HTMLPreformatted"/>
            </w:pPr>
            <w:r w:rsidRPr="006518C9">
              <w:t xml:space="preserve">  e.g.: </w:t>
            </w:r>
            <w:hyperlink r:id="rId361"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2B73B089" w14:textId="77777777" w:rsidR="00921A47" w:rsidRPr="006518C9" w:rsidRDefault="00921A47">
            <w:pPr>
              <w:pStyle w:val="HTMLPreformatted"/>
            </w:pPr>
            <w:r w:rsidRPr="006518C9">
              <w:t xml:space="preserve">  e.g.: </w:t>
            </w:r>
            <w:hyperlink r:id="rId362"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104834FD" w14:textId="77777777" w:rsidR="00921A47" w:rsidRPr="006518C9" w:rsidRDefault="00921A47">
            <w:pPr>
              <w:pStyle w:val="HTMLPreformatted"/>
            </w:pPr>
            <w:r w:rsidRPr="006518C9">
              <w:t xml:space="preserve">  e.g.: </w:t>
            </w:r>
            <w:hyperlink r:id="rId363"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3D2590BF" w14:textId="77777777" w:rsidR="00921A47" w:rsidRPr="006518C9" w:rsidRDefault="00921A47">
            <w:pPr>
              <w:pStyle w:val="HTMLPreformatted"/>
            </w:pPr>
            <w:r w:rsidRPr="006518C9">
              <w:t xml:space="preserve">  e.g.: </w:t>
            </w:r>
            <w:hyperlink r:id="rId364"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652ECA1F" w14:textId="77777777" w:rsidR="00921A47" w:rsidRPr="006518C9" w:rsidRDefault="00921A47">
            <w:pPr>
              <w:pStyle w:val="HTMLPreformatted"/>
            </w:pPr>
            <w:r w:rsidRPr="006518C9">
              <w:t xml:space="preserve">  e.g.: </w:t>
            </w:r>
            <w:hyperlink r:id="rId365"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4F0D0631" w14:textId="77777777" w:rsidR="00921A47" w:rsidRPr="006518C9" w:rsidRDefault="00921A47">
            <w:pPr>
              <w:pStyle w:val="HTMLPreformatted"/>
            </w:pPr>
            <w:r w:rsidRPr="006518C9">
              <w:t xml:space="preserve">  e.g.: </w:t>
            </w:r>
            <w:hyperlink r:id="rId366"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14:paraId="41B3541A" w14:textId="77777777" w:rsidR="00921A47" w:rsidRPr="006518C9" w:rsidRDefault="00921A47">
            <w:pPr>
              <w:pStyle w:val="HTMLPreformatted"/>
            </w:pPr>
            <w:r w:rsidRPr="006518C9">
              <w:t xml:space="preserve">  e.g.: </w:t>
            </w:r>
            <w:hyperlink r:id="rId367"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17AE3C2B" w14:textId="77777777" w:rsidR="00921A47" w:rsidRPr="006518C9" w:rsidRDefault="00921A47">
            <w:pPr>
              <w:pStyle w:val="HTMLPreformatted"/>
            </w:pPr>
            <w:r w:rsidRPr="006518C9">
              <w:t xml:space="preserve">  e.g.: </w:t>
            </w:r>
            <w:hyperlink r:id="rId368"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1247057B" w14:textId="77777777" w:rsidR="00921A47" w:rsidRPr="006518C9" w:rsidRDefault="00921A47">
            <w:pPr>
              <w:pStyle w:val="HTMLPreformatted"/>
            </w:pPr>
            <w:r w:rsidRPr="006518C9">
              <w:t xml:space="preserve">  </w:t>
            </w:r>
            <w:hyperlink r:id="rId369" w:tgtFrame="new" w:history="1">
              <w:r w:rsidRPr="006518C9">
                <w:rPr>
                  <w:rStyle w:val="Hyperlink"/>
                </w:rPr>
                <w:t>et al.</w:t>
              </w:r>
            </w:hyperlink>
          </w:p>
        </w:tc>
      </w:tr>
      <w:tr w:rsidR="00921A47" w:rsidRPr="006518C9" w14:paraId="64D182D5" w14:textId="77777777" w:rsidTr="00921A47">
        <w:trPr>
          <w:tblCellSpacing w:w="15" w:type="dxa"/>
        </w:trPr>
        <w:tc>
          <w:tcPr>
            <w:tcW w:w="0" w:type="auto"/>
            <w:vAlign w:val="center"/>
            <w:hideMark/>
          </w:tcPr>
          <w:p w14:paraId="18FED0C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29BB03F" w14:textId="77777777" w:rsidR="00921A47" w:rsidRPr="006518C9" w:rsidRDefault="00921A47">
            <w:pPr>
              <w:pStyle w:val="HTMLPreformatted"/>
            </w:pPr>
            <w:r w:rsidRPr="006518C9">
              <w:t>&lt;cvParam accession="MS:1001330" cvRef="PSI-MS" value="2.5E-6" name="X\!Tandem:expect"/&gt;</w:t>
            </w:r>
          </w:p>
          <w:p w14:paraId="29C5077A" w14:textId="77777777" w:rsidR="00921A47" w:rsidRPr="006518C9" w:rsidRDefault="00921A47">
            <w:pPr>
              <w:pStyle w:val="HTMLPreformatted"/>
            </w:pPr>
            <w:r w:rsidRPr="006518C9">
              <w:t>&lt;cvParam accession="MS:1001331" cvRef="PSI-MS" value="43.2" name="X\!Tandem:hyperscore"/&gt;</w:t>
            </w:r>
          </w:p>
          <w:p w14:paraId="06BC9BB5" w14:textId="77777777" w:rsidR="00921A47" w:rsidRPr="006518C9" w:rsidRDefault="00921A47">
            <w:pPr>
              <w:pStyle w:val="HTMLPreformatted"/>
            </w:pPr>
            <w:r w:rsidRPr="006518C9">
              <w:t>&lt;cvParam accession="MS:1001250" cvRef="PSI-MS" value="0.0" name="local FDR"/&gt;</w:t>
            </w:r>
          </w:p>
          <w:p w14:paraId="0CAE24B5" w14:textId="77777777" w:rsidR="00921A47" w:rsidRPr="006518C9" w:rsidRDefault="00921A47">
            <w:pPr>
              <w:pStyle w:val="HTMLPreformatted"/>
            </w:pPr>
            <w:r w:rsidRPr="006518C9">
              <w:t>&lt;cvParam accession="MS:1001868" cvRef="PSI-MS" value="0.0" name="distinct peptide-level q-value"/&gt;</w:t>
            </w:r>
          </w:p>
          <w:p w14:paraId="0FC2DED7" w14:textId="77777777" w:rsidR="00921A47" w:rsidRPr="006518C9" w:rsidRDefault="00921A47">
            <w:pPr>
              <w:pStyle w:val="HTMLPreformatted"/>
            </w:pPr>
            <w:r w:rsidRPr="006518C9">
              <w:t>&lt;cvParam accession="MS:1001874" cvRef="PSI-MS" value="3.113325031133251E-4" name="FDRScore"/&gt;</w:t>
            </w:r>
          </w:p>
          <w:p w14:paraId="41EBA297" w14:textId="77777777" w:rsidR="00921A47" w:rsidRPr="006518C9" w:rsidRDefault="00921A47">
            <w:pPr>
              <w:pStyle w:val="HTMLPreformatted"/>
            </w:pPr>
            <w:r w:rsidRPr="006518C9">
              <w:t>&lt;cvParam accession="MS:1000796" cvRef="PSI-MS" value="Locus:11.1.1.4652.4 File:"R1 p450 iTRAQ QS CEX11.wiff"" name="spectrum title"/&gt;</w:t>
            </w:r>
          </w:p>
          <w:p w14:paraId="07C95573" w14:textId="77777777" w:rsidR="00921A47" w:rsidRPr="006518C9" w:rsidRDefault="00921A47">
            <w:pPr>
              <w:pStyle w:val="HTMLPreformatted"/>
            </w:pPr>
            <w:r w:rsidRPr="006518C9">
              <w:t>&lt;cvParam accession="MS:1002049" cvRef="PSI-MS" value="129" name="MS-GF:RawScore"/&gt;</w:t>
            </w:r>
          </w:p>
          <w:p w14:paraId="51DFC10B" w14:textId="77777777" w:rsidR="00921A47" w:rsidRPr="006518C9" w:rsidRDefault="00921A47">
            <w:pPr>
              <w:pStyle w:val="HTMLPreformatted"/>
            </w:pPr>
            <w:r w:rsidRPr="006518C9">
              <w:t>&lt;cvParam accession="MS:1002050" cvRef="PSI-MS" value="143" name="MS-GF:DeNovoScore"/&gt;</w:t>
            </w:r>
          </w:p>
          <w:p w14:paraId="0FFD998B" w14:textId="77777777" w:rsidR="00921A47" w:rsidRPr="006518C9" w:rsidRDefault="00921A47">
            <w:pPr>
              <w:pStyle w:val="HTMLPreformatted"/>
            </w:pPr>
            <w:r w:rsidRPr="006518C9">
              <w:t>&lt;cvParam accession="MS:1002052" cvRef="PSI-MS" value="6.3746987E-25" name="MS-GF:SpecEValue"/&gt;</w:t>
            </w:r>
          </w:p>
          <w:p w14:paraId="0EF8151C" w14:textId="77777777" w:rsidR="00921A47" w:rsidRPr="006518C9" w:rsidRDefault="00921A47">
            <w:pPr>
              <w:pStyle w:val="HTMLPreformatted"/>
            </w:pPr>
            <w:r w:rsidRPr="006518C9">
              <w:t>&lt;cvParam accession="MS:1002053" cvRef="PSI-MS" value="1.3781529E-17" name="MS-GF:EValue"/&gt;</w:t>
            </w:r>
          </w:p>
          <w:p w14:paraId="5E4E7BB5" w14:textId="77777777" w:rsidR="00921A47" w:rsidRPr="006518C9" w:rsidRDefault="00921A47">
            <w:pPr>
              <w:pStyle w:val="HTMLPreformatted"/>
            </w:pPr>
            <w:r w:rsidRPr="006518C9">
              <w:t>&lt;cvParam accession="MS:1002054" cvRef="PSI-MS" value="0.0" name="MS-GF:QValue"/&gt;</w:t>
            </w:r>
          </w:p>
          <w:p w14:paraId="03ECB2DD" w14:textId="77777777" w:rsidR="00921A47" w:rsidRPr="006518C9" w:rsidRDefault="00921A47">
            <w:pPr>
              <w:pStyle w:val="HTMLPreformatted"/>
            </w:pPr>
            <w:r w:rsidRPr="006518C9">
              <w:t>&lt;cvParam accession="MS:1002055" cvRef="PSI-MS" value="0.0" name="MS-GF:PepQValue"/&gt;</w:t>
            </w:r>
          </w:p>
          <w:p w14:paraId="2A966F2D" w14:textId="77777777" w:rsidR="00921A47" w:rsidRPr="006518C9" w:rsidRDefault="00921A47">
            <w:pPr>
              <w:pStyle w:val="HTMLPreformatted"/>
            </w:pPr>
            <w:r w:rsidRPr="006518C9">
              <w:t>&lt;cvParam accession="MS:1002351" cvRef="PSI-MS" value="0.0" name="PSM-level local FDR"/&gt;</w:t>
            </w:r>
          </w:p>
          <w:p w14:paraId="6833CF3C" w14:textId="77777777" w:rsidR="00921A47" w:rsidRPr="006518C9" w:rsidRDefault="00921A47">
            <w:pPr>
              <w:pStyle w:val="HTMLPreformatted"/>
            </w:pPr>
            <w:r w:rsidRPr="006518C9">
              <w:t>&lt;cvParam accession="MS:1002354" cvRef="PSI-MS" value="0.0" name="PSM-level q-value"/&gt;</w:t>
            </w:r>
          </w:p>
          <w:p w14:paraId="26A2325A" w14:textId="77777777" w:rsidR="00921A47" w:rsidRPr="006518C9" w:rsidRDefault="00921A47">
            <w:pPr>
              <w:pStyle w:val="HTMLPreformatted"/>
            </w:pPr>
            <w:r w:rsidRPr="006518C9">
              <w:t>&lt;cvParam accession="MS:1002355" cvRef="PSI-MS" value="1.5603866050496166E-18" name="PSM-level FDRScore"/&gt;</w:t>
            </w:r>
          </w:p>
          <w:p w14:paraId="37725C58" w14:textId="77777777" w:rsidR="00921A47" w:rsidRPr="006518C9" w:rsidRDefault="00921A47">
            <w:pPr>
              <w:pStyle w:val="HTMLPreformatted"/>
            </w:pPr>
            <w:r w:rsidRPr="006518C9">
              <w:t>&lt;cvParam accession="MS:1001171" cvRef="PSI-MS" value="25.37" name="Mascot:score"/&gt;</w:t>
            </w:r>
          </w:p>
          <w:p w14:paraId="394D77E8" w14:textId="77777777" w:rsidR="00921A47" w:rsidRPr="006518C9" w:rsidRDefault="00921A47">
            <w:pPr>
              <w:pStyle w:val="HTMLPreformatted"/>
            </w:pPr>
            <w:r w:rsidRPr="006518C9">
              <w:t>&lt;cvParam accession="MS:1001172" cvRef="PSI-MS" value="0.0813522191664226" name="Mascot:expectation value"/&gt;</w:t>
            </w:r>
          </w:p>
          <w:p w14:paraId="6BFDD43F" w14:textId="77777777" w:rsidR="00921A47" w:rsidRPr="006518C9" w:rsidRDefault="00921A47">
            <w:pPr>
              <w:pStyle w:val="HTMLPreformatted"/>
            </w:pPr>
            <w:r w:rsidRPr="006518C9">
              <w:t>&lt;cvParam accession="MS:1001175" cvRef="PSI-MS" name="peptide shared in multiple proteins"/&gt;</w:t>
            </w:r>
          </w:p>
          <w:p w14:paraId="03C47458" w14:textId="77777777" w:rsidR="00921A47" w:rsidRPr="006518C9" w:rsidRDefault="00921A47">
            <w:pPr>
              <w:pStyle w:val="HTMLPreformatted"/>
            </w:pPr>
            <w:r w:rsidRPr="006518C9">
              <w:t>&lt;cvParam accession="MS:1001363" cvRef="PSI-MS" name="peptide unique to one protein"/&gt;</w:t>
            </w:r>
          </w:p>
          <w:p w14:paraId="22B00666" w14:textId="77777777" w:rsidR="00921A47" w:rsidRPr="006518C9" w:rsidRDefault="00921A47">
            <w:pPr>
              <w:pStyle w:val="HTMLPreformatted"/>
            </w:pPr>
            <w:r w:rsidRPr="006518C9">
              <w:t>&lt;cvParam accession="MS:1001371" cvRef="PSI-MS" value="40" name="Mascot:identity threshold"/&gt;</w:t>
            </w:r>
          </w:p>
          <w:p w14:paraId="55F233E5" w14:textId="77777777" w:rsidR="00921A47" w:rsidRPr="006518C9" w:rsidRDefault="00921A47">
            <w:pPr>
              <w:pStyle w:val="HTMLPreformatted"/>
            </w:pPr>
            <w:r w:rsidRPr="006518C9">
              <w:t>&lt;cvParam accession="MS:1001370" cvRef="PSI-MS" value="27" name="Mascot:homology threshold"/&gt;</w:t>
            </w:r>
          </w:p>
          <w:p w14:paraId="47BDC4EA" w14:textId="77777777" w:rsidR="00921A47" w:rsidRPr="006518C9" w:rsidRDefault="00921A47">
            <w:pPr>
              <w:pStyle w:val="HTMLPreformatted"/>
            </w:pPr>
            <w:r w:rsidRPr="006518C9">
              <w:t>&lt;cvParam accession="MS:1001030" cvRef="PSI-MS" value="10148" name="number of peptide seqs compared to each spectrum"/&gt;</w:t>
            </w:r>
          </w:p>
          <w:p w14:paraId="56380DFD" w14:textId="77777777" w:rsidR="00921A47" w:rsidRPr="006518C9" w:rsidRDefault="00921A47">
            <w:pPr>
              <w:pStyle w:val="HTMLPreformatted"/>
            </w:pPr>
            <w:r w:rsidRPr="006518C9">
              <w:t>&lt;cvParam accession="MS:1001114" cvRef="PSI-MS" unitCvRef="UO" unitName="second" unitAccession="UO:0000010" value="1741" name="retention time(s)"/&gt;</w:t>
            </w:r>
          </w:p>
          <w:p w14:paraId="3F7D799A" w14:textId="77777777" w:rsidR="00921A47" w:rsidRPr="006518C9" w:rsidRDefault="00921A47">
            <w:pPr>
              <w:pStyle w:val="HTMLPreformatted"/>
            </w:pPr>
            <w:r w:rsidRPr="006518C9">
              <w:t>&lt;cvParam accession="MS:1002681" cvRef="PSI-MS" name="OpenXQuest:combined score" value="0.552164719139592"/&gt;</w:t>
            </w:r>
          </w:p>
          <w:p w14:paraId="4BAEE8DA" w14:textId="77777777" w:rsidR="00921A47" w:rsidRPr="006518C9" w:rsidRDefault="00921A47">
            <w:pPr>
              <w:pStyle w:val="HTMLPreformatted"/>
            </w:pPr>
            <w:r w:rsidRPr="006518C9">
              <w:t>&lt;cvParam accession="MS:1002511" cvRef="PSI-MS" name="cross-link spectrum identification item" value="11309529182388590588"/&gt;</w:t>
            </w:r>
          </w:p>
          <w:p w14:paraId="1027E038" w14:textId="77777777" w:rsidR="00921A47" w:rsidRPr="006518C9" w:rsidRDefault="00921A47">
            <w:pPr>
              <w:pStyle w:val="HTMLPreformatted"/>
            </w:pPr>
            <w:r w:rsidRPr="006518C9">
              <w:t>&lt;cvParam accession="MS:1000894" cvRef="PSI-MS" name="retention time" value="5468.0193" unitAccession="second" unitName="" unitCvRef="se"/&gt;</w:t>
            </w:r>
          </w:p>
        </w:tc>
      </w:tr>
      <w:tr w:rsidR="00921A47" w:rsidRPr="006518C9" w14:paraId="18284A77" w14:textId="77777777" w:rsidTr="00921A47">
        <w:trPr>
          <w:tblCellSpacing w:w="15" w:type="dxa"/>
        </w:trPr>
        <w:tc>
          <w:tcPr>
            <w:tcW w:w="0" w:type="auto"/>
            <w:vAlign w:val="center"/>
            <w:hideMark/>
          </w:tcPr>
          <w:p w14:paraId="549511F3"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75DE78AE" w14:textId="77777777" w:rsidR="00921A47" w:rsidRPr="006518C9" w:rsidRDefault="00921A47">
            <w:pPr>
              <w:pStyle w:val="HTMLPreformatted"/>
            </w:pPr>
            <w:r w:rsidRPr="006518C9">
              <w:t>&lt;userParam value="0" name="IsotopeError"/&gt;</w:t>
            </w:r>
          </w:p>
          <w:p w14:paraId="72C8B081" w14:textId="77777777" w:rsidR="00921A47" w:rsidRPr="006518C9" w:rsidRDefault="00921A47">
            <w:pPr>
              <w:pStyle w:val="HTMLPreformatted"/>
            </w:pPr>
            <w:r w:rsidRPr="006518C9">
              <w:t>&lt;userParam value="HCD" name="AssumedDissociationMethod"/&gt;</w:t>
            </w:r>
          </w:p>
        </w:tc>
      </w:tr>
    </w:tbl>
    <w:p w14:paraId="5CBD659C" w14:textId="77777777" w:rsidR="00921A47" w:rsidRPr="006518C9" w:rsidRDefault="00844757" w:rsidP="00921A47">
      <w:pPr>
        <w:rPr>
          <w:b/>
          <w:lang w:val="en-US"/>
        </w:rPr>
      </w:pPr>
      <w:r w:rsidRPr="006518C9">
        <w:rPr>
          <w:b/>
          <w:lang w:val="en-US"/>
        </w:rPr>
        <w:t>Example for peptide-level statistics:</w:t>
      </w:r>
    </w:p>
    <w:p w14:paraId="68EFFC38"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 chargeState="3" experimentalMassToCharge="710.352539" calculatedMassToCharge="710.352984" peptide_ref="KMDLSDEGGGGVRYPGLHPK_##Oxidation(M):2" rank="1" passThreshold="false" id="SIR_3397_SII_1"&gt;</w:t>
      </w:r>
    </w:p>
    <w:p w14:paraId="59ABD56C"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&lt;PeptideEvidenceRef peptideEvidence_ref="KMDLSDEGGGGVRYPGLHPK_generic|B_GENSCAN00000016205_REVERSED|p:genscan_42_61"&gt;&lt;/PeptideEvidenceRef&gt;</w:t>
      </w:r>
    </w:p>
    <w:p w14:paraId="30276B59"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accession="MS:1002356" name="PSM-level combined FDRScore" value="0.38641138028680944"&gt;&lt;/cvParam&gt;</w:t>
      </w:r>
    </w:p>
    <w:p w14:paraId="734E0A5F"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&lt;userParam name="search engines identifying PSM" value="2"&gt;&lt;/userParam&gt;</w:t>
      </w:r>
    </w:p>
    <w:p w14:paraId="13F0E4F0"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accession="MS:1002359" name="distinct peptide-level local FDR" value="0.419570671870644"&gt;&lt;/cvParam&gt;</w:t>
      </w:r>
    </w:p>
    <w:p w14:paraId="1B8B7992"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accession="MS:1001868" name="distinct peptide-level q-value" value="0.4192650334075724"&gt;&lt;/cvParam&gt;</w:t>
      </w:r>
    </w:p>
    <w:p w14:paraId="50C39A39"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accession="MS:1002360" name="distinct peptide-level FDRScore" value="0.41934590570107133"&gt;&lt;/cvParam&gt;</w:t>
      </w:r>
    </w:p>
    <w:p w14:paraId="7B0061C8"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accession="MS:1002500" name="peptide passes threshold" value="true"&gt;&lt;/cvParam&gt;</w:t>
      </w:r>
    </w:p>
    <w:p w14:paraId="58B43722"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accession="MS:1002520" name="peptide group ID" value="KMDLSDEGGGGVRYPGLHPK_##Oxidation(M):2"&gt;&lt;/cvParam&gt;</w:t>
      </w:r>
    </w:p>
    <w:p w14:paraId="14B3E866"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&lt;/SpectrumIdentificationItem&gt;</w:t>
      </w:r>
    </w:p>
    <w:p w14:paraId="54E74AC0" w14:textId="77777777" w:rsidR="000A77CC" w:rsidRPr="006518C9" w:rsidRDefault="000A77CC" w:rsidP="000A77CC">
      <w:pPr>
        <w:rPr>
          <w:b/>
          <w:lang w:val="en-US"/>
        </w:rPr>
      </w:pPr>
      <w:r w:rsidRPr="006518C9">
        <w:rPr>
          <w:b/>
          <w:lang w:val="en-US"/>
        </w:rPr>
        <w:lastRenderedPageBreak/>
        <w:t>Example for cross-linking:</w:t>
      </w:r>
    </w:p>
    <w:p w14:paraId="482B7C58"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 chargeState="4" experimentalMassToCharge="0.0" peptide_ref="54600873_54605193_9_1_p1" rank="1" passThreshold="false" id="SII_21_1"&gt;</w:t>
      </w:r>
    </w:p>
    <w:p w14:paraId="474E1894"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&lt;PeptideEvidenceRef peptideEvidence_ref="pepevid_psm252621611_pep54605193_protP02768-A_target_137"&gt;&lt;/PeptideEvidenceRef&gt;</w:t>
      </w:r>
    </w:p>
    <w:p w14:paraId="1A11D317"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accession="MS:1002511" name="Cross-linked spectrum identification item." value="21"&gt;&lt;/cvParam&gt;</w:t>
      </w:r>
    </w:p>
    <w:p w14:paraId="38DBCD5B"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accession="MS:1002545" name="The xi result 'Score'." value="2.769918944845425"&gt;&lt;/cvParam&gt;</w:t>
      </w:r>
    </w:p>
    <w:p w14:paraId="6361F825"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&lt;/SpectrumIdentificationItem&gt;</w:t>
      </w:r>
    </w:p>
    <w:p w14:paraId="40798659" w14:textId="77777777" w:rsidR="00921A47" w:rsidRPr="006518C9" w:rsidRDefault="00921A47" w:rsidP="00921A47">
      <w:pPr>
        <w:pStyle w:val="Heading2"/>
      </w:pPr>
      <w:bookmarkStart w:id="288" w:name="_Toc457214131"/>
      <w:r w:rsidRPr="006518C9">
        <w:t>Element &lt;</w:t>
      </w:r>
      <w:bookmarkStart w:id="289" w:name="SpectrumIdentificationItemRef"/>
      <w:r w:rsidRPr="006518C9">
        <w:t>SpectrumIdentificationItemRef</w:t>
      </w:r>
      <w:bookmarkEnd w:id="289"/>
      <w:r w:rsidRPr="006518C9">
        <w:t>&gt;</w:t>
      </w:r>
      <w:bookmarkEnd w:id="2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RPr="006518C9" w14:paraId="33D6D68B" w14:textId="77777777" w:rsidTr="00921A47">
        <w:trPr>
          <w:tblCellSpacing w:w="15" w:type="dxa"/>
        </w:trPr>
        <w:tc>
          <w:tcPr>
            <w:tcW w:w="0" w:type="auto"/>
            <w:vAlign w:val="center"/>
            <w:hideMark/>
          </w:tcPr>
          <w:p w14:paraId="1123D52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6B61F2D" w14:textId="77777777" w:rsidR="00921A47" w:rsidRPr="006518C9" w:rsidRDefault="00921A47">
            <w:pPr>
              <w:rPr>
                <w:sz w:val="24"/>
                <w:szCs w:val="24"/>
                <w:lang w:val="en-US"/>
              </w:rPr>
            </w:pPr>
            <w:r w:rsidRPr="006518C9">
              <w:rPr>
                <w:lang w:val="en-US"/>
              </w:rP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921A47" w:rsidRPr="006518C9" w14:paraId="50B196F7" w14:textId="77777777" w:rsidTr="00921A47">
        <w:trPr>
          <w:tblCellSpacing w:w="15" w:type="dxa"/>
        </w:trPr>
        <w:tc>
          <w:tcPr>
            <w:tcW w:w="0" w:type="auto"/>
            <w:vAlign w:val="center"/>
            <w:hideMark/>
          </w:tcPr>
          <w:p w14:paraId="53F15A2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D1B7056" w14:textId="77777777" w:rsidR="00921A47" w:rsidRPr="006518C9" w:rsidRDefault="00921A47">
            <w:pPr>
              <w:rPr>
                <w:sz w:val="24"/>
                <w:szCs w:val="24"/>
                <w:lang w:val="en-US"/>
              </w:rPr>
            </w:pPr>
            <w:r w:rsidRPr="006518C9">
              <w:rPr>
                <w:lang w:val="en-US"/>
              </w:rPr>
              <w:t xml:space="preserve">SpectrumIdentificationItemRefType </w:t>
            </w:r>
          </w:p>
        </w:tc>
      </w:tr>
      <w:tr w:rsidR="00921A47" w:rsidRPr="006518C9" w14:paraId="3299687F" w14:textId="77777777" w:rsidTr="00921A47">
        <w:trPr>
          <w:tblCellSpacing w:w="15" w:type="dxa"/>
        </w:trPr>
        <w:tc>
          <w:tcPr>
            <w:tcW w:w="0" w:type="auto"/>
            <w:vAlign w:val="center"/>
            <w:hideMark/>
          </w:tcPr>
          <w:p w14:paraId="47F9682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19"/>
            </w:tblGrid>
            <w:tr w:rsidR="00921A47" w:rsidRPr="006518C9" w14:paraId="70CCDB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1DABF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BBA2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0B78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D24E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90C41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0BB399" w14:textId="77777777" w:rsidR="00921A47" w:rsidRPr="006518C9" w:rsidRDefault="00921A47">
                  <w:pPr>
                    <w:rPr>
                      <w:sz w:val="24"/>
                      <w:szCs w:val="24"/>
                      <w:lang w:val="en-US"/>
                    </w:rPr>
                  </w:pPr>
                  <w:r w:rsidRPr="006518C9">
                    <w:rPr>
                      <w:lang w:val="en-US"/>
                    </w:rP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5F94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90D0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4D4FF" w14:textId="77777777" w:rsidR="00921A47" w:rsidRPr="006518C9" w:rsidRDefault="00921A47">
                  <w:pPr>
                    <w:rPr>
                      <w:sz w:val="24"/>
                      <w:szCs w:val="24"/>
                      <w:lang w:val="en-US"/>
                    </w:rPr>
                  </w:pPr>
                  <w:r w:rsidRPr="006518C9">
                    <w:rPr>
                      <w:lang w:val="en-US"/>
                    </w:rPr>
                    <w:t>A reference to the SpectrumIdentificationItem element(s).</w:t>
                  </w:r>
                </w:p>
              </w:tc>
            </w:tr>
          </w:tbl>
          <w:p w14:paraId="36428FF5" w14:textId="77777777" w:rsidR="00921A47" w:rsidRPr="006518C9" w:rsidRDefault="00921A47">
            <w:pPr>
              <w:rPr>
                <w:sz w:val="24"/>
                <w:szCs w:val="24"/>
                <w:lang w:val="en-US"/>
              </w:rPr>
            </w:pPr>
          </w:p>
        </w:tc>
      </w:tr>
      <w:tr w:rsidR="00921A47" w:rsidRPr="006518C9" w14:paraId="596734CF" w14:textId="77777777" w:rsidTr="00921A47">
        <w:trPr>
          <w:tblCellSpacing w:w="15" w:type="dxa"/>
        </w:trPr>
        <w:tc>
          <w:tcPr>
            <w:tcW w:w="0" w:type="auto"/>
            <w:vAlign w:val="center"/>
            <w:hideMark/>
          </w:tcPr>
          <w:p w14:paraId="424A965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2768F60" w14:textId="77777777" w:rsidR="00921A47" w:rsidRPr="006518C9" w:rsidRDefault="00921A47">
            <w:pPr>
              <w:rPr>
                <w:sz w:val="24"/>
                <w:szCs w:val="24"/>
                <w:lang w:val="en-US"/>
              </w:rPr>
            </w:pPr>
            <w:r w:rsidRPr="006518C9">
              <w:rPr>
                <w:lang w:val="en-US"/>
              </w:rPr>
              <w:t>none</w:t>
            </w:r>
          </w:p>
        </w:tc>
      </w:tr>
      <w:tr w:rsidR="00921A47" w:rsidRPr="006518C9" w14:paraId="7A926FF6" w14:textId="77777777" w:rsidTr="00921A47">
        <w:trPr>
          <w:tblCellSpacing w:w="15" w:type="dxa"/>
        </w:trPr>
        <w:tc>
          <w:tcPr>
            <w:tcW w:w="0" w:type="auto"/>
            <w:vAlign w:val="center"/>
            <w:hideMark/>
          </w:tcPr>
          <w:p w14:paraId="6761C85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D503F20" w14:textId="77777777" w:rsidR="00921A47" w:rsidRPr="006518C9" w:rsidRDefault="00921A47">
            <w:pPr>
              <w:pStyle w:val="HTMLPreformatted"/>
            </w:pPr>
            <w:r w:rsidRPr="006518C9">
              <w:t>&lt;SpectrumIdentificationItemRef spectrumIdentificationItem_ref="SII_1000_1"&gt;&lt;/SpectrumIdentificationItemRef&gt;</w:t>
            </w:r>
          </w:p>
        </w:tc>
      </w:tr>
      <w:tr w:rsidR="00921A47" w:rsidRPr="006518C9" w14:paraId="5E241766" w14:textId="77777777" w:rsidTr="00921A47">
        <w:trPr>
          <w:tblCellSpacing w:w="15" w:type="dxa"/>
        </w:trPr>
        <w:tc>
          <w:tcPr>
            <w:tcW w:w="0" w:type="auto"/>
            <w:vAlign w:val="center"/>
            <w:hideMark/>
          </w:tcPr>
          <w:p w14:paraId="5EDE193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9794B24" w14:textId="77777777" w:rsidR="00921A47" w:rsidRPr="006518C9" w:rsidRDefault="00921A47">
            <w:pPr>
              <w:pStyle w:val="HTMLPreformatted"/>
            </w:pPr>
            <w:r w:rsidRPr="006518C9">
              <w:t>&lt;cvParam cvRef="PSI-MS" accession="MS:1001591" name="anchor protein"&gt;&lt;/cvParam&gt;</w:t>
            </w:r>
          </w:p>
          <w:p w14:paraId="0D444B7E" w14:textId="77777777" w:rsidR="00921A47" w:rsidRPr="006518C9" w:rsidRDefault="00921A47">
            <w:pPr>
              <w:pStyle w:val="HTMLPreformatted"/>
            </w:pPr>
            <w:r w:rsidRPr="006518C9">
              <w:t>&lt;cvParam cvRef="PSI-MS" accession="MS:1001593" name="group member with undefined relationship OR ortholog protein"&gt;&lt;/cvParam&gt;</w:t>
            </w:r>
          </w:p>
          <w:p w14:paraId="1010E915" w14:textId="77777777" w:rsidR="00921A47" w:rsidRPr="006518C9" w:rsidRDefault="00921A47">
            <w:pPr>
              <w:pStyle w:val="HTMLPreformatted"/>
            </w:pPr>
            <w:r w:rsidRPr="006518C9">
              <w:t>&lt;cvParam cvRef="PSI-MS" accession="MS:1002676" name="protein-pair-level global FDR" value="0.a:null:1.0:true"&gt;&lt;/cvParam&gt;</w:t>
            </w:r>
          </w:p>
          <w:p w14:paraId="73CA88F7" w14:textId="77777777" w:rsidR="00921A47" w:rsidRPr="006518C9" w:rsidRDefault="00921A47">
            <w:pPr>
              <w:pStyle w:val="HTMLPreformatted"/>
            </w:pPr>
            <w:r w:rsidRPr="006518C9">
              <w:t>&lt;cvParam cvRef="PSI-MS" accession="MS:100267</w:t>
            </w:r>
            <w:r w:rsidR="001D2E93" w:rsidRPr="006518C9">
              <w:t>7</w:t>
            </w:r>
            <w:r w:rsidRPr="006518C9">
              <w:t>" name="residue-pair-level global FDR" value="0.a:58:0.04716981132075472:true"&gt;&lt;/cvParam&gt;</w:t>
            </w:r>
          </w:p>
          <w:p w14:paraId="3BF570BB" w14:textId="77777777" w:rsidR="00921A47" w:rsidRPr="006518C9" w:rsidRDefault="00921A47">
            <w:pPr>
              <w:pStyle w:val="HTMLPreformatted"/>
            </w:pPr>
            <w:r w:rsidRPr="006518C9">
              <w:t>&lt;cvParam cvRef="PSI-MS" accession="MS:1002415" name="protein group passes threshold" value="true"&gt;&lt;/cvParam&gt;</w:t>
            </w:r>
          </w:p>
          <w:p w14:paraId="51F2794B" w14:textId="77777777" w:rsidR="00921A47" w:rsidRPr="006518C9" w:rsidRDefault="00921A47">
            <w:pPr>
              <w:pStyle w:val="HTMLPreformatted"/>
            </w:pPr>
            <w:r w:rsidRPr="006518C9">
              <w:t>&lt;cvParam cvRef="PSI-MS" accession="MS:1002404" name="count of identified protein" value="2"&gt;&lt;/cvParam&gt;</w:t>
            </w:r>
          </w:p>
        </w:tc>
      </w:tr>
    </w:tbl>
    <w:p w14:paraId="29A28623" w14:textId="77777777" w:rsidR="00921A47" w:rsidRPr="006518C9" w:rsidRDefault="00921A47" w:rsidP="00921A47">
      <w:pPr>
        <w:rPr>
          <w:lang w:val="en-US"/>
        </w:rPr>
      </w:pPr>
    </w:p>
    <w:p w14:paraId="5B00BDA3" w14:textId="77777777" w:rsidR="00921A47" w:rsidRPr="006518C9" w:rsidRDefault="00921A47" w:rsidP="00921A47">
      <w:pPr>
        <w:pStyle w:val="Heading2"/>
      </w:pPr>
      <w:bookmarkStart w:id="290" w:name="_Toc457214132"/>
      <w:r w:rsidRPr="006518C9">
        <w:t>Element &lt;</w:t>
      </w:r>
      <w:bookmarkStart w:id="291" w:name="SpectrumIdentificationList"/>
      <w:r w:rsidRPr="006518C9">
        <w:t>SpectrumIdentificationList</w:t>
      </w:r>
      <w:bookmarkEnd w:id="291"/>
      <w:r w:rsidRPr="006518C9">
        <w:t>&gt;</w:t>
      </w:r>
      <w:bookmarkEnd w:id="2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09"/>
      </w:tblGrid>
      <w:tr w:rsidR="00921A47" w:rsidRPr="006518C9" w14:paraId="7EE0C43E" w14:textId="77777777" w:rsidTr="00921A47">
        <w:trPr>
          <w:tblCellSpacing w:w="15" w:type="dxa"/>
        </w:trPr>
        <w:tc>
          <w:tcPr>
            <w:tcW w:w="0" w:type="auto"/>
            <w:vAlign w:val="center"/>
            <w:hideMark/>
          </w:tcPr>
          <w:p w14:paraId="4677F6A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33E0F62" w14:textId="77777777" w:rsidR="00921A47" w:rsidRPr="006518C9" w:rsidRDefault="00921A47">
            <w:pPr>
              <w:rPr>
                <w:sz w:val="24"/>
                <w:szCs w:val="24"/>
                <w:lang w:val="en-US"/>
              </w:rPr>
            </w:pPr>
            <w:r w:rsidRPr="006518C9">
              <w:rPr>
                <w:lang w:val="en-US"/>
              </w:rPr>
              <w:t xml:space="preserve">Represents the set of all search results from SpectrumIdentification. </w:t>
            </w:r>
          </w:p>
        </w:tc>
      </w:tr>
      <w:tr w:rsidR="00921A47" w:rsidRPr="006518C9" w14:paraId="4CCFD1E6" w14:textId="77777777" w:rsidTr="00921A47">
        <w:trPr>
          <w:tblCellSpacing w:w="15" w:type="dxa"/>
        </w:trPr>
        <w:tc>
          <w:tcPr>
            <w:tcW w:w="0" w:type="auto"/>
            <w:vAlign w:val="center"/>
            <w:hideMark/>
          </w:tcPr>
          <w:p w14:paraId="0FD56DB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9DF0BAE" w14:textId="77777777" w:rsidR="00921A47" w:rsidRPr="006518C9" w:rsidRDefault="00921A47">
            <w:pPr>
              <w:rPr>
                <w:sz w:val="24"/>
                <w:szCs w:val="24"/>
                <w:lang w:val="en-US"/>
              </w:rPr>
            </w:pPr>
            <w:r w:rsidRPr="006518C9">
              <w:rPr>
                <w:lang w:val="en-US"/>
              </w:rPr>
              <w:t xml:space="preserve">SpectrumIdentificationListType </w:t>
            </w:r>
          </w:p>
        </w:tc>
      </w:tr>
      <w:tr w:rsidR="00921A47" w:rsidRPr="006518C9" w14:paraId="7C7CCB8D" w14:textId="77777777" w:rsidTr="00921A47">
        <w:trPr>
          <w:tblCellSpacing w:w="15" w:type="dxa"/>
        </w:trPr>
        <w:tc>
          <w:tcPr>
            <w:tcW w:w="0" w:type="auto"/>
            <w:vAlign w:val="center"/>
            <w:hideMark/>
          </w:tcPr>
          <w:p w14:paraId="5BB44D8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rsidRPr="006518C9" w14:paraId="4F686F5A"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0F203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4A91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7A488"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59FD2D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4707CD0"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84A316"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1899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73BD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D7FA1D6"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C5AC3B0"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710AE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B595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75F4542"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CF0C8F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75CBAB9"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1F881" w14:textId="77777777" w:rsidR="00921A47" w:rsidRPr="006518C9" w:rsidRDefault="00921A47">
                  <w:pPr>
                    <w:rPr>
                      <w:sz w:val="24"/>
                      <w:szCs w:val="24"/>
                      <w:lang w:val="en-US"/>
                    </w:rPr>
                  </w:pPr>
                  <w:r w:rsidRPr="006518C9">
                    <w:rPr>
                      <w:lang w:val="en-US"/>
                    </w:rP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71DDE"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19F8C"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412914A" w14:textId="77777777" w:rsidR="00921A47" w:rsidRPr="006518C9" w:rsidRDefault="00921A47">
                  <w:pPr>
                    <w:rPr>
                      <w:sz w:val="24"/>
                      <w:szCs w:val="24"/>
                      <w:lang w:val="en-US"/>
                    </w:rPr>
                  </w:pPr>
                  <w:r w:rsidRPr="006518C9">
                    <w:rPr>
                      <w:lang w:val="en-US"/>
                    </w:rPr>
                    <w:t>The number of database sequences searched against. This value should be provided unless a de novo search has been performed.</w:t>
                  </w:r>
                </w:p>
              </w:tc>
            </w:tr>
          </w:tbl>
          <w:p w14:paraId="0B7401FC" w14:textId="77777777" w:rsidR="00921A47" w:rsidRPr="006518C9" w:rsidRDefault="00921A47">
            <w:pPr>
              <w:rPr>
                <w:sz w:val="24"/>
                <w:szCs w:val="24"/>
                <w:lang w:val="en-US"/>
              </w:rPr>
            </w:pPr>
          </w:p>
        </w:tc>
      </w:tr>
      <w:tr w:rsidR="00921A47" w:rsidRPr="006518C9" w14:paraId="393017DC" w14:textId="77777777" w:rsidTr="00921A47">
        <w:trPr>
          <w:tblCellSpacing w:w="15" w:type="dxa"/>
        </w:trPr>
        <w:tc>
          <w:tcPr>
            <w:tcW w:w="0" w:type="auto"/>
            <w:vAlign w:val="center"/>
            <w:hideMark/>
          </w:tcPr>
          <w:p w14:paraId="5A99EA7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rsidRPr="006518C9" w14:paraId="61DEA2BF"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C4B603"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788A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32ACB" w14:textId="77777777" w:rsidR="00921A47" w:rsidRPr="006518C9" w:rsidRDefault="00921A47">
                  <w:pPr>
                    <w:jc w:val="center"/>
                    <w:rPr>
                      <w:b/>
                      <w:bCs/>
                      <w:sz w:val="24"/>
                      <w:szCs w:val="24"/>
                      <w:lang w:val="en-US"/>
                    </w:rPr>
                  </w:pPr>
                  <w:r w:rsidRPr="006518C9">
                    <w:rPr>
                      <w:b/>
                      <w:bCs/>
                      <w:lang w:val="en-U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8DD6E5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0DD095C"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165A92" w14:textId="77777777" w:rsidR="00921A47" w:rsidRPr="006518C9" w:rsidRDefault="00A6726E">
                  <w:pPr>
                    <w:rPr>
                      <w:sz w:val="24"/>
                      <w:szCs w:val="24"/>
                      <w:lang w:val="en-US"/>
                    </w:rPr>
                  </w:pPr>
                  <w:hyperlink w:anchor="FragmentationTable" w:history="1">
                    <w:r w:rsidR="00921A47" w:rsidRPr="006518C9">
                      <w:rPr>
                        <w:rStyle w:val="Hyperlink"/>
                        <w:lang w:val="en-US"/>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9D5D1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840B2"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4A6DF9A" w14:textId="77777777" w:rsidR="00921A47" w:rsidRPr="006518C9" w:rsidRDefault="00921A47">
                  <w:pPr>
                    <w:rPr>
                      <w:sz w:val="24"/>
                      <w:szCs w:val="24"/>
                      <w:lang w:val="en-US"/>
                    </w:rPr>
                  </w:pPr>
                  <w:r w:rsidRPr="006518C9">
                    <w:rPr>
                      <w:lang w:val="en-US"/>
                    </w:rPr>
                    <w:t xml:space="preserve">Contains the types of measures that will be reported in generic arrays for each SpectrumIdentificationItem e.g. product ion m/z, product ion intensity, product ion m/z error </w:t>
                  </w:r>
                </w:p>
              </w:tc>
            </w:tr>
            <w:tr w:rsidR="00921A47" w:rsidRPr="006518C9" w14:paraId="15FC948D"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BCF645" w14:textId="77777777" w:rsidR="00921A47" w:rsidRPr="006518C9" w:rsidRDefault="00A6726E">
                  <w:pPr>
                    <w:rPr>
                      <w:sz w:val="24"/>
                      <w:szCs w:val="24"/>
                      <w:lang w:val="en-US"/>
                    </w:rPr>
                  </w:pPr>
                  <w:hyperlink w:anchor="SpectrumIdentificationResult" w:history="1">
                    <w:r w:rsidR="00921A47" w:rsidRPr="006518C9">
                      <w:rPr>
                        <w:rStyle w:val="Hyperlink"/>
                        <w:lang w:val="en-US"/>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40ABF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279C6"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9D686C2" w14:textId="77777777" w:rsidR="00921A47" w:rsidRPr="006518C9" w:rsidRDefault="00921A47">
                  <w:pPr>
                    <w:rPr>
                      <w:sz w:val="24"/>
                      <w:szCs w:val="24"/>
                      <w:lang w:val="en-US"/>
                    </w:rPr>
                  </w:pPr>
                  <w:r w:rsidRPr="006518C9">
                    <w:rPr>
                      <w:lang w:val="en-US"/>
                    </w:rPr>
                    <w:t xml:space="preserve">All identifications made from searching one spectrum. For PMF </w:t>
                  </w:r>
                  <w:r w:rsidRPr="006518C9">
                    <w:rPr>
                      <w:lang w:val="en-US"/>
                    </w:rPr>
                    <w:lastRenderedPageBreak/>
                    <w:t>data, all peptide identifications will be listed underneath as SpectrumIdentificationItems. For MS/MS data, there will be ranked SpectrumIdentificationItems corresponding to possible different peptide IDs.</w:t>
                  </w:r>
                </w:p>
              </w:tc>
            </w:tr>
            <w:tr w:rsidR="00921A47" w:rsidRPr="006518C9" w14:paraId="66D62E32"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DB910F"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58A9E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A6792"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1E41A6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45FB396"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B71E43"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10D1F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40AF0"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43445A0" w14:textId="77777777" w:rsidR="00921A47" w:rsidRPr="006518C9" w:rsidRDefault="00921A47">
                  <w:pPr>
                    <w:rPr>
                      <w:sz w:val="24"/>
                      <w:szCs w:val="24"/>
                      <w:lang w:val="en-US"/>
                    </w:rPr>
                  </w:pPr>
                  <w:r w:rsidRPr="006518C9">
                    <w:rPr>
                      <w:lang w:val="en-US"/>
                    </w:rPr>
                    <w:t>A single user-defined parameter.</w:t>
                  </w:r>
                </w:p>
              </w:tc>
            </w:tr>
          </w:tbl>
          <w:p w14:paraId="46795EA1" w14:textId="77777777" w:rsidR="00921A47" w:rsidRPr="006518C9" w:rsidRDefault="00921A47">
            <w:pPr>
              <w:rPr>
                <w:sz w:val="24"/>
                <w:szCs w:val="24"/>
                <w:lang w:val="en-US"/>
              </w:rPr>
            </w:pPr>
          </w:p>
        </w:tc>
      </w:tr>
      <w:tr w:rsidR="00921A47" w:rsidRPr="006518C9" w14:paraId="2DEC1654" w14:textId="77777777" w:rsidTr="00921A47">
        <w:trPr>
          <w:tblCellSpacing w:w="15" w:type="dxa"/>
        </w:trPr>
        <w:tc>
          <w:tcPr>
            <w:tcW w:w="0" w:type="auto"/>
            <w:vAlign w:val="center"/>
            <w:hideMark/>
          </w:tcPr>
          <w:p w14:paraId="051036CE"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5A13352E"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"http://www.peptideatlas.org/PSI/schemas/mzIdentML/1.2/figures/SpectrumIdentificationList.png"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"http://www.peptideatlas.org/PSI/schemas/mzIdentML/1.2/figures/SpectrumIdentificationList.png"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"http://www.peptideatlas.org/PSI/schemas/mzIdentML/1.2/figures/SpectrumIdentificationList.png"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"http://www.peptideatlas.org/PSI/schemas/mzIdentML/1.2/figures/SpectrumIdentificationList.png"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"http://www.peptideatlas.org/PSI/schemas/mzIdentML/1.2/figures/SpectrumIdentificationList.png"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"http://www.peptideatlas.org/PSI/schemas/mzIdentML/1.2/figures/SpectrumIdentificationList.png"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"http://www.peptideatlas.org/PSI/schemas/mzIdentML/1.2/figures/SpectrumIdentificationList.png"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"http://www.peptideatlas.org/PSI/schemas/mzIdentML/1.2/figures/SpectrumIdentificationList.png"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"http://www.peptideatlas.org/PSI/schemas/mzIdentML/1.2/figures/SpectrumIdentificationList.png"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"http://www.peptideatlas.org/PSI/schemas/mzIdentML/1.2/figures/SpectrumIdentificationList.png"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"http://www.peptideatlas.org/PSI/schemas/mzIdentML/1.2/figures/SpectrumIdentificationList.png"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"http://www.peptideatlas.org/PSI/schemas/mzIdentML/1.2/figures/SpectrumIdentificationList.png"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"http://www.peptideatlas.org/PSI/schemas/mzIdentML/1.2/figures/SpectrumIdentificationList.png"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"http://www.peptideatlas.org/PSI/schemas/mzIdentML/1.2/figures/SpectrumIdentificationList.png"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"http://www.peptideatlas.org/PSI/schemas/mzIdentML/1.2/figures/SpectrumIdentificationList.png"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"http://www.peptideatlas.org/PSI/schemas/mzIdentML/1.2/figures/SpectrumIdentificationList.png" \* MERGEFORMATINET </w:instrText>
            </w:r>
            <w:r w:rsidR="0032247A">
              <w:rPr>
                <w:lang w:val="en-US"/>
              </w:rPr>
              <w:fldChar w:fldCharType="separate"/>
            </w:r>
            <w:r w:rsidR="00A6726E">
              <w:rPr>
                <w:lang w:val="en-US"/>
              </w:rPr>
              <w:fldChar w:fldCharType="begin"/>
            </w:r>
            <w:r w:rsidR="00A6726E">
              <w:rPr>
                <w:lang w:val="en-US"/>
              </w:rPr>
              <w:instrText xml:space="preserve"> </w:instrText>
            </w:r>
            <w:r w:rsidR="00A6726E">
              <w:rPr>
                <w:lang w:val="en-US"/>
              </w:rPr>
              <w:instrText>INCLUDEPICTURE  "http://www.peptideatlas.org/PSI/schemas/mzIdentML/1.2/figures/SpectrumIdentificationList.png" \* MERGEFORMATINET</w:instrText>
            </w:r>
            <w:r w:rsidR="00A6726E">
              <w:rPr>
                <w:lang w:val="en-US"/>
              </w:rPr>
              <w:instrText xml:space="preserve"> </w:instrText>
            </w:r>
            <w:r w:rsidR="00A6726E">
              <w:rPr>
                <w:lang w:val="en-US"/>
              </w:rPr>
              <w:fldChar w:fldCharType="separate"/>
            </w:r>
            <w:r w:rsidR="003814F2">
              <w:rPr>
                <w:lang w:val="en-US"/>
              </w:rPr>
              <w:pict w14:anchorId="11145AC5">
                <v:shape id="_x0000_i1036" type="#_x0000_t75" alt="" style="width:431.4pt;height:324.3pt">
                  <v:imagedata r:id="rId370" r:href="rId371"/>
                </v:shape>
              </w:pict>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7A026411" w14:textId="77777777" w:rsidTr="00921A47">
        <w:trPr>
          <w:tblCellSpacing w:w="15" w:type="dxa"/>
        </w:trPr>
        <w:tc>
          <w:tcPr>
            <w:tcW w:w="0" w:type="auto"/>
            <w:vAlign w:val="center"/>
            <w:hideMark/>
          </w:tcPr>
          <w:p w14:paraId="55216E9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9C0A57" w14:textId="77777777" w:rsidR="00921A47" w:rsidRPr="006518C9" w:rsidRDefault="00921A47">
            <w:pPr>
              <w:pStyle w:val="HTMLPreformatted"/>
            </w:pPr>
            <w:r w:rsidRPr="006518C9">
              <w:t>&lt;SpectrumIdentificationList xmlns="http://psidev.info/psi/pi/mzIdentML/1.2" id="SII_LIST_1"&gt;</w:t>
            </w:r>
          </w:p>
          <w:p w14:paraId="43459EFF" w14:textId="77777777" w:rsidR="00921A47" w:rsidRPr="006518C9" w:rsidRDefault="00921A47">
            <w:pPr>
              <w:pStyle w:val="HTMLPreformatted"/>
            </w:pPr>
            <w:r w:rsidRPr="006518C9">
              <w:t xml:space="preserve">  &lt;SpectrumIdentificationResult spectrumID="index=6451" spectraData_ref="SD_COMBINED_SE_0" id="SIR_8947"&gt;</w:t>
            </w:r>
          </w:p>
          <w:p w14:paraId="60F16BFC" w14:textId="77777777" w:rsidR="00921A47" w:rsidRPr="006518C9" w:rsidRDefault="00921A47">
            <w:pPr>
              <w:pStyle w:val="HTMLPreformatted"/>
            </w:pPr>
            <w:r w:rsidRPr="006518C9">
              <w:t xml:space="preserve">    &lt;SpectrumIdentificationItem chargeState="2" experimentalMassToCharge="679.817322" calculatedMassToCharge="679.818488" peptide_ref="AVMDDFAAFVEK_##Oxidation(M):3" rank="1" passThreshold="false" id="SIR_8947_SII_1"&gt;</w:t>
            </w:r>
          </w:p>
          <w:p w14:paraId="28C88A19" w14:textId="77777777" w:rsidR="00921A47" w:rsidRPr="006518C9" w:rsidRDefault="00921A47">
            <w:pPr>
              <w:pStyle w:val="HTMLPreformatted"/>
            </w:pPr>
            <w:r w:rsidRPr="006518C9">
              <w:t xml:space="preserve">      &lt;PeptideEvidenceRef peptideEvidence_ref="AVMDDFAAFVEK_generic|A_ENSP00000401820|p:known_378_389"&gt;&lt;/PeptideEvidenceRef&gt;</w:t>
            </w:r>
          </w:p>
          <w:p w14:paraId="3066BBF9" w14:textId="77777777" w:rsidR="00921A47" w:rsidRPr="006518C9" w:rsidRDefault="00921A47">
            <w:pPr>
              <w:pStyle w:val="HTMLPreformatted"/>
            </w:pPr>
            <w:r w:rsidRPr="006518C9">
              <w:t xml:space="preserve">      &lt;PeptideEvidenceRef peptideEvidence_ref="AVMDDFAAFVEK_generic|A_ENSP00000421027|p:putative_420_431"&gt;&lt;/PeptideEvidenceRef&gt;</w:t>
            </w:r>
          </w:p>
          <w:p w14:paraId="7045FF98" w14:textId="77777777" w:rsidR="00921A47" w:rsidRPr="006518C9" w:rsidRDefault="00921A47">
            <w:pPr>
              <w:pStyle w:val="HTMLPreformatted"/>
            </w:pPr>
            <w:r w:rsidRPr="006518C9">
              <w:t xml:space="preserve">      &lt;PeptideEvidenceRef peptideEvidence_ref="AVMDDFAAFVEK_generic|A_ENSP00000483421|p:known_357_368"&gt;&lt;/PeptideEvidenceRef&gt;</w:t>
            </w:r>
          </w:p>
          <w:p w14:paraId="486B56A4" w14:textId="77777777" w:rsidR="00921A47" w:rsidRPr="006518C9" w:rsidRDefault="00921A47">
            <w:pPr>
              <w:pStyle w:val="HTMLPreformatted"/>
            </w:pPr>
            <w:r w:rsidRPr="006518C9">
              <w:t xml:space="preserve">      &lt;PeptideEvidenceRef peptideEvidence_ref="AVMDDFAAFVEK_generic|A_ENSP00000480485|p:known_357_368"&gt;&lt;/PeptideEvidenceRef&gt;</w:t>
            </w:r>
          </w:p>
          <w:p w14:paraId="58E7A51F" w14:textId="77777777" w:rsidR="00921A47" w:rsidRPr="006518C9" w:rsidRDefault="00921A47">
            <w:pPr>
              <w:pStyle w:val="HTMLPreformatted"/>
            </w:pPr>
            <w:r w:rsidRPr="006518C9">
              <w:t xml:space="preserve">  ...</w:t>
            </w:r>
          </w:p>
          <w:p w14:paraId="49B68468" w14:textId="77777777" w:rsidR="00921A47" w:rsidRPr="006518C9" w:rsidRDefault="00921A47">
            <w:pPr>
              <w:pStyle w:val="HTMLPreformatted"/>
            </w:pPr>
            <w:r w:rsidRPr="006518C9">
              <w:t>&lt;/SpectrumIdentificationList&gt;</w:t>
            </w:r>
          </w:p>
        </w:tc>
      </w:tr>
      <w:tr w:rsidR="00921A47" w:rsidRPr="006518C9" w14:paraId="39E446EC" w14:textId="77777777" w:rsidTr="009A2DAA">
        <w:trPr>
          <w:tblCellSpacing w:w="15" w:type="dxa"/>
        </w:trPr>
        <w:tc>
          <w:tcPr>
            <w:tcW w:w="0" w:type="auto"/>
            <w:vAlign w:val="center"/>
          </w:tcPr>
          <w:p w14:paraId="48C5DBA8" w14:textId="77777777" w:rsidR="00921A47" w:rsidRPr="006518C9" w:rsidRDefault="00921A47">
            <w:pPr>
              <w:rPr>
                <w:sz w:val="24"/>
                <w:szCs w:val="24"/>
                <w:lang w:val="en-US"/>
              </w:rPr>
            </w:pPr>
          </w:p>
        </w:tc>
        <w:tc>
          <w:tcPr>
            <w:tcW w:w="0" w:type="auto"/>
            <w:vAlign w:val="center"/>
          </w:tcPr>
          <w:p w14:paraId="6988A30E" w14:textId="77777777" w:rsidR="00921A47" w:rsidRPr="006518C9" w:rsidRDefault="00921A47">
            <w:pPr>
              <w:rPr>
                <w:sz w:val="24"/>
                <w:szCs w:val="24"/>
                <w:lang w:val="en-US"/>
              </w:rPr>
            </w:pPr>
          </w:p>
        </w:tc>
      </w:tr>
    </w:tbl>
    <w:p w14:paraId="0581A8B9" w14:textId="77777777" w:rsidR="00921A47" w:rsidRPr="006518C9" w:rsidRDefault="00921A47" w:rsidP="00921A47">
      <w:pPr>
        <w:rPr>
          <w:lang w:val="en-US"/>
        </w:rPr>
      </w:pPr>
    </w:p>
    <w:p w14:paraId="5A3284A4" w14:textId="77777777" w:rsidR="00921A47" w:rsidRPr="006518C9" w:rsidRDefault="00921A47" w:rsidP="00921A47">
      <w:pPr>
        <w:pStyle w:val="Heading2"/>
      </w:pPr>
      <w:bookmarkStart w:id="292" w:name="_Toc457214133"/>
      <w:r w:rsidRPr="006518C9">
        <w:t>Element &lt;</w:t>
      </w:r>
      <w:bookmarkStart w:id="293" w:name="SpectrumIdentificationProtocol"/>
      <w:r w:rsidRPr="006518C9">
        <w:t>SpectrumIdentificationProtocol</w:t>
      </w:r>
      <w:bookmarkEnd w:id="293"/>
      <w:r w:rsidRPr="006518C9">
        <w:t>&gt;</w:t>
      </w:r>
      <w:bookmarkEnd w:id="2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1"/>
        <w:gridCol w:w="8601"/>
      </w:tblGrid>
      <w:tr w:rsidR="00921A47" w:rsidRPr="006518C9" w14:paraId="230DF636" w14:textId="77777777" w:rsidTr="00921A47">
        <w:trPr>
          <w:tblCellSpacing w:w="15" w:type="dxa"/>
        </w:trPr>
        <w:tc>
          <w:tcPr>
            <w:tcW w:w="0" w:type="auto"/>
            <w:vAlign w:val="center"/>
            <w:hideMark/>
          </w:tcPr>
          <w:p w14:paraId="5F1773B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1BE77FD" w14:textId="77777777" w:rsidR="00921A47" w:rsidRPr="006518C9" w:rsidRDefault="00921A47">
            <w:pPr>
              <w:rPr>
                <w:sz w:val="24"/>
                <w:szCs w:val="24"/>
                <w:lang w:val="en-US"/>
              </w:rPr>
            </w:pPr>
            <w:r w:rsidRPr="006518C9">
              <w:rPr>
                <w:lang w:val="en-US"/>
              </w:rPr>
              <w:t xml:space="preserve">The parameters and settings of a SpectrumIdentification analysis. </w:t>
            </w:r>
          </w:p>
        </w:tc>
      </w:tr>
      <w:tr w:rsidR="00921A47" w:rsidRPr="006518C9" w14:paraId="74BD7E3B" w14:textId="77777777" w:rsidTr="00921A47">
        <w:trPr>
          <w:tblCellSpacing w:w="15" w:type="dxa"/>
        </w:trPr>
        <w:tc>
          <w:tcPr>
            <w:tcW w:w="0" w:type="auto"/>
            <w:vAlign w:val="center"/>
            <w:hideMark/>
          </w:tcPr>
          <w:p w14:paraId="69AB2C2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6CA2A16" w14:textId="77777777" w:rsidR="00921A47" w:rsidRPr="006518C9" w:rsidRDefault="00921A47">
            <w:pPr>
              <w:rPr>
                <w:sz w:val="24"/>
                <w:szCs w:val="24"/>
                <w:lang w:val="en-US"/>
              </w:rPr>
            </w:pPr>
            <w:r w:rsidRPr="006518C9">
              <w:rPr>
                <w:lang w:val="en-US"/>
              </w:rPr>
              <w:t xml:space="preserve">SpectrumIdentificationProtocolType </w:t>
            </w:r>
          </w:p>
        </w:tc>
      </w:tr>
      <w:tr w:rsidR="00921A47" w:rsidRPr="006518C9" w14:paraId="6CC43D24" w14:textId="77777777" w:rsidTr="00921A47">
        <w:trPr>
          <w:tblCellSpacing w:w="15" w:type="dxa"/>
        </w:trPr>
        <w:tc>
          <w:tcPr>
            <w:tcW w:w="0" w:type="auto"/>
            <w:vAlign w:val="center"/>
            <w:hideMark/>
          </w:tcPr>
          <w:p w14:paraId="24A0A162"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6C35989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5C017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2374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EBBD0"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377F66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F66F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C2017"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7EB9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60CE0"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33D89B02" w14:textId="77777777" w:rsidR="00921A47" w:rsidRPr="006518C9" w:rsidRDefault="00921A47">
                  <w:pPr>
                    <w:rPr>
                      <w:sz w:val="24"/>
                      <w:szCs w:val="24"/>
                      <w:lang w:val="en-US"/>
                    </w:rPr>
                  </w:pPr>
                  <w:r w:rsidRPr="006518C9">
                    <w:rPr>
                      <w:lang w:val="en-US"/>
                    </w:rPr>
                    <w:t xml:space="preserve">The search algorithm used, given as a reference to the SoftwareCollection section. </w:t>
                  </w:r>
                </w:p>
              </w:tc>
            </w:tr>
            <w:tr w:rsidR="00921A47" w:rsidRPr="006518C9" w14:paraId="079B517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DD869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0400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5B7E5"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120C9420"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E04C40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91F549"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BD94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C021D"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26F9F3A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77E023A4" w14:textId="77777777" w:rsidR="00921A47" w:rsidRPr="006518C9" w:rsidRDefault="00921A47">
            <w:pPr>
              <w:rPr>
                <w:sz w:val="24"/>
                <w:szCs w:val="24"/>
                <w:lang w:val="en-US"/>
              </w:rPr>
            </w:pPr>
          </w:p>
        </w:tc>
      </w:tr>
      <w:tr w:rsidR="00921A47" w:rsidRPr="006518C9" w14:paraId="245B9818" w14:textId="77777777" w:rsidTr="00921A47">
        <w:trPr>
          <w:tblCellSpacing w:w="15" w:type="dxa"/>
        </w:trPr>
        <w:tc>
          <w:tcPr>
            <w:tcW w:w="0" w:type="auto"/>
            <w:vAlign w:val="center"/>
            <w:hideMark/>
          </w:tcPr>
          <w:p w14:paraId="3F6A83F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88"/>
            </w:tblGrid>
            <w:tr w:rsidR="00921A47" w:rsidRPr="006518C9" w14:paraId="4FEF53F1"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5483B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F365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570EB" w14:textId="77777777" w:rsidR="00921A47" w:rsidRPr="006518C9" w:rsidRDefault="00921A47">
                  <w:pPr>
                    <w:jc w:val="center"/>
                    <w:rPr>
                      <w:b/>
                      <w:bCs/>
                      <w:sz w:val="24"/>
                      <w:szCs w:val="24"/>
                      <w:lang w:val="en-US"/>
                    </w:rPr>
                  </w:pPr>
                  <w:r w:rsidRPr="006518C9">
                    <w:rPr>
                      <w:b/>
                      <w:bCs/>
                      <w:lang w:val="en-U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329A6C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953CFF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741ADF" w14:textId="77777777" w:rsidR="00921A47" w:rsidRPr="006518C9" w:rsidRDefault="00A6726E">
                  <w:pPr>
                    <w:rPr>
                      <w:sz w:val="24"/>
                      <w:szCs w:val="24"/>
                      <w:lang w:val="en-US"/>
                    </w:rPr>
                  </w:pPr>
                  <w:hyperlink w:anchor="SearchType" w:history="1">
                    <w:r w:rsidR="00921A47" w:rsidRPr="006518C9">
                      <w:rPr>
                        <w:rStyle w:val="Hyperlink"/>
                        <w:lang w:val="en-US"/>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379A1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ECC88"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8993A07" w14:textId="77777777"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14:paraId="231A515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5F3EFB" w14:textId="77777777" w:rsidR="00921A47" w:rsidRPr="006518C9" w:rsidRDefault="00A6726E">
                  <w:pPr>
                    <w:rPr>
                      <w:sz w:val="24"/>
                      <w:szCs w:val="24"/>
                      <w:lang w:val="en-US"/>
                    </w:rPr>
                  </w:pPr>
                  <w:hyperlink w:anchor="AdditionalSearchParams" w:history="1">
                    <w:r w:rsidR="00921A47" w:rsidRPr="006518C9">
                      <w:rPr>
                        <w:rStyle w:val="Hyperlink"/>
                        <w:lang w:val="en-US"/>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FFF8D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F9A818"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DB27AB5"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6C49B084"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02DEF" w14:textId="77777777" w:rsidR="00921A47" w:rsidRPr="006518C9" w:rsidRDefault="00A6726E">
                  <w:pPr>
                    <w:rPr>
                      <w:sz w:val="24"/>
                      <w:szCs w:val="24"/>
                      <w:lang w:val="en-US"/>
                    </w:rPr>
                  </w:pPr>
                  <w:hyperlink w:anchor="ModificationParams" w:history="1">
                    <w:r w:rsidR="00921A47" w:rsidRPr="006518C9">
                      <w:rPr>
                        <w:rStyle w:val="Hyperlink"/>
                        <w:lang w:val="en-US"/>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DEF8C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B952E"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A96F534" w14:textId="77777777" w:rsidR="00921A47" w:rsidRPr="006518C9" w:rsidRDefault="00921A47">
                  <w:pPr>
                    <w:rPr>
                      <w:sz w:val="24"/>
                      <w:szCs w:val="24"/>
                      <w:lang w:val="en-US"/>
                    </w:rPr>
                  </w:pPr>
                  <w:r w:rsidRPr="006518C9">
                    <w:rPr>
                      <w:lang w:val="en-US"/>
                    </w:rPr>
                    <w:t xml:space="preserve">The specification of static/variable modifications (e.g. Oxidation of Methionine) that are to be considered in the spectra search. </w:t>
                  </w:r>
                </w:p>
              </w:tc>
            </w:tr>
            <w:tr w:rsidR="00921A47" w:rsidRPr="006518C9" w14:paraId="1377FA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05B5FB" w14:textId="77777777" w:rsidR="00921A47" w:rsidRPr="006518C9" w:rsidRDefault="00A6726E">
                  <w:pPr>
                    <w:rPr>
                      <w:sz w:val="24"/>
                      <w:szCs w:val="24"/>
                      <w:lang w:val="en-US"/>
                    </w:rPr>
                  </w:pPr>
                  <w:hyperlink w:anchor="Enzymes" w:history="1">
                    <w:r w:rsidR="00921A47" w:rsidRPr="006518C9">
                      <w:rPr>
                        <w:rStyle w:val="Hyperlink"/>
                        <w:lang w:val="en-US"/>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234C1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B6D31"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E08D248" w14:textId="77777777" w:rsidR="00921A47" w:rsidRPr="006518C9" w:rsidRDefault="00921A47">
                  <w:pPr>
                    <w:rPr>
                      <w:sz w:val="24"/>
                      <w:szCs w:val="24"/>
                      <w:lang w:val="en-US"/>
                    </w:rPr>
                  </w:pPr>
                  <w:r w:rsidRPr="006518C9">
                    <w:rPr>
                      <w:lang w:val="en-US"/>
                    </w:rPr>
                    <w:t>The list of enzymes used in experiment</w:t>
                  </w:r>
                </w:p>
              </w:tc>
            </w:tr>
            <w:tr w:rsidR="00921A47" w:rsidRPr="006518C9" w14:paraId="5D5975CC"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0EC7C" w14:textId="77777777" w:rsidR="00921A47" w:rsidRPr="006518C9" w:rsidRDefault="00A6726E">
                  <w:pPr>
                    <w:rPr>
                      <w:sz w:val="24"/>
                      <w:szCs w:val="24"/>
                      <w:lang w:val="en-US"/>
                    </w:rPr>
                  </w:pPr>
                  <w:hyperlink w:anchor="MassTable" w:history="1">
                    <w:r w:rsidR="00921A47" w:rsidRPr="006518C9">
                      <w:rPr>
                        <w:rStyle w:val="Hyperlink"/>
                        <w:lang w:val="en-US"/>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3D457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F8A61"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88C6709" w14:textId="77777777" w:rsidR="00921A47" w:rsidRPr="006518C9" w:rsidRDefault="00921A47">
                  <w:pPr>
                    <w:rPr>
                      <w:sz w:val="24"/>
                      <w:szCs w:val="24"/>
                      <w:lang w:val="en-US"/>
                    </w:rPr>
                  </w:pPr>
                  <w:r w:rsidRPr="006518C9">
                    <w:rPr>
                      <w:lang w:val="en-US"/>
                    </w:rPr>
                    <w:t>The masses of residues used in the search.</w:t>
                  </w:r>
                </w:p>
              </w:tc>
            </w:tr>
            <w:tr w:rsidR="00921A47" w:rsidRPr="006518C9" w14:paraId="058F4944"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08EF6C" w14:textId="77777777" w:rsidR="00921A47" w:rsidRPr="006518C9" w:rsidRDefault="00A6726E">
                  <w:pPr>
                    <w:rPr>
                      <w:sz w:val="24"/>
                      <w:szCs w:val="24"/>
                      <w:lang w:val="en-US"/>
                    </w:rPr>
                  </w:pPr>
                  <w:hyperlink w:anchor="FragmentTolerance" w:history="1">
                    <w:r w:rsidR="00921A47" w:rsidRPr="006518C9">
                      <w:rPr>
                        <w:rStyle w:val="Hyperlink"/>
                        <w:lang w:val="en-US"/>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D5D3A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6A50F"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8970B09"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3A338AE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FA65E1" w14:textId="77777777" w:rsidR="00921A47" w:rsidRPr="006518C9" w:rsidRDefault="00A6726E">
                  <w:pPr>
                    <w:rPr>
                      <w:sz w:val="24"/>
                      <w:szCs w:val="24"/>
                      <w:lang w:val="en-US"/>
                    </w:rPr>
                  </w:pPr>
                  <w:hyperlink w:anchor="ParentTolerance" w:history="1">
                    <w:r w:rsidR="00921A47" w:rsidRPr="006518C9">
                      <w:rPr>
                        <w:rStyle w:val="Hyperlink"/>
                        <w:lang w:val="en-US"/>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23611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FE4CD"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90970A7"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219E9B6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640699" w14:textId="77777777" w:rsidR="00921A47" w:rsidRPr="006518C9" w:rsidRDefault="00A6726E">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65DF72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F1EEE"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3B27E27"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r w:rsidR="00921A47" w:rsidRPr="006518C9" w14:paraId="73BABA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BB796E" w14:textId="77777777" w:rsidR="00921A47" w:rsidRPr="006518C9" w:rsidRDefault="00A6726E">
                  <w:pPr>
                    <w:rPr>
                      <w:sz w:val="24"/>
                      <w:szCs w:val="24"/>
                      <w:lang w:val="en-US"/>
                    </w:rPr>
                  </w:pPr>
                  <w:hyperlink w:anchor="DatabaseFilters" w:history="1">
                    <w:r w:rsidR="00921A47" w:rsidRPr="006518C9">
                      <w:rPr>
                        <w:rStyle w:val="Hyperlink"/>
                        <w:lang w:val="en-US"/>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2E5CB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76D3C"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2167CB3"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32DCF18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80EC40" w14:textId="77777777" w:rsidR="00921A47" w:rsidRPr="006518C9" w:rsidRDefault="00A6726E">
                  <w:pPr>
                    <w:rPr>
                      <w:sz w:val="24"/>
                      <w:szCs w:val="24"/>
                      <w:lang w:val="en-US"/>
                    </w:rPr>
                  </w:pPr>
                  <w:hyperlink w:anchor="DatabaseTranslation" w:history="1">
                    <w:r w:rsidR="00921A47" w:rsidRPr="006518C9">
                      <w:rPr>
                        <w:rStyle w:val="Hyperlink"/>
                        <w:lang w:val="en-US"/>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F4379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50AEB"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D80D7A0" w14:textId="77777777" w:rsidR="00921A47" w:rsidRPr="006518C9" w:rsidRDefault="00921A47">
                  <w:pPr>
                    <w:rPr>
                      <w:sz w:val="24"/>
                      <w:szCs w:val="24"/>
                      <w:lang w:val="en-US"/>
                    </w:rPr>
                  </w:pPr>
                  <w:r w:rsidRPr="006518C9">
                    <w:rPr>
                      <w:lang w:val="en-US"/>
                    </w:rPr>
                    <w:t xml:space="preserve">A specification of how a nucleic acid sequence database was translated for searching. </w:t>
                  </w:r>
                </w:p>
              </w:tc>
            </w:tr>
          </w:tbl>
          <w:p w14:paraId="612A0701" w14:textId="77777777" w:rsidR="00921A47" w:rsidRPr="006518C9" w:rsidRDefault="00921A47">
            <w:pPr>
              <w:rPr>
                <w:sz w:val="24"/>
                <w:szCs w:val="24"/>
                <w:lang w:val="en-US"/>
              </w:rPr>
            </w:pPr>
          </w:p>
        </w:tc>
      </w:tr>
      <w:tr w:rsidR="00921A47" w:rsidRPr="006518C9" w14:paraId="73D9767D" w14:textId="77777777" w:rsidTr="00921A47">
        <w:trPr>
          <w:tblCellSpacing w:w="15" w:type="dxa"/>
        </w:trPr>
        <w:tc>
          <w:tcPr>
            <w:tcW w:w="0" w:type="auto"/>
            <w:vAlign w:val="center"/>
            <w:hideMark/>
          </w:tcPr>
          <w:p w14:paraId="68E68551"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6E9561E5"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"http://www.peptideatlas.org/PSI/schemas/mzIdentML/1.2/figures/SpectrumIdentificationProtocol.png"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"http://www.peptideatlas.org/PSI/schemas/mzIdentML/1.2/figures/SpectrumIdentificationProtocol.png"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"http://www.peptideatlas.org/PSI/schemas/mzIdentML/1.2/figures/SpectrumIdentificationProtocol.png"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"http://www.peptideatlas.org/PSI/schemas/mzIdentML/1.2/figures/SpectrumIdentificationProtocol.png"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"http://www.peptideatlas.org/PSI/schemas/mzIdentML/1.2/figures/SpectrumIdentificationProtocol.png"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"http://www.peptideatlas.org/PSI/schemas/mzIdentML/1.2/figures/SpectrumIdentificationProtocol.png"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"http://www.peptideatlas.org/PSI/schemas/mzIdentML/1.2/figures/SpectrumIdentificationProtocol.png"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"http://www.peptideatlas.org/PSI/schemas/mzIdentML/1.2/figures/SpectrumIdentificationProtocol.png"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"http://www.peptideatlas.org/PSI/schemas/mzIdentML/1.2/figures/SpectrumIdentificationProtocol.png"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"http://www.peptideatlas.org/PSI/schemas/mzIdentML/1.2/figures/SpectrumIdentificationProtocol.png"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"http://www.peptideatlas.org/PSI/schemas/mzIdentML/1.2/figures/SpectrumIdentificationProtocol.png"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"http://www.peptideatlas.org/PSI/schemas/mzIdentML/1.2/figures/SpectrumIdentificationProtocol.png"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"http://www.peptideatlas.org/PSI/schemas/mzIdentML/1.2/figures/SpectrumIdentificationProtocol.png"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"http://www.peptideatlas.org/PSI/schemas/mzIdentML/1.2/figures/SpectrumIdentificationProtocol.png"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"http://www.peptideatlas.org/PSI/schemas/mzIdentML/1.2/figures/SpectrumIdentificationProtocol.png"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"http://www.peptideatlas.org/PSI/schemas/mzIdentML/1.2/figures/SpectrumIdentificationProtocol.png" \* MERGEFORMATINET </w:instrText>
            </w:r>
            <w:r w:rsidR="0032247A">
              <w:rPr>
                <w:lang w:val="en-US"/>
              </w:rPr>
              <w:fldChar w:fldCharType="separate"/>
            </w:r>
            <w:r w:rsidR="00A6726E">
              <w:rPr>
                <w:lang w:val="en-US"/>
              </w:rPr>
              <w:fldChar w:fldCharType="begin"/>
            </w:r>
            <w:r w:rsidR="00A6726E">
              <w:rPr>
                <w:lang w:val="en-US"/>
              </w:rPr>
              <w:instrText xml:space="preserve"> </w:instrText>
            </w:r>
            <w:r w:rsidR="00A6726E">
              <w:rPr>
                <w:lang w:val="en-US"/>
              </w:rPr>
              <w:instrText>INCLUDEPICTURE  "http://www.peptideatlas.org/PSI/schemas/mzIdentML/1.2/figures/SpectrumIdentificationProtocol.png" \* MERGEFORMATINET</w:instrText>
            </w:r>
            <w:r w:rsidR="00A6726E">
              <w:rPr>
                <w:lang w:val="en-US"/>
              </w:rPr>
              <w:instrText xml:space="preserve"> </w:instrText>
            </w:r>
            <w:r w:rsidR="00A6726E">
              <w:rPr>
                <w:lang w:val="en-US"/>
              </w:rPr>
              <w:fldChar w:fldCharType="separate"/>
            </w:r>
            <w:r w:rsidR="003814F2">
              <w:rPr>
                <w:lang w:val="en-US"/>
              </w:rPr>
              <w:pict w14:anchorId="54EAE56C">
                <v:shape id="_x0000_i1037" type="#_x0000_t75" alt="" style="width:418.2pt;height:979.2pt">
                  <v:imagedata r:id="rId372" r:href="rId373"/>
                </v:shape>
              </w:pict>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0EF514E3" w14:textId="77777777" w:rsidTr="00921A47">
        <w:trPr>
          <w:tblCellSpacing w:w="15" w:type="dxa"/>
        </w:trPr>
        <w:tc>
          <w:tcPr>
            <w:tcW w:w="0" w:type="auto"/>
            <w:vAlign w:val="center"/>
            <w:hideMark/>
          </w:tcPr>
          <w:p w14:paraId="78A3939D"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3662F821" w14:textId="77777777" w:rsidR="00921A47" w:rsidRPr="006518C9" w:rsidRDefault="00921A47">
            <w:pPr>
              <w:pStyle w:val="HTMLPreformatted"/>
            </w:pPr>
            <w:r w:rsidRPr="006518C9">
              <w:t xml:space="preserve">  &lt;SpectrumIdentificationProtocol id="SIP_10589554385233790425" analysisSoftware_ref="SOF_10581839310406754333"&gt; </w:t>
            </w:r>
          </w:p>
          <w:p w14:paraId="0DD5DAD7" w14:textId="77777777" w:rsidR="00921A47" w:rsidRPr="006518C9" w:rsidRDefault="00921A47">
            <w:pPr>
              <w:pStyle w:val="HTMLPreformatted"/>
            </w:pPr>
            <w:r w:rsidRPr="006518C9">
              <w:t xml:space="preserve">    &lt;SearchType&gt;</w:t>
            </w:r>
          </w:p>
          <w:p w14:paraId="60391D34" w14:textId="77777777" w:rsidR="00921A47" w:rsidRPr="006518C9" w:rsidRDefault="00921A47">
            <w:pPr>
              <w:pStyle w:val="HTMLPreformatted"/>
            </w:pPr>
            <w:r w:rsidRPr="006518C9">
              <w:t xml:space="preserve">      &lt;cvParam accession="MS:1001083" cvRef="PSI-MS" name="ms-ms search"/&gt; </w:t>
            </w:r>
          </w:p>
          <w:p w14:paraId="0A224F73" w14:textId="77777777" w:rsidR="00921A47" w:rsidRPr="006518C9" w:rsidRDefault="00921A47">
            <w:pPr>
              <w:pStyle w:val="HTMLPreformatted"/>
            </w:pPr>
            <w:r w:rsidRPr="006518C9">
              <w:t xml:space="preserve">    &lt;/SearchType&gt;</w:t>
            </w:r>
          </w:p>
          <w:p w14:paraId="614EB668" w14:textId="77777777" w:rsidR="00921A47" w:rsidRPr="006518C9" w:rsidRDefault="00921A47">
            <w:pPr>
              <w:pStyle w:val="HTMLPreformatted"/>
            </w:pPr>
            <w:r w:rsidRPr="006518C9">
              <w:t xml:space="preserve">    &lt;AdditionalSearchParams&gt;</w:t>
            </w:r>
          </w:p>
          <w:p w14:paraId="23B8A680" w14:textId="77777777" w:rsidR="00921A47" w:rsidRPr="006518C9" w:rsidRDefault="00921A47">
            <w:pPr>
              <w:pStyle w:val="HTMLPreformatted"/>
            </w:pPr>
            <w:r w:rsidRPr="006518C9">
              <w:t xml:space="preserve">      &lt;cvParam accession="MS:1002494" cvRef="PSI-MS" name="cross-linking search"/&gt;</w:t>
            </w:r>
          </w:p>
          <w:p w14:paraId="7DD8337E" w14:textId="77777777" w:rsidR="00921A47" w:rsidRPr="006518C9" w:rsidRDefault="00921A47">
            <w:pPr>
              <w:pStyle w:val="HTMLPreformatted"/>
            </w:pPr>
            <w:r w:rsidRPr="006518C9">
              <w:t xml:space="preserve">      &lt;userParam name="input_consensusXML" unitName="xsd:string" value="leitner004.consensusXML"/&gt;</w:t>
            </w:r>
          </w:p>
          <w:p w14:paraId="6A3C7569" w14:textId="77777777" w:rsidR="00921A47" w:rsidRPr="006518C9" w:rsidRDefault="00921A47">
            <w:pPr>
              <w:pStyle w:val="HTMLPreformatted"/>
            </w:pPr>
            <w:r w:rsidRPr="006518C9">
              <w:t xml:space="preserve">  ...</w:t>
            </w:r>
          </w:p>
          <w:p w14:paraId="2C713B1A" w14:textId="77777777" w:rsidR="00921A47" w:rsidRPr="006518C9" w:rsidRDefault="00921A47">
            <w:pPr>
              <w:pStyle w:val="HTMLPreformatted"/>
            </w:pPr>
            <w:r w:rsidRPr="006518C9">
              <w:t>&lt;/SpectrumIdentificationProtocol&gt;</w:t>
            </w:r>
          </w:p>
        </w:tc>
      </w:tr>
    </w:tbl>
    <w:p w14:paraId="6B2F0408" w14:textId="77777777" w:rsidR="00921A47" w:rsidRPr="006518C9" w:rsidRDefault="00921A47" w:rsidP="00921A47">
      <w:pPr>
        <w:rPr>
          <w:lang w:val="en-US"/>
        </w:rPr>
      </w:pPr>
    </w:p>
    <w:p w14:paraId="05BA9042" w14:textId="77777777" w:rsidR="00921A47" w:rsidRPr="006518C9" w:rsidRDefault="00921A47" w:rsidP="00921A47">
      <w:pPr>
        <w:pStyle w:val="Heading2"/>
      </w:pPr>
      <w:bookmarkStart w:id="294" w:name="_Toc457214134"/>
      <w:r w:rsidRPr="006518C9">
        <w:t>Element &lt;</w:t>
      </w:r>
      <w:bookmarkStart w:id="295" w:name="SpectrumIdentificationResult"/>
      <w:r w:rsidRPr="006518C9">
        <w:t>SpectrumIdentificationResult</w:t>
      </w:r>
      <w:bookmarkEnd w:id="295"/>
      <w:r w:rsidRPr="006518C9">
        <w:t>&gt;</w:t>
      </w:r>
      <w:bookmarkEnd w:id="2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RPr="006518C9" w14:paraId="3A581212" w14:textId="77777777" w:rsidTr="00921A47">
        <w:trPr>
          <w:tblCellSpacing w:w="15" w:type="dxa"/>
        </w:trPr>
        <w:tc>
          <w:tcPr>
            <w:tcW w:w="0" w:type="auto"/>
            <w:vAlign w:val="center"/>
            <w:hideMark/>
          </w:tcPr>
          <w:p w14:paraId="613CF67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C704F2" w14:textId="77777777" w:rsidR="006F41F9" w:rsidRPr="006518C9" w:rsidRDefault="00921A47">
            <w:pPr>
              <w:rPr>
                <w:lang w:val="en-US"/>
              </w:rPr>
            </w:pPr>
            <w:r w:rsidRPr="006518C9">
              <w:rPr>
                <w:lang w:val="en-US"/>
              </w:rPr>
              <w:t>All identifications made from searching one spectrum. For PMF da</w:t>
            </w:r>
            <w:r w:rsidR="006F41F9" w:rsidRPr="006518C9">
              <w:rPr>
                <w:lang w:val="en-US"/>
              </w:rPr>
              <w:t>ta, all peptide identifications</w:t>
            </w:r>
          </w:p>
          <w:p w14:paraId="4015A516" w14:textId="77777777" w:rsidR="006F41F9" w:rsidRPr="006518C9" w:rsidRDefault="00921A47">
            <w:pPr>
              <w:rPr>
                <w:lang w:val="en-US"/>
              </w:rPr>
            </w:pPr>
            <w:r w:rsidRPr="006518C9">
              <w:rPr>
                <w:lang w:val="en-US"/>
              </w:rPr>
              <w:t>will be listed underneath as SpectrumIdentificationItems. For M</w:t>
            </w:r>
            <w:r w:rsidR="006F41F9" w:rsidRPr="006518C9">
              <w:rPr>
                <w:lang w:val="en-US"/>
              </w:rPr>
              <w:t>S/MS data, there will be ranked</w:t>
            </w:r>
          </w:p>
          <w:p w14:paraId="196B097F" w14:textId="77777777" w:rsidR="00921A47" w:rsidRPr="006518C9" w:rsidRDefault="00921A47">
            <w:pPr>
              <w:rPr>
                <w:sz w:val="24"/>
                <w:szCs w:val="24"/>
                <w:lang w:val="en-US"/>
              </w:rPr>
            </w:pPr>
            <w:r w:rsidRPr="006518C9">
              <w:rPr>
                <w:lang w:val="en-US"/>
              </w:rPr>
              <w:t xml:space="preserve">SpectrumIdentificationItems corresponding to possible different peptide IDs. </w:t>
            </w:r>
          </w:p>
        </w:tc>
      </w:tr>
      <w:tr w:rsidR="00921A47" w:rsidRPr="006518C9" w14:paraId="183BE5EA" w14:textId="77777777" w:rsidTr="00921A47">
        <w:trPr>
          <w:tblCellSpacing w:w="15" w:type="dxa"/>
        </w:trPr>
        <w:tc>
          <w:tcPr>
            <w:tcW w:w="0" w:type="auto"/>
            <w:vAlign w:val="center"/>
            <w:hideMark/>
          </w:tcPr>
          <w:p w14:paraId="5FBA1A9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19A51AC" w14:textId="77777777" w:rsidR="00921A47" w:rsidRPr="006518C9" w:rsidRDefault="00921A47">
            <w:pPr>
              <w:rPr>
                <w:sz w:val="24"/>
                <w:szCs w:val="24"/>
                <w:lang w:val="en-US"/>
              </w:rPr>
            </w:pPr>
            <w:r w:rsidRPr="006518C9">
              <w:rPr>
                <w:lang w:val="en-US"/>
              </w:rPr>
              <w:t xml:space="preserve">SpectrumIdentificationResultType </w:t>
            </w:r>
          </w:p>
        </w:tc>
      </w:tr>
      <w:tr w:rsidR="00921A47" w:rsidRPr="006518C9" w14:paraId="20474B4B" w14:textId="77777777" w:rsidTr="00921A47">
        <w:trPr>
          <w:tblCellSpacing w:w="15" w:type="dxa"/>
        </w:trPr>
        <w:tc>
          <w:tcPr>
            <w:tcW w:w="0" w:type="auto"/>
            <w:vAlign w:val="center"/>
            <w:hideMark/>
          </w:tcPr>
          <w:p w14:paraId="4CEFFEDA"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5"/>
              <w:gridCol w:w="1008"/>
              <w:gridCol w:w="824"/>
              <w:gridCol w:w="5148"/>
            </w:tblGrid>
            <w:tr w:rsidR="00921A47" w:rsidRPr="006518C9" w14:paraId="3B173F5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0C30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7C7C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6FE85"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376F12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3FB258"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E61E7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C5D2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D8BEA"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01ED4A1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03464E5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A97B9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815D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B6FBA"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51AA09C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58AE2566"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385625" w14:textId="77777777" w:rsidR="00921A47" w:rsidRPr="006518C9" w:rsidRDefault="00921A47">
                  <w:pPr>
                    <w:rPr>
                      <w:sz w:val="24"/>
                      <w:szCs w:val="24"/>
                      <w:lang w:val="en-US"/>
                    </w:rPr>
                  </w:pPr>
                  <w:r w:rsidRPr="006518C9">
                    <w:rPr>
                      <w:lang w:val="en-US"/>
                    </w:rP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D8A8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95482"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0EBBE0DD" w14:textId="77777777" w:rsidR="00921A47" w:rsidRPr="006518C9" w:rsidRDefault="00921A47">
                  <w:pPr>
                    <w:rPr>
                      <w:sz w:val="24"/>
                      <w:szCs w:val="24"/>
                      <w:lang w:val="en-US"/>
                    </w:rPr>
                  </w:pPr>
                  <w:r w:rsidRPr="006518C9">
                    <w:rPr>
                      <w:lang w:val="en-US"/>
                    </w:rPr>
                    <w:t>A reference to a spectra data set (e.g. a spectra file).</w:t>
                  </w:r>
                </w:p>
              </w:tc>
            </w:tr>
            <w:tr w:rsidR="00921A47" w:rsidRPr="006518C9" w14:paraId="0ECEFAD8"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DD8CDA" w14:textId="77777777" w:rsidR="00921A47" w:rsidRPr="006518C9" w:rsidRDefault="00921A47">
                  <w:pPr>
                    <w:rPr>
                      <w:sz w:val="24"/>
                      <w:szCs w:val="24"/>
                      <w:lang w:val="en-US"/>
                    </w:rPr>
                  </w:pPr>
                  <w:r w:rsidRPr="006518C9">
                    <w:rPr>
                      <w:lang w:val="en-US"/>
                    </w:rP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1560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DDAF4"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38C59417" w14:textId="77777777" w:rsidR="00921A47" w:rsidRPr="006518C9" w:rsidRDefault="00921A47">
                  <w:pPr>
                    <w:rPr>
                      <w:sz w:val="24"/>
                      <w:szCs w:val="24"/>
                      <w:lang w:val="en-US"/>
                    </w:rPr>
                  </w:pPr>
                  <w:r w:rsidRPr="006518C9">
                    <w:rPr>
                      <w:lang w:val="en-US"/>
                    </w:rPr>
                    <w:t xml:space="preserve">The locally unique id for the spectrum in the spectra data set specified by SpectraData_ref. External guidelines are provided on the use of consistent identifiers for spectra in different external formats. </w:t>
                  </w:r>
                </w:p>
              </w:tc>
            </w:tr>
          </w:tbl>
          <w:p w14:paraId="3579E4B2" w14:textId="77777777" w:rsidR="00921A47" w:rsidRPr="006518C9" w:rsidRDefault="00921A47">
            <w:pPr>
              <w:rPr>
                <w:sz w:val="24"/>
                <w:szCs w:val="24"/>
                <w:lang w:val="en-US"/>
              </w:rPr>
            </w:pPr>
          </w:p>
        </w:tc>
      </w:tr>
      <w:tr w:rsidR="00921A47" w:rsidRPr="006518C9" w14:paraId="6CE261D8" w14:textId="77777777" w:rsidTr="00921A47">
        <w:trPr>
          <w:tblCellSpacing w:w="15" w:type="dxa"/>
        </w:trPr>
        <w:tc>
          <w:tcPr>
            <w:tcW w:w="0" w:type="auto"/>
            <w:vAlign w:val="center"/>
            <w:hideMark/>
          </w:tcPr>
          <w:p w14:paraId="6A2052C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27"/>
            </w:tblGrid>
            <w:tr w:rsidR="00921A47" w:rsidRPr="006518C9" w14:paraId="722AB96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14E15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62EF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45130" w14:textId="77777777" w:rsidR="00921A47" w:rsidRPr="006518C9" w:rsidRDefault="00921A47">
                  <w:pPr>
                    <w:jc w:val="center"/>
                    <w:rPr>
                      <w:b/>
                      <w:bCs/>
                      <w:sz w:val="24"/>
                      <w:szCs w:val="24"/>
                      <w:lang w:val="en-US"/>
                    </w:rPr>
                  </w:pPr>
                  <w:r w:rsidRPr="006518C9">
                    <w:rPr>
                      <w:b/>
                      <w:bCs/>
                      <w:lang w:val="en-US"/>
                    </w:rPr>
                    <w:t>maxOccurs</w:t>
                  </w:r>
                </w:p>
              </w:tc>
              <w:tc>
                <w:tcPr>
                  <w:tcW w:w="3686" w:type="dxa"/>
                  <w:tcBorders>
                    <w:top w:val="outset" w:sz="6" w:space="0" w:color="auto"/>
                    <w:left w:val="outset" w:sz="6" w:space="0" w:color="auto"/>
                    <w:bottom w:val="outset" w:sz="6" w:space="0" w:color="auto"/>
                    <w:right w:val="outset" w:sz="6" w:space="0" w:color="auto"/>
                  </w:tcBorders>
                  <w:vAlign w:val="center"/>
                  <w:hideMark/>
                </w:tcPr>
                <w:p w14:paraId="017B4C4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1885A1"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1699CD" w14:textId="77777777" w:rsidR="00921A47" w:rsidRPr="006518C9" w:rsidRDefault="00A6726E">
                  <w:pPr>
                    <w:rPr>
                      <w:sz w:val="24"/>
                      <w:szCs w:val="24"/>
                      <w:lang w:val="en-US"/>
                    </w:rPr>
                  </w:pPr>
                  <w:hyperlink w:anchor="SpectrumIdentificationItem" w:history="1">
                    <w:r w:rsidR="00921A47" w:rsidRPr="006518C9">
                      <w:rPr>
                        <w:rStyle w:val="Hyperlink"/>
                        <w:lang w:val="en-US"/>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A17318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2E839"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04239BB1" w14:textId="77777777" w:rsidR="00921A47" w:rsidRPr="006518C9" w:rsidRDefault="00921A47">
                  <w:pPr>
                    <w:rPr>
                      <w:sz w:val="24"/>
                      <w:szCs w:val="24"/>
                      <w:lang w:val="en-US"/>
                    </w:rPr>
                  </w:pPr>
                  <w:r w:rsidRPr="006518C9">
                    <w:rPr>
                      <w:lang w:val="en-US"/>
                    </w:rPr>
                    <w:t xml:space="preserve">An identification of a single (poly)peptide, resulting from querying an input spectra, along with the set of confidence values for that identification. PeptideEvidence elements should be given for all mappings of the corresponding Peptide sequence within protein sequences. </w:t>
                  </w:r>
                </w:p>
              </w:tc>
            </w:tr>
            <w:tr w:rsidR="00921A47" w:rsidRPr="006518C9" w14:paraId="054629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B5165"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AFE7CB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3370D"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1663948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F61C8A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A1EB37"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1C99F7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791D7"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1AA2B761" w14:textId="77777777" w:rsidR="00921A47" w:rsidRPr="006518C9" w:rsidRDefault="00921A47">
                  <w:pPr>
                    <w:rPr>
                      <w:sz w:val="24"/>
                      <w:szCs w:val="24"/>
                      <w:lang w:val="en-US"/>
                    </w:rPr>
                  </w:pPr>
                  <w:r w:rsidRPr="006518C9">
                    <w:rPr>
                      <w:lang w:val="en-US"/>
                    </w:rPr>
                    <w:t>A single user-defined parameter.</w:t>
                  </w:r>
                </w:p>
              </w:tc>
            </w:tr>
          </w:tbl>
          <w:p w14:paraId="155B5BED" w14:textId="77777777" w:rsidR="00921A47" w:rsidRPr="006518C9" w:rsidRDefault="00921A47">
            <w:pPr>
              <w:rPr>
                <w:sz w:val="24"/>
                <w:szCs w:val="24"/>
                <w:lang w:val="en-US"/>
              </w:rPr>
            </w:pPr>
          </w:p>
        </w:tc>
      </w:tr>
      <w:tr w:rsidR="00921A47" w:rsidRPr="006518C9" w14:paraId="7963C90A" w14:textId="77777777" w:rsidTr="00921A47">
        <w:trPr>
          <w:tblCellSpacing w:w="15" w:type="dxa"/>
        </w:trPr>
        <w:tc>
          <w:tcPr>
            <w:tcW w:w="0" w:type="auto"/>
            <w:vAlign w:val="center"/>
            <w:hideMark/>
          </w:tcPr>
          <w:p w14:paraId="43D0980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4640DA5" w14:textId="77777777" w:rsidR="00921A47" w:rsidRPr="006518C9" w:rsidRDefault="00921A47">
            <w:pPr>
              <w:pStyle w:val="HTMLPreformatted"/>
            </w:pPr>
            <w:r w:rsidRPr="006518C9">
              <w:t>&lt;SpectrumIdentificationResult spectrumID="index=7665" spectraData_ref="SD_COMBINED_SE_0" id="SIR_7191"&gt;</w:t>
            </w:r>
          </w:p>
          <w:p w14:paraId="7D6C3E04" w14:textId="77777777" w:rsidR="006F41F9" w:rsidRPr="006518C9" w:rsidRDefault="00921A47">
            <w:pPr>
              <w:pStyle w:val="HTMLPreformatted"/>
            </w:pPr>
            <w:r w:rsidRPr="006518C9">
              <w:t xml:space="preserve">  &lt;SpectrumIdentificationItem chargeState="4" experimentalMassToCharge="1123.974121" calculatedMassTo</w:t>
            </w:r>
          </w:p>
          <w:p w14:paraId="3C941FCE" w14:textId="77777777" w:rsidR="006F41F9" w:rsidRPr="006518C9" w:rsidRDefault="00921A47">
            <w:pPr>
              <w:pStyle w:val="HTMLPreformatted"/>
            </w:pPr>
            <w:r w:rsidRPr="006518C9">
              <w:t>Charge="1123.968707" peptide_ref="CRCQYSGVNNLCHTSSHCPNQGSTCENVDTCLKPDEPK_##Carbamidomethyl(C):1##Carba</w:t>
            </w:r>
          </w:p>
          <w:p w14:paraId="19950186" w14:textId="77777777" w:rsidR="006F41F9" w:rsidRPr="006518C9" w:rsidRDefault="00921A47">
            <w:pPr>
              <w:pStyle w:val="HTMLPreformatted"/>
            </w:pPr>
            <w:r w:rsidRPr="006518C9">
              <w:t>midomethyl(C):3##Carba</w:t>
            </w:r>
          </w:p>
          <w:p w14:paraId="04682370" w14:textId="77777777" w:rsidR="006F41F9" w:rsidRPr="006518C9" w:rsidRDefault="00921A47">
            <w:pPr>
              <w:pStyle w:val="HTMLPreformatted"/>
            </w:pPr>
            <w:r w:rsidRPr="006518C9">
              <w:t>midomethyl(C):12##Carbamidomethyl(C):18##Carbamidomethyl(C):25##Carbamidomethyl(C):31##Ammonia-loss(C):</w:t>
            </w:r>
          </w:p>
          <w:p w14:paraId="2A24242E" w14:textId="77777777" w:rsidR="00921A47" w:rsidRPr="006518C9" w:rsidRDefault="00921A47">
            <w:pPr>
              <w:pStyle w:val="HTMLPreformatted"/>
            </w:pPr>
            <w:r w:rsidRPr="006518C9">
              <w:t>1" rank="1" passThreshold="false" id="SIR_7191_SII_1"&gt;</w:t>
            </w:r>
          </w:p>
          <w:p w14:paraId="478CBDCB" w14:textId="77777777" w:rsidR="006F41F9" w:rsidRPr="006518C9" w:rsidRDefault="00921A47">
            <w:pPr>
              <w:pStyle w:val="HTMLPreformatted"/>
            </w:pPr>
            <w:r w:rsidRPr="006518C9">
              <w:t xml:space="preserve">    &lt;PeptideEvidenceRef peptideEvidence_ref="CRCQYSGVNNLCHTSSHCPNQGSTCENVDTCLKPDEPK_generic|A_ENSP00000376692_REVERSED|p:</w:t>
            </w:r>
          </w:p>
          <w:p w14:paraId="7D5A00B7" w14:textId="77777777" w:rsidR="00921A47" w:rsidRPr="006518C9" w:rsidRDefault="00921A47">
            <w:pPr>
              <w:pStyle w:val="HTMLPreformatted"/>
            </w:pPr>
            <w:r w:rsidRPr="006518C9">
              <w:t>novel_575_612"&gt;&lt;/PeptideEvidenceRef&gt;</w:t>
            </w:r>
          </w:p>
          <w:p w14:paraId="00DA62DF" w14:textId="77777777" w:rsidR="006F41F9" w:rsidRPr="006518C9" w:rsidRDefault="00921A47">
            <w:pPr>
              <w:pStyle w:val="HTMLPreformatted"/>
            </w:pPr>
            <w:r w:rsidRPr="006518C9">
              <w:t xml:space="preserve">    &lt;PeptideEvidenceRef peptideEvidence_ref="CRCQYSGVNNLCHTSSHCPNQGSTCENVDTCLKPDEPK_generic|B_GENSCAN00000036974_REVERSED|p:</w:t>
            </w:r>
          </w:p>
          <w:p w14:paraId="550FB830" w14:textId="77777777" w:rsidR="00921A47" w:rsidRPr="006518C9" w:rsidRDefault="00921A47">
            <w:pPr>
              <w:pStyle w:val="HTMLPreformatted"/>
            </w:pPr>
            <w:r w:rsidRPr="006518C9">
              <w:t>genscan_494_531"&gt;&lt;/PeptideEvidenceRef&gt;</w:t>
            </w:r>
          </w:p>
          <w:p w14:paraId="5719E599" w14:textId="77777777" w:rsidR="006F41F9" w:rsidRPr="006518C9" w:rsidRDefault="00921A47">
            <w:pPr>
              <w:pStyle w:val="HTMLPreformatted"/>
            </w:pPr>
            <w:r w:rsidRPr="006518C9">
              <w:t xml:space="preserve">    &lt;PeptideEvidenceRef peptideEvidence_ref="CRCQYSGVNNLCHTSSHCPNQGSTCENVDTCLKPDEPK_generic|A_ENSP00000471297_REVERSED|p:</w:t>
            </w:r>
          </w:p>
          <w:p w14:paraId="178A13EC" w14:textId="77777777" w:rsidR="00921A47" w:rsidRPr="006518C9" w:rsidRDefault="00921A47">
            <w:pPr>
              <w:pStyle w:val="HTMLPreformatted"/>
            </w:pPr>
            <w:r w:rsidRPr="006518C9">
              <w:t>putative_641_678"&gt;&lt;/PeptideEvidenceRef&gt;</w:t>
            </w:r>
          </w:p>
          <w:p w14:paraId="272B0972" w14:textId="77777777" w:rsidR="006F41F9" w:rsidRPr="006518C9" w:rsidRDefault="00921A47">
            <w:pPr>
              <w:pStyle w:val="HTMLPreformatted"/>
            </w:pPr>
            <w:r w:rsidRPr="006518C9">
              <w:t xml:space="preserve">    &lt;PeptideEvidenceRef peptideEvidence_ref="CRCQYSGVNNLCHTSSHCPNQGSTCENVDTCLKPDEPK_generic|A_ENSP00000319883_REVERSED|p:</w:t>
            </w:r>
          </w:p>
          <w:p w14:paraId="3916238B" w14:textId="77777777" w:rsidR="00921A47" w:rsidRPr="006518C9" w:rsidRDefault="00921A47">
            <w:pPr>
              <w:pStyle w:val="HTMLPreformatted"/>
            </w:pPr>
            <w:r w:rsidRPr="006518C9">
              <w:t>known_633_670"&gt;&lt;/PeptideEvidenceRef&gt;</w:t>
            </w:r>
          </w:p>
          <w:p w14:paraId="215E7021" w14:textId="77777777" w:rsidR="006F41F9" w:rsidRPr="006518C9" w:rsidRDefault="00921A47">
            <w:pPr>
              <w:pStyle w:val="HTMLPreformatted"/>
            </w:pPr>
            <w:r w:rsidRPr="006518C9">
              <w:t xml:space="preserve">    &lt;PeptideEvidenceRef peptideEvidence_ref="CRCQYSGVNNLCHTSSHCPNQGSTCENVDTCLKPDEPK_generic|A_ENSP00000472280_REVERSED|p:</w:t>
            </w:r>
          </w:p>
          <w:p w14:paraId="3F00534B" w14:textId="77777777" w:rsidR="00921A47" w:rsidRPr="006518C9" w:rsidRDefault="00921A47">
            <w:pPr>
              <w:pStyle w:val="HTMLPreformatted"/>
            </w:pPr>
            <w:r w:rsidRPr="006518C9">
              <w:lastRenderedPageBreak/>
              <w:t>putative_622_659"&gt;&lt;/PeptideEvidenceRef&gt;</w:t>
            </w:r>
          </w:p>
          <w:p w14:paraId="0A882BA8" w14:textId="77777777" w:rsidR="00921A47" w:rsidRPr="006518C9" w:rsidRDefault="00921A47">
            <w:pPr>
              <w:pStyle w:val="HTMLPreformatted"/>
            </w:pPr>
            <w:r w:rsidRPr="006518C9">
              <w:t xml:space="preserve">  ...</w:t>
            </w:r>
          </w:p>
          <w:p w14:paraId="24FF837B" w14:textId="77777777" w:rsidR="00921A47" w:rsidRPr="006518C9" w:rsidRDefault="00921A47">
            <w:pPr>
              <w:pStyle w:val="HTMLPreformatted"/>
            </w:pPr>
            <w:r w:rsidRPr="006518C9">
              <w:t>&lt;/SpectrumIdentificationResult&gt;</w:t>
            </w:r>
          </w:p>
        </w:tc>
      </w:tr>
      <w:tr w:rsidR="00921A47" w:rsidRPr="006518C9" w14:paraId="101B542B" w14:textId="77777777" w:rsidTr="00921A47">
        <w:trPr>
          <w:tblCellSpacing w:w="15" w:type="dxa"/>
        </w:trPr>
        <w:tc>
          <w:tcPr>
            <w:tcW w:w="0" w:type="auto"/>
            <w:vAlign w:val="center"/>
            <w:hideMark/>
          </w:tcPr>
          <w:p w14:paraId="04249027" w14:textId="77777777"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14:paraId="09BAE40A" w14:textId="77777777" w:rsidR="00921A47" w:rsidRPr="006518C9" w:rsidRDefault="00921A47">
            <w:pPr>
              <w:pStyle w:val="HTMLPreformatted"/>
            </w:pPr>
            <w:r w:rsidRPr="006518C9">
              <w:t>Path /MzIdentML/DataCollection/AnalysisData/SpectrumIdentificationList/SpectrumIdentificationResult</w:t>
            </w:r>
          </w:p>
          <w:p w14:paraId="61CB0C21" w14:textId="77777777" w:rsidR="00921A47" w:rsidRPr="006518C9" w:rsidRDefault="00921A47">
            <w:pPr>
              <w:pStyle w:val="HTMLPreformatted"/>
            </w:pPr>
            <w:r w:rsidRPr="006518C9">
              <w:t xml:space="preserve">MAY supply a *child* term of </w:t>
            </w:r>
            <w:hyperlink r:id="rId374"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459D262E" w14:textId="77777777" w:rsidR="00921A47" w:rsidRPr="006518C9" w:rsidRDefault="00921A47">
            <w:pPr>
              <w:pStyle w:val="HTMLPreformatted"/>
            </w:pPr>
            <w:r w:rsidRPr="006518C9">
              <w:t xml:space="preserve">  e.g.: </w:t>
            </w:r>
            <w:hyperlink r:id="rId375"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38CE8489" w14:textId="77777777" w:rsidR="00921A47" w:rsidRPr="006518C9" w:rsidRDefault="00921A47">
            <w:pPr>
              <w:pStyle w:val="HTMLPreformatted"/>
            </w:pPr>
            <w:r w:rsidRPr="006518C9">
              <w:t xml:space="preserve">  e.g.: </w:t>
            </w:r>
            <w:hyperlink r:id="rId376"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65BF3CBB" w14:textId="77777777" w:rsidR="00921A47" w:rsidRPr="006518C9" w:rsidRDefault="00921A47">
            <w:pPr>
              <w:pStyle w:val="HTMLPreformatted"/>
            </w:pPr>
            <w:r w:rsidRPr="006518C9">
              <w:t xml:space="preserve">  e.g.: </w:t>
            </w:r>
            <w:hyperlink r:id="rId377"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7489BE47" w14:textId="77777777" w:rsidR="00921A47" w:rsidRPr="006518C9" w:rsidRDefault="00921A47">
            <w:pPr>
              <w:pStyle w:val="HTMLPreformatted"/>
            </w:pPr>
            <w:r w:rsidRPr="006518C9">
              <w:t xml:space="preserve">  e.g.: </w:t>
            </w:r>
            <w:hyperlink r:id="rId378"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63559CA8" w14:textId="77777777" w:rsidR="00921A47" w:rsidRPr="006518C9" w:rsidRDefault="00921A47">
            <w:pPr>
              <w:pStyle w:val="HTMLPreformatted"/>
            </w:pPr>
            <w:r w:rsidRPr="006518C9">
              <w:t xml:space="preserve">  e.g.: </w:t>
            </w:r>
            <w:hyperlink r:id="rId379"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6667C467" w14:textId="77777777" w:rsidR="00921A47" w:rsidRPr="006518C9" w:rsidRDefault="00921A47">
            <w:pPr>
              <w:pStyle w:val="HTMLPreformatted"/>
            </w:pPr>
            <w:r w:rsidRPr="006518C9">
              <w:t xml:space="preserve">  e.g.: </w:t>
            </w:r>
            <w:hyperlink r:id="rId380"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35E6886C" w14:textId="77777777" w:rsidR="00921A47" w:rsidRPr="006518C9" w:rsidRDefault="00921A47">
            <w:pPr>
              <w:pStyle w:val="HTMLPreformatted"/>
            </w:pPr>
            <w:r w:rsidRPr="006518C9">
              <w:t xml:space="preserve">  e.g.: </w:t>
            </w:r>
            <w:hyperlink r:id="rId381"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680C6B60" w14:textId="77777777" w:rsidR="00921A47" w:rsidRPr="006518C9" w:rsidRDefault="00921A47">
            <w:pPr>
              <w:pStyle w:val="HTMLPreformatted"/>
            </w:pPr>
            <w:r w:rsidRPr="006518C9">
              <w:t xml:space="preserve">  e.g.: </w:t>
            </w:r>
            <w:hyperlink r:id="rId382"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14:paraId="3F804167" w14:textId="77777777" w:rsidR="00921A47" w:rsidRPr="006518C9" w:rsidRDefault="00921A47">
            <w:pPr>
              <w:pStyle w:val="HTMLPreformatted"/>
            </w:pPr>
            <w:r w:rsidRPr="006518C9">
              <w:t xml:space="preserve">  e.g.: </w:t>
            </w:r>
            <w:hyperlink r:id="rId383"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3659EC1A" w14:textId="77777777" w:rsidR="00921A47" w:rsidRPr="006518C9" w:rsidRDefault="00921A47">
            <w:pPr>
              <w:pStyle w:val="HTMLPreformatted"/>
            </w:pPr>
            <w:r w:rsidRPr="006518C9">
              <w:t xml:space="preserve">  e.g.: </w:t>
            </w:r>
            <w:hyperlink r:id="rId384"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32C37990" w14:textId="77777777" w:rsidR="00921A47" w:rsidRPr="006518C9" w:rsidRDefault="00921A47">
            <w:pPr>
              <w:pStyle w:val="HTMLPreformatted"/>
            </w:pPr>
            <w:r w:rsidRPr="006518C9">
              <w:t xml:space="preserve">  </w:t>
            </w:r>
            <w:hyperlink r:id="rId385" w:tgtFrame="new" w:history="1">
              <w:r w:rsidRPr="006518C9">
                <w:rPr>
                  <w:rStyle w:val="Hyperlink"/>
                </w:rPr>
                <w:t>et al.</w:t>
              </w:r>
            </w:hyperlink>
          </w:p>
        </w:tc>
      </w:tr>
    </w:tbl>
    <w:p w14:paraId="0378BAB6" w14:textId="77777777" w:rsidR="00921A47" w:rsidRPr="006518C9" w:rsidRDefault="00921A47" w:rsidP="00921A47">
      <w:pPr>
        <w:rPr>
          <w:lang w:val="en-US"/>
        </w:rPr>
      </w:pPr>
    </w:p>
    <w:p w14:paraId="499F775D" w14:textId="77777777" w:rsidR="00921A47" w:rsidRPr="006518C9" w:rsidRDefault="00921A47" w:rsidP="00921A47">
      <w:pPr>
        <w:pStyle w:val="Heading2"/>
      </w:pPr>
      <w:bookmarkStart w:id="296" w:name="_Toc457214135"/>
      <w:r w:rsidRPr="006518C9">
        <w:t>Element &lt;</w:t>
      </w:r>
      <w:bookmarkStart w:id="297" w:name="SpectrumIDFormat"/>
      <w:r w:rsidRPr="006518C9">
        <w:t>SpectrumIDFormat</w:t>
      </w:r>
      <w:bookmarkEnd w:id="297"/>
      <w:r w:rsidRPr="006518C9">
        <w:t>&gt;</w:t>
      </w:r>
      <w:bookmarkEnd w:id="2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RPr="006518C9" w14:paraId="1F251ED3" w14:textId="77777777" w:rsidTr="00921A47">
        <w:trPr>
          <w:tblCellSpacing w:w="15" w:type="dxa"/>
        </w:trPr>
        <w:tc>
          <w:tcPr>
            <w:tcW w:w="0" w:type="auto"/>
            <w:vAlign w:val="center"/>
            <w:hideMark/>
          </w:tcPr>
          <w:p w14:paraId="05B2FAD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E4CB0BD" w14:textId="77777777" w:rsidR="00921A47" w:rsidRPr="006518C9" w:rsidRDefault="00921A47">
            <w:pPr>
              <w:rPr>
                <w:sz w:val="24"/>
                <w:szCs w:val="24"/>
                <w:lang w:val="en-US"/>
              </w:rPr>
            </w:pPr>
            <w:r w:rsidRPr="006518C9">
              <w:rPr>
                <w:lang w:val="en-US"/>
              </w:rPr>
              <w:t xml:space="preserve">The format of the spectrum identifier within the source file </w:t>
            </w:r>
          </w:p>
        </w:tc>
      </w:tr>
      <w:tr w:rsidR="00921A47" w:rsidRPr="006518C9" w14:paraId="53E88063" w14:textId="77777777" w:rsidTr="00921A47">
        <w:trPr>
          <w:tblCellSpacing w:w="15" w:type="dxa"/>
        </w:trPr>
        <w:tc>
          <w:tcPr>
            <w:tcW w:w="0" w:type="auto"/>
            <w:vAlign w:val="center"/>
            <w:hideMark/>
          </w:tcPr>
          <w:p w14:paraId="6E1C482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E093FFC" w14:textId="77777777" w:rsidR="00921A47" w:rsidRPr="006518C9" w:rsidRDefault="00921A47">
            <w:pPr>
              <w:rPr>
                <w:sz w:val="24"/>
                <w:szCs w:val="24"/>
                <w:lang w:val="en-US"/>
              </w:rPr>
            </w:pPr>
            <w:r w:rsidRPr="006518C9">
              <w:rPr>
                <w:lang w:val="en-US"/>
              </w:rPr>
              <w:t xml:space="preserve">SpectrumIDFormatType </w:t>
            </w:r>
          </w:p>
        </w:tc>
      </w:tr>
      <w:tr w:rsidR="00921A47" w:rsidRPr="006518C9" w14:paraId="139E1589" w14:textId="77777777" w:rsidTr="00921A47">
        <w:trPr>
          <w:tblCellSpacing w:w="15" w:type="dxa"/>
        </w:trPr>
        <w:tc>
          <w:tcPr>
            <w:tcW w:w="0" w:type="auto"/>
            <w:vAlign w:val="center"/>
            <w:hideMark/>
          </w:tcPr>
          <w:p w14:paraId="199227A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707719B" w14:textId="77777777" w:rsidR="00921A47" w:rsidRPr="006518C9" w:rsidRDefault="00921A47">
            <w:pPr>
              <w:rPr>
                <w:sz w:val="24"/>
                <w:szCs w:val="24"/>
                <w:lang w:val="en-US"/>
              </w:rPr>
            </w:pPr>
            <w:r w:rsidRPr="006518C9">
              <w:rPr>
                <w:lang w:val="en-US"/>
              </w:rPr>
              <w:t>none</w:t>
            </w:r>
          </w:p>
        </w:tc>
      </w:tr>
      <w:tr w:rsidR="00921A47" w:rsidRPr="006518C9" w14:paraId="448FBAED" w14:textId="77777777" w:rsidTr="00921A47">
        <w:trPr>
          <w:tblCellSpacing w:w="15" w:type="dxa"/>
        </w:trPr>
        <w:tc>
          <w:tcPr>
            <w:tcW w:w="0" w:type="auto"/>
            <w:vAlign w:val="center"/>
            <w:hideMark/>
          </w:tcPr>
          <w:p w14:paraId="32ACF486"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rsidRPr="006518C9" w14:paraId="0C60CD0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2D84A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701E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14288"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20AA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FCC96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A5EC97"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724A6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D1A7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D719F" w14:textId="77777777" w:rsidR="00921A47" w:rsidRPr="006518C9" w:rsidRDefault="00921A47">
                  <w:pPr>
                    <w:rPr>
                      <w:sz w:val="24"/>
                      <w:szCs w:val="24"/>
                      <w:lang w:val="en-US"/>
                    </w:rPr>
                  </w:pPr>
                  <w:r w:rsidRPr="006518C9">
                    <w:rPr>
                      <w:lang w:val="en-US"/>
                    </w:rPr>
                    <w:t>A single entry from an ontology or a controlled vocabulary.</w:t>
                  </w:r>
                </w:p>
              </w:tc>
            </w:tr>
          </w:tbl>
          <w:p w14:paraId="36AA7678" w14:textId="77777777" w:rsidR="00921A47" w:rsidRPr="006518C9" w:rsidRDefault="00921A47">
            <w:pPr>
              <w:rPr>
                <w:sz w:val="24"/>
                <w:szCs w:val="24"/>
                <w:lang w:val="en-US"/>
              </w:rPr>
            </w:pPr>
          </w:p>
        </w:tc>
      </w:tr>
      <w:tr w:rsidR="00921A47" w:rsidRPr="006518C9" w14:paraId="4A8EB969" w14:textId="77777777" w:rsidTr="00921A47">
        <w:trPr>
          <w:tblCellSpacing w:w="15" w:type="dxa"/>
        </w:trPr>
        <w:tc>
          <w:tcPr>
            <w:tcW w:w="0" w:type="auto"/>
            <w:vAlign w:val="center"/>
            <w:hideMark/>
          </w:tcPr>
          <w:p w14:paraId="5902EE1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073BF17" w14:textId="77777777" w:rsidR="00921A47" w:rsidRPr="006518C9" w:rsidRDefault="00921A47">
            <w:pPr>
              <w:pStyle w:val="HTMLPreformatted"/>
            </w:pPr>
            <w:r w:rsidRPr="006518C9">
              <w:t xml:space="preserve">      &lt;SpectrumIDFormat&gt; </w:t>
            </w:r>
          </w:p>
          <w:p w14:paraId="5376C90B" w14:textId="77777777" w:rsidR="00921A47" w:rsidRPr="006518C9" w:rsidRDefault="00921A47">
            <w:pPr>
              <w:pStyle w:val="HTMLPreformatted"/>
            </w:pPr>
            <w:r w:rsidRPr="006518C9">
              <w:t xml:space="preserve">         &lt;cvParam accession="MS:1000774" cvRef="PSI-MS" name="multiple peak list nativeID format"/&gt;</w:t>
            </w:r>
          </w:p>
          <w:p w14:paraId="0F0B9639" w14:textId="77777777" w:rsidR="00921A47" w:rsidRPr="006518C9" w:rsidRDefault="00921A47">
            <w:pPr>
              <w:pStyle w:val="HTMLPreformatted"/>
            </w:pPr>
            <w:r w:rsidRPr="006518C9">
              <w:t xml:space="preserve">      &lt;/SpectrumIDFormat&gt; </w:t>
            </w:r>
          </w:p>
        </w:tc>
      </w:tr>
      <w:tr w:rsidR="00921A47" w:rsidRPr="006518C9" w14:paraId="5D206667" w14:textId="77777777" w:rsidTr="00921A47">
        <w:trPr>
          <w:tblCellSpacing w:w="15" w:type="dxa"/>
        </w:trPr>
        <w:tc>
          <w:tcPr>
            <w:tcW w:w="0" w:type="auto"/>
            <w:vAlign w:val="center"/>
            <w:hideMark/>
          </w:tcPr>
          <w:p w14:paraId="606BCD88"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2B8B2D3" w14:textId="77777777" w:rsidR="00921A47" w:rsidRPr="006518C9" w:rsidRDefault="00921A47">
            <w:pPr>
              <w:pStyle w:val="HTMLPreformatted"/>
            </w:pPr>
            <w:r w:rsidRPr="006518C9">
              <w:t>Path /MzIdentML/DataCollection/Inputs/SpectraData/SpectrumIDFormat</w:t>
            </w:r>
          </w:p>
          <w:p w14:paraId="22B10905" w14:textId="77777777" w:rsidR="00921A47" w:rsidRPr="006518C9" w:rsidRDefault="00921A47">
            <w:pPr>
              <w:pStyle w:val="HTMLPreformatted"/>
            </w:pPr>
            <w:r w:rsidRPr="006518C9">
              <w:t xml:space="preserve">MUST supply a *child* term of </w:t>
            </w:r>
            <w:hyperlink r:id="rId386" w:tgtFrame="new" w:history="1">
              <w:r w:rsidRPr="006518C9">
                <w:rPr>
                  <w:rStyle w:val="Hyperlink"/>
                </w:rPr>
                <w:t>MS:1000767</w:t>
              </w:r>
            </w:hyperlink>
            <w:r w:rsidRPr="006518C9">
              <w:t xml:space="preserve"> (</w:t>
            </w:r>
            <w:r w:rsidRPr="006518C9">
              <w:rPr>
                <w:rStyle w:val="popup"/>
              </w:rPr>
              <w:t>native spectrum identifier format</w:t>
            </w:r>
            <w:r w:rsidRPr="006518C9">
              <w:t>) only once</w:t>
            </w:r>
          </w:p>
          <w:p w14:paraId="7CB3B96A" w14:textId="77777777" w:rsidR="00921A47" w:rsidRPr="006518C9" w:rsidRDefault="00921A47">
            <w:pPr>
              <w:pStyle w:val="HTMLPreformatted"/>
            </w:pPr>
            <w:r w:rsidRPr="006518C9">
              <w:t xml:space="preserve">  e.g.: </w:t>
            </w:r>
            <w:hyperlink r:id="rId387" w:tgtFrame="new" w:history="1">
              <w:r w:rsidRPr="006518C9">
                <w:rPr>
                  <w:rStyle w:val="Hyperlink"/>
                </w:rPr>
                <w:t>MS:1000768</w:t>
              </w:r>
            </w:hyperlink>
            <w:r w:rsidRPr="006518C9">
              <w:t xml:space="preserve"> (</w:t>
            </w:r>
            <w:r w:rsidRPr="006518C9">
              <w:rPr>
                <w:rStyle w:val="popup"/>
              </w:rPr>
              <w:t>Thermo nativeID format</w:t>
            </w:r>
            <w:r w:rsidRPr="006518C9">
              <w:t xml:space="preserve">) </w:t>
            </w:r>
          </w:p>
          <w:p w14:paraId="15DD04FB" w14:textId="77777777" w:rsidR="00921A47" w:rsidRPr="006518C9" w:rsidRDefault="00921A47">
            <w:pPr>
              <w:pStyle w:val="HTMLPreformatted"/>
            </w:pPr>
            <w:r w:rsidRPr="006518C9">
              <w:t xml:space="preserve">  e.g.: </w:t>
            </w:r>
            <w:hyperlink r:id="rId388" w:tgtFrame="new" w:history="1">
              <w:r w:rsidRPr="006518C9">
                <w:rPr>
                  <w:rStyle w:val="Hyperlink"/>
                </w:rPr>
                <w:t>MS:1000769</w:t>
              </w:r>
            </w:hyperlink>
            <w:r w:rsidRPr="006518C9">
              <w:t xml:space="preserve"> (</w:t>
            </w:r>
            <w:r w:rsidRPr="006518C9">
              <w:rPr>
                <w:rStyle w:val="popup"/>
              </w:rPr>
              <w:t>Waters nativeID format</w:t>
            </w:r>
            <w:r w:rsidRPr="006518C9">
              <w:t xml:space="preserve">) </w:t>
            </w:r>
          </w:p>
          <w:p w14:paraId="5B14D332" w14:textId="77777777" w:rsidR="00921A47" w:rsidRPr="006518C9" w:rsidRDefault="00921A47">
            <w:pPr>
              <w:pStyle w:val="HTMLPreformatted"/>
            </w:pPr>
            <w:r w:rsidRPr="006518C9">
              <w:t xml:space="preserve">  e.g.: </w:t>
            </w:r>
            <w:hyperlink r:id="rId389" w:tgtFrame="new" w:history="1">
              <w:r w:rsidRPr="006518C9">
                <w:rPr>
                  <w:rStyle w:val="Hyperlink"/>
                </w:rPr>
                <w:t>MS:1000770</w:t>
              </w:r>
            </w:hyperlink>
            <w:r w:rsidRPr="006518C9">
              <w:t xml:space="preserve"> (</w:t>
            </w:r>
            <w:r w:rsidRPr="006518C9">
              <w:rPr>
                <w:rStyle w:val="popup"/>
              </w:rPr>
              <w:t>WIFF nativeID format</w:t>
            </w:r>
            <w:r w:rsidRPr="006518C9">
              <w:t xml:space="preserve">) </w:t>
            </w:r>
          </w:p>
          <w:p w14:paraId="48F6FFFA" w14:textId="77777777" w:rsidR="00921A47" w:rsidRPr="006518C9" w:rsidRDefault="00921A47">
            <w:pPr>
              <w:pStyle w:val="HTMLPreformatted"/>
            </w:pPr>
            <w:r w:rsidRPr="006518C9">
              <w:t xml:space="preserve">  e.g.: </w:t>
            </w:r>
            <w:hyperlink r:id="rId390" w:tgtFrame="new" w:history="1">
              <w:r w:rsidRPr="006518C9">
                <w:rPr>
                  <w:rStyle w:val="Hyperlink"/>
                </w:rPr>
                <w:t>MS:1000771</w:t>
              </w:r>
            </w:hyperlink>
            <w:r w:rsidRPr="006518C9">
              <w:t xml:space="preserve"> (</w:t>
            </w:r>
            <w:r w:rsidRPr="006518C9">
              <w:rPr>
                <w:rStyle w:val="popup"/>
              </w:rPr>
              <w:t>Bruker/Agilent YEP nativeID format</w:t>
            </w:r>
            <w:r w:rsidRPr="006518C9">
              <w:t xml:space="preserve">) </w:t>
            </w:r>
          </w:p>
          <w:p w14:paraId="46C6F95B" w14:textId="77777777" w:rsidR="00921A47" w:rsidRPr="006518C9" w:rsidRDefault="00921A47">
            <w:pPr>
              <w:pStyle w:val="HTMLPreformatted"/>
            </w:pPr>
            <w:r w:rsidRPr="006518C9">
              <w:t xml:space="preserve">  e.g.: </w:t>
            </w:r>
            <w:hyperlink r:id="rId391" w:tgtFrame="new" w:history="1">
              <w:r w:rsidRPr="006518C9">
                <w:rPr>
                  <w:rStyle w:val="Hyperlink"/>
                </w:rPr>
                <w:t>MS:1000772</w:t>
              </w:r>
            </w:hyperlink>
            <w:r w:rsidRPr="006518C9">
              <w:t xml:space="preserve"> (</w:t>
            </w:r>
            <w:r w:rsidRPr="006518C9">
              <w:rPr>
                <w:rStyle w:val="popup"/>
              </w:rPr>
              <w:t>Bruker BAF nativeID format</w:t>
            </w:r>
            <w:r w:rsidRPr="006518C9">
              <w:t xml:space="preserve">) </w:t>
            </w:r>
          </w:p>
          <w:p w14:paraId="5A58E23C" w14:textId="77777777" w:rsidR="00921A47" w:rsidRPr="006518C9" w:rsidRDefault="00921A47">
            <w:pPr>
              <w:pStyle w:val="HTMLPreformatted"/>
            </w:pPr>
            <w:r w:rsidRPr="006518C9">
              <w:t xml:space="preserve">  e.g.: </w:t>
            </w:r>
            <w:hyperlink r:id="rId392" w:tgtFrame="new" w:history="1">
              <w:r w:rsidRPr="006518C9">
                <w:rPr>
                  <w:rStyle w:val="Hyperlink"/>
                </w:rPr>
                <w:t>MS:1000773</w:t>
              </w:r>
            </w:hyperlink>
            <w:r w:rsidRPr="006518C9">
              <w:t xml:space="preserve"> (</w:t>
            </w:r>
            <w:r w:rsidRPr="006518C9">
              <w:rPr>
                <w:rStyle w:val="popup"/>
              </w:rPr>
              <w:t>Bruker FID nativeID format</w:t>
            </w:r>
            <w:r w:rsidRPr="006518C9">
              <w:t xml:space="preserve">) </w:t>
            </w:r>
          </w:p>
          <w:p w14:paraId="1EEC1142" w14:textId="77777777" w:rsidR="00921A47" w:rsidRPr="006518C9" w:rsidRDefault="00921A47">
            <w:pPr>
              <w:pStyle w:val="HTMLPreformatted"/>
            </w:pPr>
            <w:r w:rsidRPr="006518C9">
              <w:t xml:space="preserve">  e.g.: </w:t>
            </w:r>
            <w:hyperlink r:id="rId393" w:tgtFrame="new" w:history="1">
              <w:r w:rsidRPr="006518C9">
                <w:rPr>
                  <w:rStyle w:val="Hyperlink"/>
                </w:rPr>
                <w:t>MS:1000774</w:t>
              </w:r>
            </w:hyperlink>
            <w:r w:rsidRPr="006518C9">
              <w:t xml:space="preserve"> (</w:t>
            </w:r>
            <w:r w:rsidRPr="006518C9">
              <w:rPr>
                <w:rStyle w:val="popup"/>
              </w:rPr>
              <w:t>multiple peak list nativeID format</w:t>
            </w:r>
            <w:r w:rsidRPr="006518C9">
              <w:t xml:space="preserve">) </w:t>
            </w:r>
          </w:p>
          <w:p w14:paraId="615ED54F" w14:textId="77777777" w:rsidR="00921A47" w:rsidRPr="006518C9" w:rsidRDefault="00921A47">
            <w:pPr>
              <w:pStyle w:val="HTMLPreformatted"/>
            </w:pPr>
            <w:r w:rsidRPr="006518C9">
              <w:t xml:space="preserve">  e.g.: </w:t>
            </w:r>
            <w:hyperlink r:id="rId394" w:tgtFrame="new" w:history="1">
              <w:r w:rsidRPr="006518C9">
                <w:rPr>
                  <w:rStyle w:val="Hyperlink"/>
                </w:rPr>
                <w:t>MS:1000775</w:t>
              </w:r>
            </w:hyperlink>
            <w:r w:rsidRPr="006518C9">
              <w:t xml:space="preserve"> (</w:t>
            </w:r>
            <w:r w:rsidRPr="006518C9">
              <w:rPr>
                <w:rStyle w:val="popup"/>
              </w:rPr>
              <w:t>single peak list nativeID format</w:t>
            </w:r>
            <w:r w:rsidRPr="006518C9">
              <w:t xml:space="preserve">) </w:t>
            </w:r>
          </w:p>
          <w:p w14:paraId="0E2A2AB8" w14:textId="77777777" w:rsidR="00921A47" w:rsidRPr="006518C9" w:rsidRDefault="00921A47">
            <w:pPr>
              <w:pStyle w:val="HTMLPreformatted"/>
            </w:pPr>
            <w:r w:rsidRPr="006518C9">
              <w:t xml:space="preserve">  e.g.: </w:t>
            </w:r>
            <w:hyperlink r:id="rId395" w:tgtFrame="new" w:history="1">
              <w:r w:rsidRPr="006518C9">
                <w:rPr>
                  <w:rStyle w:val="Hyperlink"/>
                </w:rPr>
                <w:t>MS:1000776</w:t>
              </w:r>
            </w:hyperlink>
            <w:r w:rsidRPr="006518C9">
              <w:t xml:space="preserve"> (</w:t>
            </w:r>
            <w:r w:rsidRPr="006518C9">
              <w:rPr>
                <w:rStyle w:val="popup"/>
              </w:rPr>
              <w:t>scan number only nativeID format</w:t>
            </w:r>
            <w:r w:rsidRPr="006518C9">
              <w:t xml:space="preserve">) </w:t>
            </w:r>
          </w:p>
          <w:p w14:paraId="02B5815B" w14:textId="77777777" w:rsidR="00921A47" w:rsidRPr="006518C9" w:rsidRDefault="00921A47">
            <w:pPr>
              <w:pStyle w:val="HTMLPreformatted"/>
            </w:pPr>
            <w:r w:rsidRPr="006518C9">
              <w:t xml:space="preserve">  e.g.: </w:t>
            </w:r>
            <w:hyperlink r:id="rId396" w:tgtFrame="new" w:history="1">
              <w:r w:rsidRPr="006518C9">
                <w:rPr>
                  <w:rStyle w:val="Hyperlink"/>
                </w:rPr>
                <w:t>MS:1000777</w:t>
              </w:r>
            </w:hyperlink>
            <w:r w:rsidRPr="006518C9">
              <w:t xml:space="preserve"> (</w:t>
            </w:r>
            <w:r w:rsidRPr="006518C9">
              <w:rPr>
                <w:rStyle w:val="popup"/>
              </w:rPr>
              <w:t>spectrum identifier nativeID format</w:t>
            </w:r>
            <w:r w:rsidRPr="006518C9">
              <w:t xml:space="preserve">) </w:t>
            </w:r>
          </w:p>
          <w:p w14:paraId="08302F7E" w14:textId="77777777" w:rsidR="00921A47" w:rsidRPr="006518C9" w:rsidRDefault="00921A47">
            <w:pPr>
              <w:pStyle w:val="HTMLPreformatted"/>
            </w:pPr>
            <w:r w:rsidRPr="006518C9">
              <w:t xml:space="preserve">  </w:t>
            </w:r>
            <w:hyperlink r:id="rId397" w:tgtFrame="new" w:history="1">
              <w:r w:rsidRPr="006518C9">
                <w:rPr>
                  <w:rStyle w:val="Hyperlink"/>
                </w:rPr>
                <w:t>et al.</w:t>
              </w:r>
            </w:hyperlink>
          </w:p>
          <w:p w14:paraId="3B9AA76E" w14:textId="77777777" w:rsidR="00921A47" w:rsidRPr="006518C9" w:rsidRDefault="00921A47">
            <w:pPr>
              <w:pStyle w:val="HTMLPreformatted"/>
            </w:pPr>
            <w:r w:rsidRPr="006518C9">
              <w:t xml:space="preserve">MUST supply a *child* term of </w:t>
            </w:r>
            <w:hyperlink r:id="rId398" w:tgtFrame="new" w:history="1">
              <w:r w:rsidRPr="006518C9">
                <w:rPr>
                  <w:rStyle w:val="Hyperlink"/>
                </w:rPr>
                <w:t>MS:1001529</w:t>
              </w:r>
            </w:hyperlink>
            <w:r w:rsidRPr="006518C9">
              <w:t xml:space="preserve"> (</w:t>
            </w:r>
            <w:r w:rsidRPr="006518C9">
              <w:rPr>
                <w:rStyle w:val="popup"/>
              </w:rPr>
              <w:t>spectra data details</w:t>
            </w:r>
            <w:r w:rsidRPr="006518C9">
              <w:t>) only once</w:t>
            </w:r>
          </w:p>
          <w:p w14:paraId="3715E957" w14:textId="77777777" w:rsidR="00921A47" w:rsidRPr="006518C9" w:rsidRDefault="00921A47">
            <w:pPr>
              <w:pStyle w:val="HTMLPreformatted"/>
            </w:pPr>
            <w:r w:rsidRPr="006518C9">
              <w:t xml:space="preserve">  e.g.: </w:t>
            </w:r>
            <w:hyperlink r:id="rId399" w:tgtFrame="new" w:history="1">
              <w:r w:rsidRPr="006518C9">
                <w:rPr>
                  <w:rStyle w:val="Hyperlink"/>
                </w:rPr>
                <w:t>MS:1001530</w:t>
              </w:r>
            </w:hyperlink>
            <w:r w:rsidRPr="006518C9">
              <w:t xml:space="preserve"> (</w:t>
            </w:r>
            <w:r w:rsidRPr="006518C9">
              <w:rPr>
                <w:rStyle w:val="popup"/>
              </w:rPr>
              <w:t>mzML unique identifier</w:t>
            </w:r>
            <w:r w:rsidRPr="006518C9">
              <w:t xml:space="preserve">) </w:t>
            </w:r>
          </w:p>
          <w:p w14:paraId="5EA5769C" w14:textId="77777777" w:rsidR="00921A47" w:rsidRPr="006518C9" w:rsidRDefault="00921A47">
            <w:pPr>
              <w:pStyle w:val="HTMLPreformatted"/>
            </w:pPr>
            <w:r w:rsidRPr="006518C9">
              <w:t xml:space="preserve">  e.g.: </w:t>
            </w:r>
            <w:hyperlink r:id="rId400" w:tgtFrame="new" w:history="1">
              <w:r w:rsidRPr="006518C9">
                <w:rPr>
                  <w:rStyle w:val="Hyperlink"/>
                </w:rPr>
                <w:t>MS:1001531</w:t>
              </w:r>
            </w:hyperlink>
            <w:r w:rsidRPr="006518C9">
              <w:t xml:space="preserve"> (</w:t>
            </w:r>
            <w:r w:rsidRPr="006518C9">
              <w:rPr>
                <w:rStyle w:val="popup"/>
              </w:rPr>
              <w:t>spectrum from ProteinScape database nativeID format</w:t>
            </w:r>
            <w:r w:rsidRPr="006518C9">
              <w:t xml:space="preserve">) </w:t>
            </w:r>
          </w:p>
          <w:p w14:paraId="0CC42DDE" w14:textId="77777777" w:rsidR="00921A47" w:rsidRPr="006518C9" w:rsidRDefault="00921A47">
            <w:pPr>
              <w:pStyle w:val="HTMLPreformatted"/>
            </w:pPr>
            <w:r w:rsidRPr="006518C9">
              <w:t xml:space="preserve">  e.g.: </w:t>
            </w:r>
            <w:hyperlink r:id="rId401" w:tgtFrame="new" w:history="1">
              <w:r w:rsidRPr="006518C9">
                <w:rPr>
                  <w:rStyle w:val="Hyperlink"/>
                </w:rPr>
                <w:t>MS:1001532</w:t>
              </w:r>
            </w:hyperlink>
            <w:r w:rsidRPr="006518C9">
              <w:t xml:space="preserve"> (</w:t>
            </w:r>
            <w:r w:rsidRPr="006518C9">
              <w:rPr>
                <w:rStyle w:val="popup"/>
              </w:rPr>
              <w:t>spectrum from database string nativeID format</w:t>
            </w:r>
            <w:r w:rsidRPr="006518C9">
              <w:t xml:space="preserve">) </w:t>
            </w:r>
          </w:p>
        </w:tc>
      </w:tr>
      <w:tr w:rsidR="00921A47" w:rsidRPr="006518C9" w14:paraId="6D38CACF" w14:textId="77777777" w:rsidTr="00921A47">
        <w:trPr>
          <w:tblCellSpacing w:w="15" w:type="dxa"/>
        </w:trPr>
        <w:tc>
          <w:tcPr>
            <w:tcW w:w="0" w:type="auto"/>
            <w:vAlign w:val="center"/>
            <w:hideMark/>
          </w:tcPr>
          <w:p w14:paraId="3F056592"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D1657F2" w14:textId="77777777" w:rsidR="00921A47" w:rsidRPr="006518C9" w:rsidRDefault="00921A47">
            <w:pPr>
              <w:pStyle w:val="HTMLPreformatted"/>
            </w:pPr>
            <w:r w:rsidRPr="006518C9">
              <w:t>&lt;cvParam cvRef="PSI-MS" accession="MS:1000774" name="multiple peak list nativeID format"&gt;&lt;/cvParam&gt;</w:t>
            </w:r>
          </w:p>
        </w:tc>
      </w:tr>
    </w:tbl>
    <w:p w14:paraId="36C9569E" w14:textId="77777777" w:rsidR="00921A47" w:rsidRPr="006518C9" w:rsidRDefault="00921A47" w:rsidP="00921A47">
      <w:pPr>
        <w:rPr>
          <w:lang w:val="en-US"/>
        </w:rPr>
      </w:pPr>
    </w:p>
    <w:p w14:paraId="650CC922" w14:textId="77777777" w:rsidR="00921A47" w:rsidRPr="006518C9" w:rsidRDefault="00921A47" w:rsidP="00921A47">
      <w:pPr>
        <w:pStyle w:val="Heading2"/>
      </w:pPr>
      <w:bookmarkStart w:id="298" w:name="_Toc457214136"/>
      <w:r w:rsidRPr="006518C9">
        <w:t>Element &lt;</w:t>
      </w:r>
      <w:bookmarkStart w:id="299" w:name="SubSample"/>
      <w:r w:rsidRPr="006518C9">
        <w:t>SubSample</w:t>
      </w:r>
      <w:bookmarkEnd w:id="299"/>
      <w:r w:rsidRPr="006518C9">
        <w:t>&gt;</w:t>
      </w:r>
      <w:bookmarkEnd w:id="2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rsidRPr="006518C9" w14:paraId="624C0855" w14:textId="77777777" w:rsidTr="00921A47">
        <w:trPr>
          <w:tblCellSpacing w:w="15" w:type="dxa"/>
        </w:trPr>
        <w:tc>
          <w:tcPr>
            <w:tcW w:w="0" w:type="auto"/>
            <w:vAlign w:val="center"/>
            <w:hideMark/>
          </w:tcPr>
          <w:p w14:paraId="368D001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A49F515"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7F3BE33B" w14:textId="77777777" w:rsidTr="00921A47">
        <w:trPr>
          <w:tblCellSpacing w:w="15" w:type="dxa"/>
        </w:trPr>
        <w:tc>
          <w:tcPr>
            <w:tcW w:w="0" w:type="auto"/>
            <w:vAlign w:val="center"/>
            <w:hideMark/>
          </w:tcPr>
          <w:p w14:paraId="19E89FB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C42F19E" w14:textId="77777777" w:rsidR="00921A47" w:rsidRPr="006518C9" w:rsidRDefault="00921A47">
            <w:pPr>
              <w:rPr>
                <w:sz w:val="24"/>
                <w:szCs w:val="24"/>
                <w:lang w:val="en-US"/>
              </w:rPr>
            </w:pPr>
            <w:r w:rsidRPr="006518C9">
              <w:rPr>
                <w:lang w:val="en-US"/>
              </w:rPr>
              <w:t xml:space="preserve">SubSampleType </w:t>
            </w:r>
          </w:p>
        </w:tc>
      </w:tr>
      <w:tr w:rsidR="00921A47" w:rsidRPr="006518C9" w14:paraId="38A84CB4" w14:textId="77777777" w:rsidTr="00921A47">
        <w:trPr>
          <w:tblCellSpacing w:w="15" w:type="dxa"/>
        </w:trPr>
        <w:tc>
          <w:tcPr>
            <w:tcW w:w="0" w:type="auto"/>
            <w:vAlign w:val="center"/>
            <w:hideMark/>
          </w:tcPr>
          <w:p w14:paraId="37894E69"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rsidRPr="006518C9" w14:paraId="19D0AD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91F54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B642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F2C2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E90A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0DA3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90E5B2" w14:textId="77777777" w:rsidR="00921A47" w:rsidRPr="006518C9" w:rsidRDefault="00921A47">
                  <w:pPr>
                    <w:rPr>
                      <w:sz w:val="24"/>
                      <w:szCs w:val="24"/>
                      <w:lang w:val="en-US"/>
                    </w:rPr>
                  </w:pPr>
                  <w:r w:rsidRPr="006518C9">
                    <w:rPr>
                      <w:lang w:val="en-US"/>
                    </w:rP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8E70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30F9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AFCB7" w14:textId="77777777" w:rsidR="00921A47" w:rsidRPr="006518C9" w:rsidRDefault="00921A47">
                  <w:pPr>
                    <w:rPr>
                      <w:sz w:val="24"/>
                      <w:szCs w:val="24"/>
                      <w:lang w:val="en-US"/>
                    </w:rPr>
                  </w:pPr>
                  <w:r w:rsidRPr="006518C9">
                    <w:rPr>
                      <w:lang w:val="en-US"/>
                    </w:rPr>
                    <w:t>A reference to the child sample.</w:t>
                  </w:r>
                </w:p>
              </w:tc>
            </w:tr>
          </w:tbl>
          <w:p w14:paraId="2E48C487" w14:textId="77777777" w:rsidR="00921A47" w:rsidRPr="006518C9" w:rsidRDefault="00921A47">
            <w:pPr>
              <w:rPr>
                <w:sz w:val="24"/>
                <w:szCs w:val="24"/>
                <w:lang w:val="en-US"/>
              </w:rPr>
            </w:pPr>
          </w:p>
        </w:tc>
      </w:tr>
      <w:tr w:rsidR="00921A47" w:rsidRPr="006518C9" w14:paraId="3CE1325B" w14:textId="77777777" w:rsidTr="00921A47">
        <w:trPr>
          <w:tblCellSpacing w:w="15" w:type="dxa"/>
        </w:trPr>
        <w:tc>
          <w:tcPr>
            <w:tcW w:w="0" w:type="auto"/>
            <w:vAlign w:val="center"/>
            <w:hideMark/>
          </w:tcPr>
          <w:p w14:paraId="2B93712E"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269B8BE" w14:textId="77777777" w:rsidR="00921A47" w:rsidRPr="006518C9" w:rsidRDefault="00921A47">
            <w:pPr>
              <w:rPr>
                <w:sz w:val="24"/>
                <w:szCs w:val="24"/>
                <w:lang w:val="en-US"/>
              </w:rPr>
            </w:pPr>
            <w:r w:rsidRPr="006518C9">
              <w:rPr>
                <w:lang w:val="en-US"/>
              </w:rPr>
              <w:t>none</w:t>
            </w:r>
          </w:p>
        </w:tc>
      </w:tr>
      <w:tr w:rsidR="00921A47" w:rsidRPr="006518C9" w14:paraId="6A060E31" w14:textId="77777777" w:rsidTr="00921A47">
        <w:trPr>
          <w:tblCellSpacing w:w="15" w:type="dxa"/>
        </w:trPr>
        <w:tc>
          <w:tcPr>
            <w:tcW w:w="0" w:type="auto"/>
            <w:vAlign w:val="center"/>
            <w:hideMark/>
          </w:tcPr>
          <w:p w14:paraId="2655A50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A8BA76" w14:textId="77777777" w:rsidR="00921A47" w:rsidRPr="006518C9" w:rsidRDefault="00921A47">
            <w:pPr>
              <w:rPr>
                <w:sz w:val="24"/>
                <w:szCs w:val="24"/>
                <w:lang w:val="en-US"/>
              </w:rPr>
            </w:pPr>
          </w:p>
        </w:tc>
      </w:tr>
    </w:tbl>
    <w:p w14:paraId="055B5907" w14:textId="77777777" w:rsidR="00921A47" w:rsidRPr="006518C9" w:rsidRDefault="00921A47" w:rsidP="00921A47">
      <w:pPr>
        <w:rPr>
          <w:lang w:val="en-US"/>
        </w:rPr>
      </w:pPr>
    </w:p>
    <w:p w14:paraId="1C731240" w14:textId="77777777" w:rsidR="00921A47" w:rsidRPr="006518C9" w:rsidRDefault="00921A47" w:rsidP="00921A47">
      <w:pPr>
        <w:pStyle w:val="Heading2"/>
      </w:pPr>
      <w:bookmarkStart w:id="300" w:name="_Toc457214137"/>
      <w:r w:rsidRPr="006518C9">
        <w:t>Element &lt;</w:t>
      </w:r>
      <w:bookmarkStart w:id="301" w:name="SubstitutionModification"/>
      <w:r w:rsidRPr="006518C9">
        <w:t>SubstitutionModification</w:t>
      </w:r>
      <w:bookmarkEnd w:id="301"/>
      <w:r w:rsidRPr="006518C9">
        <w:t>&gt;</w:t>
      </w:r>
      <w:bookmarkEnd w:id="3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921A47" w:rsidRPr="006518C9" w14:paraId="61EFF532" w14:textId="77777777" w:rsidTr="00921A47">
        <w:trPr>
          <w:tblCellSpacing w:w="15" w:type="dxa"/>
        </w:trPr>
        <w:tc>
          <w:tcPr>
            <w:tcW w:w="0" w:type="auto"/>
            <w:vAlign w:val="center"/>
            <w:hideMark/>
          </w:tcPr>
          <w:p w14:paraId="058FD74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4270D8" w14:textId="77777777" w:rsidR="00921A47" w:rsidRPr="006518C9" w:rsidRDefault="00921A47">
            <w:pPr>
              <w:rPr>
                <w:sz w:val="24"/>
                <w:szCs w:val="24"/>
                <w:lang w:val="en-US"/>
              </w:rPr>
            </w:pPr>
            <w:r w:rsidRPr="006518C9">
              <w:rPr>
                <w:lang w:val="en-US"/>
              </w:rPr>
              <w:t xml:space="preserve">A modification where one residue is substituted by another (amino acid change). </w:t>
            </w:r>
          </w:p>
        </w:tc>
      </w:tr>
      <w:tr w:rsidR="00921A47" w:rsidRPr="006518C9" w14:paraId="0003C9EA" w14:textId="77777777" w:rsidTr="00921A47">
        <w:trPr>
          <w:tblCellSpacing w:w="15" w:type="dxa"/>
        </w:trPr>
        <w:tc>
          <w:tcPr>
            <w:tcW w:w="0" w:type="auto"/>
            <w:vAlign w:val="center"/>
            <w:hideMark/>
          </w:tcPr>
          <w:p w14:paraId="4D9E5A3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EF74AF7" w14:textId="77777777" w:rsidR="00921A47" w:rsidRPr="006518C9" w:rsidRDefault="00921A47">
            <w:pPr>
              <w:rPr>
                <w:sz w:val="24"/>
                <w:szCs w:val="24"/>
                <w:lang w:val="en-US"/>
              </w:rPr>
            </w:pPr>
            <w:r w:rsidRPr="006518C9">
              <w:rPr>
                <w:lang w:val="en-US"/>
              </w:rPr>
              <w:t xml:space="preserve">SubstitutionModificationType </w:t>
            </w:r>
          </w:p>
        </w:tc>
      </w:tr>
      <w:tr w:rsidR="00921A47" w:rsidRPr="006518C9" w14:paraId="5340F538" w14:textId="77777777" w:rsidTr="00921A47">
        <w:trPr>
          <w:tblCellSpacing w:w="15" w:type="dxa"/>
        </w:trPr>
        <w:tc>
          <w:tcPr>
            <w:tcW w:w="0" w:type="auto"/>
            <w:vAlign w:val="center"/>
            <w:hideMark/>
          </w:tcPr>
          <w:p w14:paraId="2C65C3D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921A47" w:rsidRPr="006518C9" w14:paraId="4783F5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7D56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3534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7DE3F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0590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B403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618974" w14:textId="77777777" w:rsidR="00921A47" w:rsidRPr="006518C9" w:rsidRDefault="00921A47">
                  <w:pPr>
                    <w:rPr>
                      <w:sz w:val="24"/>
                      <w:szCs w:val="24"/>
                      <w:lang w:val="en-US"/>
                    </w:rPr>
                  </w:pPr>
                  <w:r w:rsidRPr="006518C9">
                    <w:rPr>
                      <w:lang w:val="en-US"/>
                    </w:rP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2F345"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9B668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8EEF5" w14:textId="77777777" w:rsidR="00921A47" w:rsidRPr="006518C9" w:rsidRDefault="00921A47">
                  <w:pPr>
                    <w:rPr>
                      <w:sz w:val="24"/>
                      <w:szCs w:val="24"/>
                      <w:lang w:val="en-US"/>
                    </w:rPr>
                  </w:pPr>
                  <w:r w:rsidRPr="006518C9">
                    <w:rPr>
                      <w:lang w:val="en-US"/>
                    </w:rPr>
                    <w:t xml:space="preserve">Atomic mass delta considering </w:t>
                  </w:r>
                  <w:r w:rsidRPr="006518C9">
                    <w:rPr>
                      <w:lang w:val="en-US"/>
                    </w:rPr>
                    <w:lastRenderedPageBreak/>
                    <w:t xml:space="preserve">the natural distribution of isotopes in Daltons. This should only be reported if the original amino acid is known i.e. it is not "X" </w:t>
                  </w:r>
                </w:p>
              </w:tc>
            </w:tr>
            <w:tr w:rsidR="00921A47" w:rsidRPr="006518C9" w14:paraId="04E9EC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F32F8F" w14:textId="77777777" w:rsidR="00921A47" w:rsidRPr="006518C9" w:rsidRDefault="00921A47">
                  <w:pPr>
                    <w:rPr>
                      <w:sz w:val="24"/>
                      <w:szCs w:val="24"/>
                      <w:lang w:val="en-US"/>
                    </w:rPr>
                  </w:pPr>
                  <w:r w:rsidRPr="006518C9">
                    <w:rPr>
                      <w:lang w:val="en-US"/>
                    </w:rPr>
                    <w:lastRenderedPageBreak/>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429C9"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3DDA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A72FC"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921A47" w:rsidRPr="006518C9" w14:paraId="1AB93DD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33804B" w14:textId="77777777" w:rsidR="00921A47" w:rsidRPr="006518C9" w:rsidRDefault="00921A47">
                  <w:pPr>
                    <w:rPr>
                      <w:sz w:val="24"/>
                      <w:szCs w:val="24"/>
                      <w:lang w:val="en-US"/>
                    </w:rPr>
                  </w:pPr>
                  <w:r w:rsidRPr="006518C9">
                    <w:rPr>
                      <w:lang w:val="en-US"/>
                    </w:rP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D6D33"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320F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43245"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This should only be reported if the original amino acid is known i.e. it is not "X" </w:t>
                  </w:r>
                </w:p>
              </w:tc>
            </w:tr>
            <w:tr w:rsidR="00921A47" w:rsidRPr="006518C9" w14:paraId="70E10C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85FA22" w14:textId="77777777" w:rsidR="00921A47" w:rsidRPr="006518C9" w:rsidRDefault="00921A47">
                  <w:pPr>
                    <w:rPr>
                      <w:sz w:val="24"/>
                      <w:szCs w:val="24"/>
                      <w:lang w:val="en-US"/>
                    </w:rPr>
                  </w:pPr>
                  <w:r w:rsidRPr="006518C9">
                    <w:rPr>
                      <w:lang w:val="en-US"/>
                    </w:rP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9B773" w14:textId="77777777" w:rsidR="00921A47" w:rsidRPr="006518C9" w:rsidRDefault="00921A47">
                  <w:pPr>
                    <w:rPr>
                      <w:lang w:val="en-US"/>
                    </w:rPr>
                  </w:pPr>
                  <w:r w:rsidRPr="006518C9">
                    <w:rPr>
                      <w:lang w:val="en-US"/>
                    </w:rPr>
                    <w:t>xsd:string with restriction</w:t>
                  </w:r>
                </w:p>
                <w:p w14:paraId="785FB374"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472F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A162A" w14:textId="77777777" w:rsidR="00921A47" w:rsidRPr="006518C9" w:rsidRDefault="00921A47">
                  <w:pPr>
                    <w:rPr>
                      <w:sz w:val="24"/>
                      <w:szCs w:val="24"/>
                      <w:lang w:val="en-US"/>
                    </w:rPr>
                  </w:pPr>
                  <w:r w:rsidRPr="006518C9">
                    <w:rPr>
                      <w:lang w:val="en-US"/>
                    </w:rPr>
                    <w:t>The original residue before replacement.</w:t>
                  </w:r>
                </w:p>
              </w:tc>
            </w:tr>
            <w:tr w:rsidR="00921A47" w:rsidRPr="006518C9" w14:paraId="01DEAF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B68E2B" w14:textId="77777777" w:rsidR="00921A47" w:rsidRPr="006518C9" w:rsidRDefault="00921A47">
                  <w:pPr>
                    <w:rPr>
                      <w:sz w:val="24"/>
                      <w:szCs w:val="24"/>
                      <w:lang w:val="en-US"/>
                    </w:rPr>
                  </w:pPr>
                  <w:r w:rsidRPr="006518C9">
                    <w:rPr>
                      <w:lang w:val="en-US"/>
                    </w:rP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8B70C" w14:textId="77777777" w:rsidR="00921A47" w:rsidRPr="006518C9" w:rsidRDefault="00921A47">
                  <w:pPr>
                    <w:rPr>
                      <w:lang w:val="en-US"/>
                    </w:rPr>
                  </w:pPr>
                  <w:r w:rsidRPr="006518C9">
                    <w:rPr>
                      <w:lang w:val="en-US"/>
                    </w:rPr>
                    <w:t>xsd:string with restriction</w:t>
                  </w:r>
                </w:p>
                <w:p w14:paraId="341346BD"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8D926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68023" w14:textId="77777777" w:rsidR="00921A47" w:rsidRPr="006518C9" w:rsidRDefault="00921A47">
                  <w:pPr>
                    <w:rPr>
                      <w:sz w:val="24"/>
                      <w:szCs w:val="24"/>
                      <w:lang w:val="en-US"/>
                    </w:rPr>
                  </w:pPr>
                  <w:r w:rsidRPr="006518C9">
                    <w:rPr>
                      <w:lang w:val="en-US"/>
                    </w:rPr>
                    <w:t>The residue that replaced the originalResidue.</w:t>
                  </w:r>
                </w:p>
              </w:tc>
            </w:tr>
          </w:tbl>
          <w:p w14:paraId="56F36A46" w14:textId="77777777" w:rsidR="00921A47" w:rsidRPr="006518C9" w:rsidRDefault="00921A47">
            <w:pPr>
              <w:rPr>
                <w:sz w:val="24"/>
                <w:szCs w:val="24"/>
                <w:lang w:val="en-US"/>
              </w:rPr>
            </w:pPr>
          </w:p>
        </w:tc>
      </w:tr>
      <w:tr w:rsidR="00921A47" w:rsidRPr="006518C9" w14:paraId="7CB03A16" w14:textId="77777777" w:rsidTr="00921A47">
        <w:trPr>
          <w:tblCellSpacing w:w="15" w:type="dxa"/>
        </w:trPr>
        <w:tc>
          <w:tcPr>
            <w:tcW w:w="0" w:type="auto"/>
            <w:vAlign w:val="center"/>
            <w:hideMark/>
          </w:tcPr>
          <w:p w14:paraId="7E0C4480"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37ACD691" w14:textId="77777777" w:rsidR="00921A47" w:rsidRPr="006518C9" w:rsidRDefault="00921A47">
            <w:pPr>
              <w:rPr>
                <w:sz w:val="24"/>
                <w:szCs w:val="24"/>
                <w:lang w:val="en-US"/>
              </w:rPr>
            </w:pPr>
            <w:r w:rsidRPr="006518C9">
              <w:rPr>
                <w:lang w:val="en-US"/>
              </w:rPr>
              <w:t>none</w:t>
            </w:r>
          </w:p>
        </w:tc>
      </w:tr>
      <w:tr w:rsidR="00921A47" w:rsidRPr="006518C9" w14:paraId="05B3D615" w14:textId="77777777" w:rsidTr="00921A47">
        <w:trPr>
          <w:tblCellSpacing w:w="15" w:type="dxa"/>
        </w:trPr>
        <w:tc>
          <w:tcPr>
            <w:tcW w:w="0" w:type="auto"/>
            <w:vAlign w:val="center"/>
            <w:hideMark/>
          </w:tcPr>
          <w:p w14:paraId="0FB14DC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001F229" w14:textId="77777777" w:rsidR="00921A47" w:rsidRPr="006518C9" w:rsidRDefault="00921A47">
            <w:pPr>
              <w:pStyle w:val="HTMLPreformatted"/>
            </w:pPr>
            <w:r w:rsidRPr="006518C9">
              <w:t>&lt;SubstitutionModification originalResidue="X" replacementResidue="I" location="10" /&gt;</w:t>
            </w:r>
          </w:p>
        </w:tc>
      </w:tr>
    </w:tbl>
    <w:p w14:paraId="5F28862B" w14:textId="77777777" w:rsidR="00921A47" w:rsidRPr="006518C9" w:rsidRDefault="00921A47" w:rsidP="00921A47">
      <w:pPr>
        <w:rPr>
          <w:lang w:val="en-US"/>
        </w:rPr>
      </w:pPr>
    </w:p>
    <w:p w14:paraId="30B015B6" w14:textId="77777777" w:rsidR="00921A47" w:rsidRPr="006518C9" w:rsidRDefault="00921A47" w:rsidP="00921A47">
      <w:pPr>
        <w:pStyle w:val="Heading2"/>
      </w:pPr>
      <w:bookmarkStart w:id="302" w:name="_Toc457214138"/>
      <w:r w:rsidRPr="006518C9">
        <w:t>Element &lt;</w:t>
      </w:r>
      <w:bookmarkStart w:id="303" w:name="Threshold"/>
      <w:r w:rsidRPr="006518C9">
        <w:t>Threshold</w:t>
      </w:r>
      <w:bookmarkEnd w:id="303"/>
      <w:r w:rsidRPr="006518C9">
        <w:t>&gt;</w:t>
      </w:r>
      <w:bookmarkEnd w:id="3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8423"/>
      </w:tblGrid>
      <w:tr w:rsidR="00921A47" w:rsidRPr="006518C9" w14:paraId="4425677F" w14:textId="77777777" w:rsidTr="00921A47">
        <w:trPr>
          <w:tblCellSpacing w:w="15" w:type="dxa"/>
        </w:trPr>
        <w:tc>
          <w:tcPr>
            <w:tcW w:w="0" w:type="auto"/>
            <w:vAlign w:val="center"/>
            <w:hideMark/>
          </w:tcPr>
          <w:p w14:paraId="6E3DA4C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DE7794D" w14:textId="77777777" w:rsidR="00921A47" w:rsidRPr="006518C9" w:rsidRDefault="00921A47">
            <w:pPr>
              <w:rPr>
                <w:sz w:val="24"/>
                <w:szCs w:val="24"/>
                <w:lang w:val="en-US"/>
              </w:rPr>
            </w:pPr>
            <w:r w:rsidRPr="006518C9">
              <w:rPr>
                <w:b/>
                <w:bCs/>
                <w:lang w:val="en-US"/>
              </w:rPr>
              <w:t>Depending on context:</w:t>
            </w:r>
            <w:r w:rsidRPr="006518C9">
              <w:rPr>
                <w:lang w:val="en-US"/>
              </w:rPr>
              <w:br/>
            </w:r>
            <w:r w:rsidRPr="006518C9">
              <w:rPr>
                <w:b/>
                <w:bCs/>
                <w:lang w:val="en-US"/>
              </w:rPr>
              <w:t>1</w:t>
            </w:r>
            <w:r w:rsidRPr="006518C9">
              <w:rPr>
                <w:lang w:val="en-US"/>
              </w:rPr>
              <w:t>: The threshold(s) applied to determine that a result is significant. If multiple terms are used it is assumed that all conditions are satisfied by the passing results.</w:t>
            </w:r>
            <w:r w:rsidRPr="006518C9">
              <w:rPr>
                <w:lang w:val="en-US"/>
              </w:rPr>
              <w:br/>
            </w:r>
            <w:r w:rsidRPr="006518C9">
              <w:rPr>
                <w:b/>
                <w:bCs/>
                <w:lang w:val="en-US"/>
              </w:rPr>
              <w:t>2</w:t>
            </w:r>
            <w:r w:rsidRPr="006518C9">
              <w:rPr>
                <w:lang w:val="en-US"/>
              </w:rPr>
              <w:t>: The threshold(s) applied to determine that a result is significant. If multiple terms are used it is assumed that all conditions are satisfied by the passing results.</w:t>
            </w:r>
          </w:p>
        </w:tc>
      </w:tr>
      <w:tr w:rsidR="00921A47" w:rsidRPr="006518C9" w14:paraId="5227DF67" w14:textId="77777777" w:rsidTr="00921A47">
        <w:trPr>
          <w:tblCellSpacing w:w="15" w:type="dxa"/>
        </w:trPr>
        <w:tc>
          <w:tcPr>
            <w:tcW w:w="0" w:type="auto"/>
            <w:vAlign w:val="center"/>
            <w:hideMark/>
          </w:tcPr>
          <w:p w14:paraId="6A005BE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AD1EAC2" w14:textId="77777777" w:rsidR="00921A47" w:rsidRPr="006518C9" w:rsidRDefault="00921A47">
            <w:pPr>
              <w:rPr>
                <w:sz w:val="24"/>
                <w:szCs w:val="24"/>
                <w:lang w:val="en-US"/>
              </w:rPr>
            </w:pPr>
            <w:r w:rsidRPr="006518C9">
              <w:rPr>
                <w:lang w:val="en-US"/>
              </w:rPr>
              <w:t xml:space="preserve">ParamListType </w:t>
            </w:r>
          </w:p>
        </w:tc>
      </w:tr>
      <w:tr w:rsidR="00921A47" w:rsidRPr="006518C9" w14:paraId="4B94D2D5" w14:textId="77777777" w:rsidTr="00921A47">
        <w:trPr>
          <w:tblCellSpacing w:w="15" w:type="dxa"/>
        </w:trPr>
        <w:tc>
          <w:tcPr>
            <w:tcW w:w="0" w:type="auto"/>
            <w:vAlign w:val="center"/>
            <w:hideMark/>
          </w:tcPr>
          <w:p w14:paraId="5EB264D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CD3273A" w14:textId="77777777" w:rsidR="00921A47" w:rsidRPr="006518C9" w:rsidRDefault="00921A47">
            <w:pPr>
              <w:rPr>
                <w:sz w:val="24"/>
                <w:szCs w:val="24"/>
                <w:lang w:val="en-US"/>
              </w:rPr>
            </w:pPr>
            <w:r w:rsidRPr="006518C9">
              <w:rPr>
                <w:lang w:val="en-US"/>
              </w:rPr>
              <w:t>none</w:t>
            </w:r>
          </w:p>
        </w:tc>
      </w:tr>
      <w:tr w:rsidR="00921A47" w:rsidRPr="006518C9" w14:paraId="44D8799D" w14:textId="77777777" w:rsidTr="00921A47">
        <w:trPr>
          <w:tblCellSpacing w:w="15" w:type="dxa"/>
        </w:trPr>
        <w:tc>
          <w:tcPr>
            <w:tcW w:w="0" w:type="auto"/>
            <w:vAlign w:val="center"/>
            <w:hideMark/>
          </w:tcPr>
          <w:p w14:paraId="27690B7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6"/>
            </w:tblGrid>
            <w:tr w:rsidR="00921A47" w:rsidRPr="006518C9" w14:paraId="6CE31A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E9EF7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5294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E9D8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F32F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CB75E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7D7CFD"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30EE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A94A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47D4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EE666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AEF7BC" w14:textId="77777777" w:rsidR="00921A47" w:rsidRPr="006518C9" w:rsidRDefault="00A6726E">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62A33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D40F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2FDFA" w14:textId="77777777" w:rsidR="00921A47" w:rsidRPr="006518C9" w:rsidRDefault="00921A47">
                  <w:pPr>
                    <w:rPr>
                      <w:sz w:val="24"/>
                      <w:szCs w:val="24"/>
                      <w:lang w:val="en-US"/>
                    </w:rPr>
                  </w:pPr>
                  <w:r w:rsidRPr="006518C9">
                    <w:rPr>
                      <w:lang w:val="en-US"/>
                    </w:rPr>
                    <w:t>A single user-defined parameter.</w:t>
                  </w:r>
                </w:p>
              </w:tc>
            </w:tr>
          </w:tbl>
          <w:p w14:paraId="58014C49" w14:textId="77777777" w:rsidR="00921A47" w:rsidRPr="006518C9" w:rsidRDefault="00921A47">
            <w:pPr>
              <w:rPr>
                <w:sz w:val="24"/>
                <w:szCs w:val="24"/>
                <w:lang w:val="en-US"/>
              </w:rPr>
            </w:pPr>
          </w:p>
        </w:tc>
      </w:tr>
      <w:tr w:rsidR="00921A47" w:rsidRPr="006518C9" w14:paraId="7FBF7652" w14:textId="77777777" w:rsidTr="00921A47">
        <w:trPr>
          <w:tblCellSpacing w:w="15" w:type="dxa"/>
        </w:trPr>
        <w:tc>
          <w:tcPr>
            <w:tcW w:w="0" w:type="auto"/>
            <w:vAlign w:val="center"/>
            <w:hideMark/>
          </w:tcPr>
          <w:p w14:paraId="3FBE67D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A32503" w14:textId="77777777" w:rsidR="00921A47" w:rsidRPr="006518C9" w:rsidRDefault="00921A47">
            <w:pPr>
              <w:pStyle w:val="HTMLPreformatted"/>
            </w:pPr>
            <w:r w:rsidRPr="006518C9">
              <w:t xml:space="preserve">      &lt;Threshold&gt;</w:t>
            </w:r>
          </w:p>
          <w:p w14:paraId="3BCF9F82" w14:textId="77777777" w:rsidR="00921A47" w:rsidRPr="006518C9" w:rsidRDefault="00921A47">
            <w:pPr>
              <w:pStyle w:val="HTMLPreformatted"/>
            </w:pPr>
            <w:r w:rsidRPr="006518C9">
              <w:t xml:space="preserve">        &lt;cvParam cvRef="PSI-MS" accession="MS:1001364" name="distinct peptide-level global FDR" value="1.0"/&gt;</w:t>
            </w:r>
          </w:p>
          <w:p w14:paraId="272719A4" w14:textId="77777777" w:rsidR="00921A47" w:rsidRPr="006518C9" w:rsidRDefault="00921A47">
            <w:pPr>
              <w:pStyle w:val="HTMLPreformatted"/>
            </w:pPr>
            <w:r w:rsidRPr="006518C9">
              <w:t xml:space="preserve">        &lt;cvParam cvRef="PSI-MS" accession="MS:1002350" name="PSM-level global FDR" value="1.0"/&gt;</w:t>
            </w:r>
          </w:p>
          <w:p w14:paraId="220F7322" w14:textId="77777777" w:rsidR="00921A47" w:rsidRPr="006518C9" w:rsidRDefault="00921A47">
            <w:pPr>
              <w:pStyle w:val="HTMLPreformatted"/>
            </w:pPr>
            <w:r w:rsidRPr="006518C9">
              <w:t xml:space="preserve">        &lt;cvParam cvRef="PSI-MS" accession="MS:1002567" name="phosphoRS score threshold" value="95.0"/&gt;</w:t>
            </w:r>
          </w:p>
          <w:p w14:paraId="45C0AEED" w14:textId="77777777" w:rsidR="00921A47" w:rsidRPr="006518C9" w:rsidRDefault="00921A47">
            <w:pPr>
              <w:pStyle w:val="HTMLPreformatted"/>
            </w:pPr>
            <w:r w:rsidRPr="006518C9">
              <w:t xml:space="preserve">        &lt;cvParam cvRef="PSI-MS" accession="MS:1002557" name="D-Score threshold" value="95.0"/&gt;</w:t>
            </w:r>
          </w:p>
          <w:p w14:paraId="0C039032" w14:textId="77777777" w:rsidR="00921A47" w:rsidRPr="006518C9" w:rsidRDefault="00921A47">
            <w:pPr>
              <w:pStyle w:val="HTMLPreformatted"/>
            </w:pPr>
            <w:r w:rsidRPr="006518C9">
              <w:t xml:space="preserve">      &lt;/Threshold&gt;</w:t>
            </w:r>
          </w:p>
        </w:tc>
      </w:tr>
      <w:tr w:rsidR="00921A47" w:rsidRPr="006518C9" w14:paraId="2F0F270B" w14:textId="77777777" w:rsidTr="00921A47">
        <w:trPr>
          <w:tblCellSpacing w:w="15" w:type="dxa"/>
        </w:trPr>
        <w:tc>
          <w:tcPr>
            <w:tcW w:w="0" w:type="auto"/>
            <w:vAlign w:val="center"/>
            <w:hideMark/>
          </w:tcPr>
          <w:p w14:paraId="6F2B35C7"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7BAF539" w14:textId="77777777" w:rsidR="00921A47" w:rsidRPr="006518C9" w:rsidRDefault="00921A47">
            <w:pPr>
              <w:pStyle w:val="HTMLPreformatted"/>
            </w:pPr>
            <w:r w:rsidRPr="006518C9">
              <w:t>Path /MzIdentML/AnalysisProtocolCollection/SpectrumIdentificationProtocol/Threshold</w:t>
            </w:r>
          </w:p>
          <w:p w14:paraId="0A5E7522" w14:textId="77777777" w:rsidR="00921A47" w:rsidRPr="006518C9" w:rsidRDefault="00921A47">
            <w:pPr>
              <w:pStyle w:val="HTMLPreformatted"/>
            </w:pPr>
            <w:r w:rsidRPr="006518C9">
              <w:t xml:space="preserve">MUST supply a *child* term of </w:t>
            </w:r>
            <w:hyperlink r:id="rId402"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64C062A1" w14:textId="77777777" w:rsidR="00921A47" w:rsidRPr="006518C9" w:rsidRDefault="00921A47">
            <w:pPr>
              <w:pStyle w:val="HTMLPreformatted"/>
            </w:pPr>
            <w:r w:rsidRPr="006518C9">
              <w:t xml:space="preserve">  e.g.: </w:t>
            </w:r>
            <w:hyperlink r:id="rId403" w:tgtFrame="new" w:history="1">
              <w:r w:rsidRPr="006518C9">
                <w:rPr>
                  <w:rStyle w:val="Hyperlink"/>
                </w:rPr>
                <w:t>MS:1001005</w:t>
              </w:r>
            </w:hyperlink>
            <w:r w:rsidRPr="006518C9">
              <w:t xml:space="preserve"> (</w:t>
            </w:r>
            <w:r w:rsidRPr="006518C9">
              <w:rPr>
                <w:rStyle w:val="popup"/>
              </w:rPr>
              <w:t>SEQUEST:CleavesAt</w:t>
            </w:r>
            <w:r w:rsidR="00482006" w:rsidRPr="006518C9">
              <w:t>)</w:t>
            </w:r>
          </w:p>
          <w:p w14:paraId="4394AD0E" w14:textId="77777777" w:rsidR="00921A47" w:rsidRPr="006518C9" w:rsidRDefault="00921A47">
            <w:pPr>
              <w:pStyle w:val="HTMLPreformatted"/>
            </w:pPr>
            <w:r w:rsidRPr="006518C9">
              <w:t xml:space="preserve">  e.g.: </w:t>
            </w:r>
            <w:hyperlink r:id="rId404"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39BFC183" w14:textId="77777777" w:rsidR="00921A47" w:rsidRPr="006518C9" w:rsidRDefault="00921A47">
            <w:pPr>
              <w:pStyle w:val="HTMLPreformatted"/>
            </w:pPr>
            <w:r w:rsidRPr="006518C9">
              <w:t xml:space="preserve">  e.g.: </w:t>
            </w:r>
            <w:hyperlink r:id="rId405"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0C6F86C0" w14:textId="77777777" w:rsidR="00921A47" w:rsidRPr="006518C9" w:rsidRDefault="00921A47">
            <w:pPr>
              <w:pStyle w:val="HTMLPreformatted"/>
            </w:pPr>
            <w:r w:rsidRPr="006518C9">
              <w:t xml:space="preserve">  e.g.: </w:t>
            </w:r>
            <w:hyperlink r:id="rId406" w:tgtFrame="new" w:history="1">
              <w:r w:rsidRPr="006518C9">
                <w:rPr>
                  <w:rStyle w:val="Hyperlink"/>
                </w:rPr>
                <w:t>MS:1001026</w:t>
              </w:r>
            </w:hyperlink>
            <w:r w:rsidRPr="006518C9">
              <w:t xml:space="preserve"> (</w:t>
            </w:r>
            <w:r w:rsidRPr="006518C9">
              <w:rPr>
                <w:rStyle w:val="popup"/>
              </w:rPr>
              <w:t>SEQUEST:NormalizeXCorrValues</w:t>
            </w:r>
            <w:r w:rsidR="00482006" w:rsidRPr="006518C9">
              <w:t>)</w:t>
            </w:r>
          </w:p>
          <w:p w14:paraId="2D912428" w14:textId="77777777" w:rsidR="00921A47" w:rsidRPr="006518C9" w:rsidRDefault="00921A47">
            <w:pPr>
              <w:pStyle w:val="HTMLPreformatted"/>
            </w:pPr>
            <w:r w:rsidRPr="006518C9">
              <w:lastRenderedPageBreak/>
              <w:t xml:space="preserve">  e.g.: </w:t>
            </w:r>
            <w:hyperlink r:id="rId407"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3424D30C" w14:textId="77777777" w:rsidR="00921A47" w:rsidRPr="006518C9" w:rsidRDefault="00921A47">
            <w:pPr>
              <w:pStyle w:val="HTMLPreformatted"/>
            </w:pPr>
            <w:r w:rsidRPr="006518C9">
              <w:t xml:space="preserve">  e.g.: </w:t>
            </w:r>
            <w:hyperlink r:id="rId408" w:tgtFrame="new" w:history="1">
              <w:r w:rsidRPr="006518C9">
                <w:rPr>
                  <w:rStyle w:val="Hyperlink"/>
                </w:rPr>
                <w:t>MS:1001032</w:t>
              </w:r>
            </w:hyperlink>
            <w:r w:rsidRPr="006518C9">
              <w:t xml:space="preserve"> (</w:t>
            </w:r>
            <w:r w:rsidRPr="006518C9">
              <w:rPr>
                <w:rStyle w:val="popup"/>
              </w:rPr>
              <w:t>SEQUEST:SequencePartialFilter</w:t>
            </w:r>
            <w:r w:rsidR="00482006" w:rsidRPr="006518C9">
              <w:t>)</w:t>
            </w:r>
          </w:p>
          <w:p w14:paraId="03C135E6" w14:textId="77777777" w:rsidR="00921A47" w:rsidRPr="006518C9" w:rsidRDefault="00921A47">
            <w:pPr>
              <w:pStyle w:val="HTMLPreformatted"/>
            </w:pPr>
            <w:r w:rsidRPr="006518C9">
              <w:t xml:space="preserve">  e.g.: </w:t>
            </w:r>
            <w:hyperlink r:id="rId409"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263D776C" w14:textId="77777777" w:rsidR="00921A47" w:rsidRPr="006518C9" w:rsidRDefault="00921A47">
            <w:pPr>
              <w:pStyle w:val="HTMLPreformatted"/>
            </w:pPr>
            <w:r w:rsidRPr="006518C9">
              <w:t xml:space="preserve">  e.g.: </w:t>
            </w:r>
            <w:hyperlink r:id="rId410"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1F1B2CEC" w14:textId="77777777" w:rsidR="00921A47" w:rsidRPr="006518C9" w:rsidRDefault="00921A47">
            <w:pPr>
              <w:pStyle w:val="HTMLPreformatted"/>
            </w:pPr>
            <w:r w:rsidRPr="006518C9">
              <w:t xml:space="preserve">  e.g.: </w:t>
            </w:r>
            <w:hyperlink r:id="rId411"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70972689" w14:textId="77777777" w:rsidR="00921A47" w:rsidRPr="006518C9" w:rsidRDefault="00921A47">
            <w:pPr>
              <w:pStyle w:val="HTMLPreformatted"/>
            </w:pPr>
            <w:r w:rsidRPr="006518C9">
              <w:t xml:space="preserve">  e.g.: </w:t>
            </w:r>
            <w:hyperlink r:id="rId412"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71AE3693" w14:textId="77777777" w:rsidR="00921A47" w:rsidRPr="006518C9" w:rsidRDefault="00921A47">
            <w:pPr>
              <w:pStyle w:val="HTMLPreformatted"/>
            </w:pPr>
            <w:r w:rsidRPr="006518C9">
              <w:t xml:space="preserve">  </w:t>
            </w:r>
            <w:hyperlink r:id="rId413" w:tgtFrame="new" w:history="1">
              <w:r w:rsidRPr="006518C9">
                <w:rPr>
                  <w:rStyle w:val="Hyperlink"/>
                </w:rPr>
                <w:t>et al.</w:t>
              </w:r>
            </w:hyperlink>
          </w:p>
          <w:p w14:paraId="43709951" w14:textId="77777777" w:rsidR="00921A47" w:rsidRPr="006518C9" w:rsidRDefault="00921A47">
            <w:pPr>
              <w:pStyle w:val="HTMLPreformatted"/>
            </w:pPr>
            <w:r w:rsidRPr="006518C9">
              <w:t xml:space="preserve">MUST supply a *child* term of </w:t>
            </w:r>
            <w:hyperlink r:id="rId414"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51B69244" w14:textId="77777777" w:rsidR="00921A47" w:rsidRPr="006518C9" w:rsidRDefault="00921A47">
            <w:pPr>
              <w:pStyle w:val="HTMLPreformatted"/>
            </w:pPr>
            <w:r w:rsidRPr="006518C9">
              <w:t xml:space="preserve">  e.g.: </w:t>
            </w:r>
            <w:hyperlink r:id="rId415"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64160C60" w14:textId="77777777" w:rsidR="00921A47" w:rsidRPr="006518C9" w:rsidRDefault="00921A47">
            <w:pPr>
              <w:pStyle w:val="HTMLPreformatted"/>
            </w:pPr>
            <w:r w:rsidRPr="006518C9">
              <w:t xml:space="preserve">  e.g.: </w:t>
            </w:r>
            <w:hyperlink r:id="rId416" w:tgtFrame="new" w:history="1">
              <w:r w:rsidRPr="006518C9">
                <w:rPr>
                  <w:rStyle w:val="Hyperlink"/>
                </w:rPr>
                <w:t>MS:1001155</w:t>
              </w:r>
            </w:hyperlink>
            <w:r w:rsidRPr="006518C9">
              <w:t xml:space="preserve"> (</w:t>
            </w:r>
            <w:r w:rsidRPr="006518C9">
              <w:rPr>
                <w:rStyle w:val="popup"/>
              </w:rPr>
              <w:t>SEQUEST:xcorr</w:t>
            </w:r>
            <w:r w:rsidRPr="006518C9">
              <w:t xml:space="preserve">) </w:t>
            </w:r>
          </w:p>
          <w:p w14:paraId="3CE59844" w14:textId="77777777" w:rsidR="00921A47" w:rsidRPr="006518C9" w:rsidRDefault="00921A47">
            <w:pPr>
              <w:pStyle w:val="HTMLPreformatted"/>
            </w:pPr>
            <w:r w:rsidRPr="006518C9">
              <w:t xml:space="preserve">  e.g.: </w:t>
            </w:r>
            <w:hyperlink r:id="rId417"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4F0F36ED" w14:textId="77777777" w:rsidR="00921A47" w:rsidRPr="006518C9" w:rsidRDefault="00921A47">
            <w:pPr>
              <w:pStyle w:val="HTMLPreformatted"/>
            </w:pPr>
            <w:r w:rsidRPr="006518C9">
              <w:t xml:space="preserve">  e.g.: </w:t>
            </w:r>
            <w:hyperlink r:id="rId418" w:tgtFrame="new" w:history="1">
              <w:r w:rsidRPr="006518C9">
                <w:rPr>
                  <w:rStyle w:val="Hyperlink"/>
                </w:rPr>
                <w:t>MS:1001157</w:t>
              </w:r>
            </w:hyperlink>
            <w:r w:rsidRPr="006518C9">
              <w:t xml:space="preserve"> (</w:t>
            </w:r>
            <w:r w:rsidRPr="006518C9">
              <w:rPr>
                <w:rStyle w:val="popup"/>
              </w:rPr>
              <w:t>SEQUEST:sp</w:t>
            </w:r>
            <w:r w:rsidRPr="006518C9">
              <w:t xml:space="preserve">) </w:t>
            </w:r>
          </w:p>
          <w:p w14:paraId="15BB1437" w14:textId="77777777" w:rsidR="00921A47" w:rsidRPr="006518C9" w:rsidRDefault="00921A47">
            <w:pPr>
              <w:pStyle w:val="HTMLPreformatted"/>
            </w:pPr>
            <w:r w:rsidRPr="006518C9">
              <w:t xml:space="preserve">  e.g.: </w:t>
            </w:r>
            <w:hyperlink r:id="rId419" w:tgtFrame="new" w:history="1">
              <w:r w:rsidRPr="006518C9">
                <w:rPr>
                  <w:rStyle w:val="Hyperlink"/>
                </w:rPr>
                <w:t>MS:1001158</w:t>
              </w:r>
            </w:hyperlink>
            <w:r w:rsidRPr="006518C9">
              <w:t xml:space="preserve"> (</w:t>
            </w:r>
            <w:r w:rsidRPr="006518C9">
              <w:rPr>
                <w:rStyle w:val="popup"/>
              </w:rPr>
              <w:t>SEQUEST:Uniq</w:t>
            </w:r>
            <w:r w:rsidR="00482006" w:rsidRPr="006518C9">
              <w:t>)</w:t>
            </w:r>
          </w:p>
          <w:p w14:paraId="45034DF5" w14:textId="77777777" w:rsidR="00921A47" w:rsidRPr="006518C9" w:rsidRDefault="00921A47">
            <w:pPr>
              <w:pStyle w:val="HTMLPreformatted"/>
            </w:pPr>
            <w:r w:rsidRPr="006518C9">
              <w:t xml:space="preserve">  e.g.: </w:t>
            </w:r>
            <w:hyperlink r:id="rId420"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2AD290E3" w14:textId="77777777" w:rsidR="00921A47" w:rsidRPr="006518C9" w:rsidRDefault="00921A47">
            <w:pPr>
              <w:pStyle w:val="HTMLPreformatted"/>
            </w:pPr>
            <w:r w:rsidRPr="006518C9">
              <w:t xml:space="preserve">  e.g.: </w:t>
            </w:r>
            <w:hyperlink r:id="rId421" w:tgtFrame="new" w:history="1">
              <w:r w:rsidRPr="006518C9">
                <w:rPr>
                  <w:rStyle w:val="Hyperlink"/>
                </w:rPr>
                <w:t>MS:1001160</w:t>
              </w:r>
            </w:hyperlink>
            <w:r w:rsidRPr="006518C9">
              <w:t xml:space="preserve"> (</w:t>
            </w:r>
            <w:r w:rsidRPr="006518C9">
              <w:rPr>
                <w:rStyle w:val="popup"/>
              </w:rPr>
              <w:t>SEQUEST:sf</w:t>
            </w:r>
            <w:r w:rsidRPr="006518C9">
              <w:t xml:space="preserve">) </w:t>
            </w:r>
          </w:p>
          <w:p w14:paraId="6B0D28FB" w14:textId="77777777" w:rsidR="00921A47" w:rsidRPr="006518C9" w:rsidRDefault="00921A47">
            <w:pPr>
              <w:pStyle w:val="HTMLPreformatted"/>
            </w:pPr>
            <w:r w:rsidRPr="006518C9">
              <w:t xml:space="preserve">  e.g.: </w:t>
            </w:r>
            <w:hyperlink r:id="rId422"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72EA2130" w14:textId="77777777" w:rsidR="00921A47" w:rsidRPr="006518C9" w:rsidRDefault="00921A47">
            <w:pPr>
              <w:pStyle w:val="HTMLPreformatted"/>
            </w:pPr>
            <w:r w:rsidRPr="006518C9">
              <w:t xml:space="preserve">  e.g.: </w:t>
            </w:r>
            <w:hyperlink r:id="rId423"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1B081FF5" w14:textId="77777777" w:rsidR="00921A47" w:rsidRPr="006518C9" w:rsidRDefault="00921A47">
            <w:pPr>
              <w:pStyle w:val="HTMLPreformatted"/>
            </w:pPr>
            <w:r w:rsidRPr="006518C9">
              <w:t xml:space="preserve">  e.g.: </w:t>
            </w:r>
            <w:hyperlink r:id="rId424"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21BEB4AD" w14:textId="77777777" w:rsidR="00921A47" w:rsidRPr="006518C9" w:rsidRDefault="00921A47">
            <w:pPr>
              <w:pStyle w:val="HTMLPreformatted"/>
            </w:pPr>
            <w:r w:rsidRPr="006518C9">
              <w:t xml:space="preserve">  </w:t>
            </w:r>
            <w:hyperlink r:id="rId425" w:tgtFrame="new" w:history="1">
              <w:r w:rsidRPr="006518C9">
                <w:rPr>
                  <w:rStyle w:val="Hyperlink"/>
                </w:rPr>
                <w:t>et al.</w:t>
              </w:r>
            </w:hyperlink>
          </w:p>
          <w:p w14:paraId="2C260CF1" w14:textId="77777777" w:rsidR="00921A47" w:rsidRPr="006518C9" w:rsidRDefault="00921A47">
            <w:pPr>
              <w:pStyle w:val="HTMLPreformatted"/>
            </w:pPr>
            <w:r w:rsidRPr="006518C9">
              <w:t xml:space="preserve">MUST supply term </w:t>
            </w:r>
            <w:hyperlink r:id="rId426" w:tgtFrame="new" w:history="1">
              <w:r w:rsidRPr="006518C9">
                <w:rPr>
                  <w:rStyle w:val="Hyperlink"/>
                </w:rPr>
                <w:t>MS:1001494</w:t>
              </w:r>
            </w:hyperlink>
            <w:r w:rsidRPr="006518C9">
              <w:t xml:space="preserve"> (</w:t>
            </w:r>
            <w:r w:rsidRPr="006518C9">
              <w:rPr>
                <w:rStyle w:val="popup"/>
              </w:rPr>
              <w:t>no threshold</w:t>
            </w:r>
            <w:r w:rsidRPr="006518C9">
              <w:t>) only once</w:t>
            </w:r>
          </w:p>
          <w:p w14:paraId="4ACB46F4" w14:textId="77777777" w:rsidR="00921A47" w:rsidRPr="006518C9" w:rsidRDefault="00921A47">
            <w:pPr>
              <w:pStyle w:val="HTMLPreformatted"/>
            </w:pPr>
            <w:r w:rsidRPr="006518C9">
              <w:t xml:space="preserve">MUST supply term </w:t>
            </w:r>
            <w:hyperlink r:id="rId427" w:tgtFrame="new" w:history="1">
              <w:r w:rsidRPr="006518C9">
                <w:rPr>
                  <w:rStyle w:val="Hyperlink"/>
                </w:rPr>
                <w:t>MS:1001448</w:t>
              </w:r>
            </w:hyperlink>
            <w:r w:rsidRPr="006518C9">
              <w:t xml:space="preserve"> (</w:t>
            </w:r>
            <w:r w:rsidRPr="006518C9">
              <w:rPr>
                <w:rStyle w:val="popup"/>
              </w:rPr>
              <w:t>pep:FDR threshold</w:t>
            </w:r>
            <w:r w:rsidRPr="006518C9">
              <w:t>) only once</w:t>
            </w:r>
          </w:p>
          <w:p w14:paraId="736DCA77" w14:textId="77777777" w:rsidR="00921A47" w:rsidRPr="006518C9" w:rsidRDefault="00921A47">
            <w:pPr>
              <w:pStyle w:val="HTMLPreformatted"/>
            </w:pPr>
            <w:r w:rsidRPr="006518C9">
              <w:t>Path /MzIdentML/AnalysisProtocolCollection/ProteinDetectionProtocol/Threshold</w:t>
            </w:r>
          </w:p>
          <w:p w14:paraId="55FD308A" w14:textId="77777777" w:rsidR="00921A47" w:rsidRPr="006518C9" w:rsidRDefault="00921A47">
            <w:pPr>
              <w:pStyle w:val="HTMLPreformatted"/>
            </w:pPr>
            <w:r w:rsidRPr="006518C9">
              <w:t xml:space="preserve">MUST supply a *child* term of </w:t>
            </w:r>
            <w:hyperlink r:id="rId428"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6D3BFAF7" w14:textId="77777777" w:rsidR="00921A47" w:rsidRPr="006518C9" w:rsidRDefault="00921A47">
            <w:pPr>
              <w:pStyle w:val="HTMLPreformatted"/>
            </w:pPr>
            <w:r w:rsidRPr="006518C9">
              <w:t xml:space="preserve">  e.g.: </w:t>
            </w:r>
            <w:hyperlink r:id="rId429" w:tgtFrame="new" w:history="1">
              <w:r w:rsidRPr="006518C9">
                <w:rPr>
                  <w:rStyle w:val="Hyperlink"/>
                </w:rPr>
                <w:t>MS:1001005</w:t>
              </w:r>
            </w:hyperlink>
            <w:r w:rsidRPr="006518C9">
              <w:t xml:space="preserve"> (</w:t>
            </w:r>
            <w:r w:rsidRPr="006518C9">
              <w:rPr>
                <w:rStyle w:val="popup"/>
              </w:rPr>
              <w:t>SEQUEST:CleavesAt</w:t>
            </w:r>
            <w:r w:rsidR="00482006" w:rsidRPr="006518C9">
              <w:t>)</w:t>
            </w:r>
          </w:p>
          <w:p w14:paraId="3117D7F5" w14:textId="77777777" w:rsidR="00921A47" w:rsidRPr="006518C9" w:rsidRDefault="00921A47">
            <w:pPr>
              <w:pStyle w:val="HTMLPreformatted"/>
            </w:pPr>
            <w:r w:rsidRPr="006518C9">
              <w:t xml:space="preserve">  e.g.: </w:t>
            </w:r>
            <w:hyperlink r:id="rId430"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7AC4A027" w14:textId="77777777" w:rsidR="00921A47" w:rsidRPr="006518C9" w:rsidRDefault="00921A47">
            <w:pPr>
              <w:pStyle w:val="HTMLPreformatted"/>
            </w:pPr>
            <w:r w:rsidRPr="006518C9">
              <w:t xml:space="preserve">  e.g.: </w:t>
            </w:r>
            <w:hyperlink r:id="rId431"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6440E350" w14:textId="77777777" w:rsidR="00921A47" w:rsidRPr="006518C9" w:rsidRDefault="00921A47">
            <w:pPr>
              <w:pStyle w:val="HTMLPreformatted"/>
            </w:pPr>
            <w:r w:rsidRPr="006518C9">
              <w:t xml:space="preserve">  e.g.: </w:t>
            </w:r>
            <w:hyperlink r:id="rId432" w:tgtFrame="new" w:history="1">
              <w:r w:rsidRPr="006518C9">
                <w:rPr>
                  <w:rStyle w:val="Hyperlink"/>
                </w:rPr>
                <w:t>MS:1001026</w:t>
              </w:r>
            </w:hyperlink>
            <w:r w:rsidRPr="006518C9">
              <w:t xml:space="preserve"> (</w:t>
            </w:r>
            <w:r w:rsidRPr="006518C9">
              <w:rPr>
                <w:rStyle w:val="popup"/>
              </w:rPr>
              <w:t>SEQUEST:NormalizeXCorrValues</w:t>
            </w:r>
            <w:r w:rsidR="00482006" w:rsidRPr="006518C9">
              <w:t>)</w:t>
            </w:r>
          </w:p>
          <w:p w14:paraId="285D6AAD" w14:textId="77777777" w:rsidR="00921A47" w:rsidRPr="006518C9" w:rsidRDefault="00921A47">
            <w:pPr>
              <w:pStyle w:val="HTMLPreformatted"/>
            </w:pPr>
            <w:r w:rsidRPr="006518C9">
              <w:t xml:space="preserve">  e.g.: </w:t>
            </w:r>
            <w:hyperlink r:id="rId433"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22D236EE" w14:textId="77777777" w:rsidR="00921A47" w:rsidRPr="006518C9" w:rsidRDefault="00921A47">
            <w:pPr>
              <w:pStyle w:val="HTMLPreformatted"/>
            </w:pPr>
            <w:r w:rsidRPr="006518C9">
              <w:t xml:space="preserve">  e.g.: </w:t>
            </w:r>
            <w:hyperlink r:id="rId434" w:tgtFrame="new" w:history="1">
              <w:r w:rsidRPr="006518C9">
                <w:rPr>
                  <w:rStyle w:val="Hyperlink"/>
                </w:rPr>
                <w:t>MS:1001032</w:t>
              </w:r>
            </w:hyperlink>
            <w:r w:rsidRPr="006518C9">
              <w:t xml:space="preserve"> (</w:t>
            </w:r>
            <w:r w:rsidRPr="006518C9">
              <w:rPr>
                <w:rStyle w:val="popup"/>
              </w:rPr>
              <w:t>SEQUEST:SequencePartialFilter</w:t>
            </w:r>
            <w:r w:rsidRPr="006518C9">
              <w:t>)</w:t>
            </w:r>
          </w:p>
          <w:p w14:paraId="75921842" w14:textId="77777777" w:rsidR="00921A47" w:rsidRPr="006518C9" w:rsidRDefault="00921A47">
            <w:pPr>
              <w:pStyle w:val="HTMLPreformatted"/>
            </w:pPr>
            <w:r w:rsidRPr="006518C9">
              <w:t xml:space="preserve">  e.g.: </w:t>
            </w:r>
            <w:hyperlink r:id="rId435"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00B986FA" w14:textId="77777777" w:rsidR="00921A47" w:rsidRPr="006518C9" w:rsidRDefault="00921A47">
            <w:pPr>
              <w:pStyle w:val="HTMLPreformatted"/>
            </w:pPr>
            <w:r w:rsidRPr="006518C9">
              <w:t xml:space="preserve">  e.g.: </w:t>
            </w:r>
            <w:hyperlink r:id="rId436"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687BE6FB" w14:textId="77777777" w:rsidR="00921A47" w:rsidRPr="006518C9" w:rsidRDefault="00921A47">
            <w:pPr>
              <w:pStyle w:val="HTMLPreformatted"/>
            </w:pPr>
            <w:r w:rsidRPr="006518C9">
              <w:t xml:space="preserve">  e.g.: </w:t>
            </w:r>
            <w:hyperlink r:id="rId437"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745913EF" w14:textId="77777777" w:rsidR="00921A47" w:rsidRPr="006518C9" w:rsidRDefault="00921A47">
            <w:pPr>
              <w:pStyle w:val="HTMLPreformatted"/>
            </w:pPr>
            <w:r w:rsidRPr="006518C9">
              <w:t xml:space="preserve">  e.g.: </w:t>
            </w:r>
            <w:hyperlink r:id="rId438"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185E9A95" w14:textId="77777777" w:rsidR="00921A47" w:rsidRPr="006518C9" w:rsidRDefault="00921A47">
            <w:pPr>
              <w:pStyle w:val="HTMLPreformatted"/>
            </w:pPr>
            <w:r w:rsidRPr="006518C9">
              <w:t xml:space="preserve">  </w:t>
            </w:r>
            <w:hyperlink r:id="rId439" w:tgtFrame="new" w:history="1">
              <w:r w:rsidRPr="006518C9">
                <w:rPr>
                  <w:rStyle w:val="Hyperlink"/>
                </w:rPr>
                <w:t>et al.</w:t>
              </w:r>
            </w:hyperlink>
          </w:p>
          <w:p w14:paraId="005D0932" w14:textId="77777777" w:rsidR="00921A47" w:rsidRPr="006518C9" w:rsidRDefault="00921A47">
            <w:pPr>
              <w:pStyle w:val="HTMLPreformatted"/>
            </w:pPr>
            <w:r w:rsidRPr="006518C9">
              <w:t xml:space="preserve">MUST supply a *child* term of </w:t>
            </w:r>
            <w:hyperlink r:id="rId440"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0C366616" w14:textId="77777777" w:rsidR="00921A47" w:rsidRPr="006518C9" w:rsidRDefault="00921A47">
            <w:pPr>
              <w:pStyle w:val="HTMLPreformatted"/>
            </w:pPr>
            <w:r w:rsidRPr="006518C9">
              <w:t xml:space="preserve">  e.g.: </w:t>
            </w:r>
            <w:hyperlink r:id="rId441"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1DF6FFD6" w14:textId="77777777" w:rsidR="00921A47" w:rsidRPr="006518C9" w:rsidRDefault="00921A47">
            <w:pPr>
              <w:pStyle w:val="HTMLPreformatted"/>
            </w:pPr>
            <w:r w:rsidRPr="006518C9">
              <w:t xml:space="preserve">  e.g.: </w:t>
            </w:r>
            <w:hyperlink r:id="rId442" w:tgtFrame="new" w:history="1">
              <w:r w:rsidRPr="006518C9">
                <w:rPr>
                  <w:rStyle w:val="Hyperlink"/>
                </w:rPr>
                <w:t>MS:1001155</w:t>
              </w:r>
            </w:hyperlink>
            <w:r w:rsidRPr="006518C9">
              <w:t xml:space="preserve"> (</w:t>
            </w:r>
            <w:r w:rsidRPr="006518C9">
              <w:rPr>
                <w:rStyle w:val="popup"/>
              </w:rPr>
              <w:t>SEQUEST:xcorr</w:t>
            </w:r>
            <w:r w:rsidRPr="006518C9">
              <w:t xml:space="preserve">) </w:t>
            </w:r>
          </w:p>
          <w:p w14:paraId="27C16C2E" w14:textId="77777777" w:rsidR="00921A47" w:rsidRPr="006518C9" w:rsidRDefault="00921A47">
            <w:pPr>
              <w:pStyle w:val="HTMLPreformatted"/>
            </w:pPr>
            <w:r w:rsidRPr="006518C9">
              <w:t xml:space="preserve">  e.g.: </w:t>
            </w:r>
            <w:hyperlink r:id="rId443"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425FFB30" w14:textId="77777777" w:rsidR="00921A47" w:rsidRPr="006518C9" w:rsidRDefault="00921A47">
            <w:pPr>
              <w:pStyle w:val="HTMLPreformatted"/>
            </w:pPr>
            <w:r w:rsidRPr="006518C9">
              <w:t xml:space="preserve">  e.g.: </w:t>
            </w:r>
            <w:hyperlink r:id="rId444" w:tgtFrame="new" w:history="1">
              <w:r w:rsidRPr="006518C9">
                <w:rPr>
                  <w:rStyle w:val="Hyperlink"/>
                </w:rPr>
                <w:t>MS:1001157</w:t>
              </w:r>
            </w:hyperlink>
            <w:r w:rsidRPr="006518C9">
              <w:t xml:space="preserve"> (</w:t>
            </w:r>
            <w:r w:rsidRPr="006518C9">
              <w:rPr>
                <w:rStyle w:val="popup"/>
              </w:rPr>
              <w:t>SEQUEST:sp</w:t>
            </w:r>
            <w:r w:rsidRPr="006518C9">
              <w:t xml:space="preserve">) </w:t>
            </w:r>
          </w:p>
          <w:p w14:paraId="773433CB" w14:textId="77777777" w:rsidR="00921A47" w:rsidRPr="006518C9" w:rsidRDefault="00921A47">
            <w:pPr>
              <w:pStyle w:val="HTMLPreformatted"/>
            </w:pPr>
            <w:r w:rsidRPr="006518C9">
              <w:t xml:space="preserve">  e.g.: </w:t>
            </w:r>
            <w:hyperlink r:id="rId445" w:tgtFrame="new" w:history="1">
              <w:r w:rsidRPr="006518C9">
                <w:rPr>
                  <w:rStyle w:val="Hyperlink"/>
                </w:rPr>
                <w:t>MS:1001158</w:t>
              </w:r>
            </w:hyperlink>
            <w:r w:rsidRPr="006518C9">
              <w:t xml:space="preserve"> (</w:t>
            </w:r>
            <w:r w:rsidRPr="006518C9">
              <w:rPr>
                <w:rStyle w:val="popup"/>
              </w:rPr>
              <w:t>SEQUEST:Uniq</w:t>
            </w:r>
            <w:r w:rsidR="00482006" w:rsidRPr="006518C9">
              <w:t>)</w:t>
            </w:r>
          </w:p>
          <w:p w14:paraId="28B3E2B1" w14:textId="77777777" w:rsidR="00921A47" w:rsidRPr="006518C9" w:rsidRDefault="00921A47">
            <w:pPr>
              <w:pStyle w:val="HTMLPreformatted"/>
            </w:pPr>
            <w:r w:rsidRPr="006518C9">
              <w:t xml:space="preserve">  e.g.: </w:t>
            </w:r>
            <w:hyperlink r:id="rId446"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180C622A" w14:textId="77777777" w:rsidR="00921A47" w:rsidRPr="006518C9" w:rsidRDefault="00921A47">
            <w:pPr>
              <w:pStyle w:val="HTMLPreformatted"/>
            </w:pPr>
            <w:r w:rsidRPr="006518C9">
              <w:t xml:space="preserve">  e.g.: </w:t>
            </w:r>
            <w:hyperlink r:id="rId447" w:tgtFrame="new" w:history="1">
              <w:r w:rsidRPr="006518C9">
                <w:rPr>
                  <w:rStyle w:val="Hyperlink"/>
                </w:rPr>
                <w:t>MS:1001160</w:t>
              </w:r>
            </w:hyperlink>
            <w:r w:rsidRPr="006518C9">
              <w:t xml:space="preserve"> (</w:t>
            </w:r>
            <w:r w:rsidRPr="006518C9">
              <w:rPr>
                <w:rStyle w:val="popup"/>
              </w:rPr>
              <w:t>SEQUEST:sf</w:t>
            </w:r>
            <w:r w:rsidRPr="006518C9">
              <w:t xml:space="preserve">) </w:t>
            </w:r>
          </w:p>
          <w:p w14:paraId="2E1EB223" w14:textId="77777777" w:rsidR="00921A47" w:rsidRPr="006518C9" w:rsidRDefault="00921A47">
            <w:pPr>
              <w:pStyle w:val="HTMLPreformatted"/>
            </w:pPr>
            <w:r w:rsidRPr="006518C9">
              <w:t xml:space="preserve">  e.g.: </w:t>
            </w:r>
            <w:hyperlink r:id="rId448"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6AA4AA20" w14:textId="77777777" w:rsidR="00921A47" w:rsidRPr="006518C9" w:rsidRDefault="00921A47">
            <w:pPr>
              <w:pStyle w:val="HTMLPreformatted"/>
            </w:pPr>
            <w:r w:rsidRPr="006518C9">
              <w:t xml:space="preserve">  e.g.: </w:t>
            </w:r>
            <w:hyperlink r:id="rId449"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4A1F7D6B" w14:textId="77777777" w:rsidR="00921A47" w:rsidRPr="006518C9" w:rsidRDefault="00921A47">
            <w:pPr>
              <w:pStyle w:val="HTMLPreformatted"/>
            </w:pPr>
            <w:r w:rsidRPr="006518C9">
              <w:t xml:space="preserve">  e.g.: </w:t>
            </w:r>
            <w:hyperlink r:id="rId450"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351B4C03" w14:textId="77777777" w:rsidR="00921A47" w:rsidRPr="006518C9" w:rsidRDefault="00921A47">
            <w:pPr>
              <w:pStyle w:val="HTMLPreformatted"/>
            </w:pPr>
            <w:r w:rsidRPr="006518C9">
              <w:t xml:space="preserve">  </w:t>
            </w:r>
            <w:hyperlink r:id="rId451" w:tgtFrame="new" w:history="1">
              <w:r w:rsidRPr="006518C9">
                <w:rPr>
                  <w:rStyle w:val="Hyperlink"/>
                </w:rPr>
                <w:t>et al.</w:t>
              </w:r>
            </w:hyperlink>
          </w:p>
          <w:p w14:paraId="733FD645" w14:textId="77777777" w:rsidR="00921A47" w:rsidRPr="006518C9" w:rsidRDefault="00921A47">
            <w:pPr>
              <w:pStyle w:val="HTMLPreformatted"/>
            </w:pPr>
            <w:r w:rsidRPr="006518C9">
              <w:t xml:space="preserve">MUST supply term </w:t>
            </w:r>
            <w:hyperlink r:id="rId452" w:tgtFrame="new" w:history="1">
              <w:r w:rsidRPr="006518C9">
                <w:rPr>
                  <w:rStyle w:val="Hyperlink"/>
                </w:rPr>
                <w:t>MS:1001447</w:t>
              </w:r>
            </w:hyperlink>
            <w:r w:rsidRPr="006518C9">
              <w:t xml:space="preserve"> (</w:t>
            </w:r>
            <w:r w:rsidRPr="006518C9">
              <w:rPr>
                <w:rStyle w:val="popup"/>
              </w:rPr>
              <w:t>prot:FDR threshold</w:t>
            </w:r>
            <w:r w:rsidRPr="006518C9">
              <w:t>) only once</w:t>
            </w:r>
          </w:p>
          <w:p w14:paraId="730C0455" w14:textId="77777777" w:rsidR="00921A47" w:rsidRPr="006518C9" w:rsidRDefault="00921A47">
            <w:pPr>
              <w:pStyle w:val="HTMLPreformatted"/>
            </w:pPr>
            <w:r w:rsidRPr="006518C9">
              <w:t xml:space="preserve">MUST supply term </w:t>
            </w:r>
            <w:hyperlink r:id="rId453" w:tgtFrame="new" w:history="1">
              <w:r w:rsidRPr="006518C9">
                <w:rPr>
                  <w:rStyle w:val="Hyperlink"/>
                </w:rPr>
                <w:t>MS:1001494</w:t>
              </w:r>
            </w:hyperlink>
            <w:r w:rsidRPr="006518C9">
              <w:t xml:space="preserve"> (</w:t>
            </w:r>
            <w:r w:rsidRPr="006518C9">
              <w:rPr>
                <w:rStyle w:val="popup"/>
              </w:rPr>
              <w:t>no threshold</w:t>
            </w:r>
            <w:r w:rsidRPr="006518C9">
              <w:t>) only once</w:t>
            </w:r>
          </w:p>
        </w:tc>
      </w:tr>
      <w:tr w:rsidR="00921A47" w:rsidRPr="006518C9" w14:paraId="60A32687" w14:textId="77777777" w:rsidTr="00921A47">
        <w:trPr>
          <w:tblCellSpacing w:w="15" w:type="dxa"/>
        </w:trPr>
        <w:tc>
          <w:tcPr>
            <w:tcW w:w="0" w:type="auto"/>
            <w:vAlign w:val="center"/>
            <w:hideMark/>
          </w:tcPr>
          <w:p w14:paraId="735995B4"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4ED109E2" w14:textId="77777777" w:rsidR="00921A47" w:rsidRPr="006518C9" w:rsidRDefault="00921A47">
            <w:pPr>
              <w:pStyle w:val="HTMLPreformatted"/>
            </w:pPr>
            <w:r w:rsidRPr="006518C9">
              <w:t>&lt;cvParam cvRef="PSI-MS" accession="MS:1001494" name="no threshold"&gt;&lt;/cvParam&gt;</w:t>
            </w:r>
          </w:p>
          <w:p w14:paraId="447507BB" w14:textId="77777777" w:rsidR="00921A47" w:rsidRPr="006518C9" w:rsidRDefault="00921A47">
            <w:pPr>
              <w:pStyle w:val="HTMLPreformatted"/>
            </w:pPr>
            <w:r w:rsidRPr="006518C9">
              <w:t>&lt;cvParam accession="MS:1001874" cvRef="PSI-MS" value="0.01" name="FDRScore"/&gt;</w:t>
            </w:r>
          </w:p>
          <w:p w14:paraId="58B66899" w14:textId="77777777" w:rsidR="00921A47" w:rsidRPr="006518C9" w:rsidRDefault="00921A47">
            <w:pPr>
              <w:pStyle w:val="HTMLPreformatted"/>
            </w:pPr>
            <w:r w:rsidRPr="006518C9">
              <w:t>&lt;cvParam accession="MS:1002351" cvRef="PSI-MS" value="0.01" name="PSM-level local FDR"/&gt;</w:t>
            </w:r>
          </w:p>
          <w:p w14:paraId="68D7A35A" w14:textId="77777777" w:rsidR="00921A47" w:rsidRPr="006518C9" w:rsidRDefault="00921A47">
            <w:pPr>
              <w:pStyle w:val="HTMLPreformatted"/>
            </w:pPr>
            <w:r w:rsidRPr="006518C9">
              <w:t>&lt;cvParam accession="MS:1001316" cvRef="PSI-MS" value="0.05" name="Mascot:SigThreshold"/&gt;</w:t>
            </w:r>
          </w:p>
          <w:p w14:paraId="33A29182" w14:textId="77777777" w:rsidR="00921A47" w:rsidRPr="006518C9" w:rsidRDefault="00921A47">
            <w:pPr>
              <w:pStyle w:val="HTMLPreformatted"/>
            </w:pPr>
            <w:r w:rsidRPr="006518C9">
              <w:t>&lt;cvParam cvRef="PSI-MS" accession="MS:1001364" name="distinct peptide-level global FDR" value="1.0"/&gt;</w:t>
            </w:r>
          </w:p>
          <w:p w14:paraId="7EB4EB95" w14:textId="77777777" w:rsidR="00921A47" w:rsidRPr="006518C9" w:rsidRDefault="00921A47">
            <w:pPr>
              <w:pStyle w:val="HTMLPreformatted"/>
            </w:pPr>
            <w:r w:rsidRPr="006518C9">
              <w:t>&lt;cvParam cvRef="PSI-MS" accession="MS:1002350" name="PSM-level global FDR" value="1.0"/&gt;</w:t>
            </w:r>
          </w:p>
          <w:p w14:paraId="7DBEBEA4" w14:textId="77777777" w:rsidR="00921A47" w:rsidRPr="006518C9" w:rsidRDefault="00921A47">
            <w:pPr>
              <w:pStyle w:val="HTMLPreformatted"/>
            </w:pPr>
            <w:r w:rsidRPr="006518C9">
              <w:t>&lt;cvParam cvRef="PSI-MS" accession="MS:1002567" name="phosphoRS score threshold" value="95.0"/&gt;</w:t>
            </w:r>
          </w:p>
          <w:p w14:paraId="19A4A22D" w14:textId="77777777" w:rsidR="00921A47" w:rsidRPr="006518C9" w:rsidRDefault="00921A47">
            <w:pPr>
              <w:pStyle w:val="HTMLPreformatted"/>
            </w:pPr>
            <w:r w:rsidRPr="006518C9">
              <w:t>&lt;cvParam cvRef="PSI-MS" accession="MS:1002557" name="D-Score threshold" value="95.0"/&gt;</w:t>
            </w:r>
          </w:p>
          <w:p w14:paraId="5BEE50EB" w14:textId="77777777" w:rsidR="00921A47" w:rsidRPr="006518C9" w:rsidRDefault="00921A47">
            <w:pPr>
              <w:pStyle w:val="HTMLPreformatted"/>
            </w:pPr>
            <w:r w:rsidRPr="006518C9">
              <w:t>&lt;cvParam cvRef="PSI-MS" accession="MS:1002369" name="protein group-level global FDR" value="0.01"/&gt;</w:t>
            </w:r>
          </w:p>
        </w:tc>
      </w:tr>
    </w:tbl>
    <w:p w14:paraId="6E09FD1B" w14:textId="77777777" w:rsidR="00921A47" w:rsidRPr="006518C9" w:rsidRDefault="00921A47" w:rsidP="00921A47">
      <w:pPr>
        <w:rPr>
          <w:lang w:val="en-US"/>
        </w:rPr>
      </w:pPr>
    </w:p>
    <w:p w14:paraId="103FDC83" w14:textId="77777777" w:rsidR="00921A47" w:rsidRPr="006518C9" w:rsidRDefault="00921A47" w:rsidP="00921A47">
      <w:pPr>
        <w:pStyle w:val="Heading2"/>
      </w:pPr>
      <w:bookmarkStart w:id="304" w:name="_Toc457214139"/>
      <w:r w:rsidRPr="006518C9">
        <w:t>Element &lt;</w:t>
      </w:r>
      <w:bookmarkStart w:id="305" w:name="TranslationTable"/>
      <w:r w:rsidRPr="006518C9">
        <w:t>TranslationTable</w:t>
      </w:r>
      <w:bookmarkEnd w:id="305"/>
      <w:r w:rsidRPr="006518C9">
        <w:t>&gt;</w:t>
      </w:r>
      <w:bookmarkEnd w:id="3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574"/>
      </w:tblGrid>
      <w:tr w:rsidR="00921A47" w:rsidRPr="006518C9" w14:paraId="1292313B" w14:textId="77777777" w:rsidTr="00921A47">
        <w:trPr>
          <w:tblCellSpacing w:w="15" w:type="dxa"/>
        </w:trPr>
        <w:tc>
          <w:tcPr>
            <w:tcW w:w="0" w:type="auto"/>
            <w:vAlign w:val="center"/>
            <w:hideMark/>
          </w:tcPr>
          <w:p w14:paraId="7CFB500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03AE0FB" w14:textId="77777777" w:rsidR="00482006" w:rsidRPr="006518C9" w:rsidRDefault="00921A47">
            <w:pPr>
              <w:rPr>
                <w:lang w:val="en-US"/>
              </w:rPr>
            </w:pPr>
            <w:r w:rsidRPr="006518C9">
              <w:rPr>
                <w:lang w:val="en-US"/>
              </w:rPr>
              <w:t>The table used to translate codons into nucleic acids e.g. by reference to the NCB</w:t>
            </w:r>
            <w:r w:rsidR="00482006" w:rsidRPr="006518C9">
              <w:rPr>
                <w:lang w:val="en-US"/>
              </w:rPr>
              <w:t>I translation</w:t>
            </w:r>
          </w:p>
          <w:p w14:paraId="7DD5EA80" w14:textId="77777777" w:rsidR="00921A47" w:rsidRPr="006518C9" w:rsidRDefault="00921A47">
            <w:pPr>
              <w:rPr>
                <w:sz w:val="24"/>
                <w:szCs w:val="24"/>
                <w:lang w:val="en-US"/>
              </w:rPr>
            </w:pPr>
            <w:r w:rsidRPr="006518C9">
              <w:rPr>
                <w:lang w:val="en-US"/>
              </w:rPr>
              <w:t xml:space="preserve">table. </w:t>
            </w:r>
          </w:p>
        </w:tc>
      </w:tr>
      <w:tr w:rsidR="00921A47" w:rsidRPr="006518C9" w14:paraId="7113D450" w14:textId="77777777" w:rsidTr="00921A47">
        <w:trPr>
          <w:tblCellSpacing w:w="15" w:type="dxa"/>
        </w:trPr>
        <w:tc>
          <w:tcPr>
            <w:tcW w:w="0" w:type="auto"/>
            <w:vAlign w:val="center"/>
            <w:hideMark/>
          </w:tcPr>
          <w:p w14:paraId="0D775A4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6D0532E" w14:textId="77777777" w:rsidR="00921A47" w:rsidRPr="006518C9" w:rsidRDefault="00921A47">
            <w:pPr>
              <w:rPr>
                <w:sz w:val="24"/>
                <w:szCs w:val="24"/>
                <w:lang w:val="en-US"/>
              </w:rPr>
            </w:pPr>
            <w:r w:rsidRPr="006518C9">
              <w:rPr>
                <w:lang w:val="en-US"/>
              </w:rPr>
              <w:t xml:space="preserve">TranslationTableType </w:t>
            </w:r>
          </w:p>
        </w:tc>
      </w:tr>
      <w:tr w:rsidR="00921A47" w:rsidRPr="006518C9" w14:paraId="228821FF" w14:textId="77777777" w:rsidTr="00921A47">
        <w:trPr>
          <w:tblCellSpacing w:w="15" w:type="dxa"/>
        </w:trPr>
        <w:tc>
          <w:tcPr>
            <w:tcW w:w="0" w:type="auto"/>
            <w:vAlign w:val="center"/>
            <w:hideMark/>
          </w:tcPr>
          <w:p w14:paraId="20C501A4"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6AE63F5C"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DCBEB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DD0B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CF2F2"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050E8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C662930"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19928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7F4E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A246B"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5F3FE0E"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3FFD210"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4708EE"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E5AE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2B5A6"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CDF77B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482A86F4" w14:textId="77777777" w:rsidR="00921A47" w:rsidRPr="006518C9" w:rsidRDefault="00921A47">
            <w:pPr>
              <w:rPr>
                <w:sz w:val="24"/>
                <w:szCs w:val="24"/>
                <w:lang w:val="en-US"/>
              </w:rPr>
            </w:pPr>
          </w:p>
        </w:tc>
      </w:tr>
      <w:tr w:rsidR="00921A47" w:rsidRPr="006518C9" w14:paraId="670723BA" w14:textId="77777777" w:rsidTr="00921A47">
        <w:trPr>
          <w:tblCellSpacing w:w="15" w:type="dxa"/>
        </w:trPr>
        <w:tc>
          <w:tcPr>
            <w:tcW w:w="0" w:type="auto"/>
            <w:vAlign w:val="center"/>
            <w:hideMark/>
          </w:tcPr>
          <w:p w14:paraId="5B8D07E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7"/>
            </w:tblGrid>
            <w:tr w:rsidR="00921A47" w:rsidRPr="006518C9" w14:paraId="6A33AF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761C9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297C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49FF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A23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E3C55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EEEDBA" w14:textId="77777777" w:rsidR="00921A47" w:rsidRPr="006518C9" w:rsidRDefault="00A6726E">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22F21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EC11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33E25" w14:textId="77777777" w:rsidR="00921A47" w:rsidRPr="006518C9" w:rsidRDefault="00921A47">
                  <w:pPr>
                    <w:rPr>
                      <w:sz w:val="24"/>
                      <w:szCs w:val="24"/>
                      <w:lang w:val="en-US"/>
                    </w:rPr>
                  </w:pPr>
                  <w:r w:rsidRPr="006518C9">
                    <w:rPr>
                      <w:lang w:val="en-US"/>
                    </w:rPr>
                    <w:t xml:space="preserve">A single entry from an ontology or a controlled </w:t>
                  </w:r>
                  <w:r w:rsidRPr="006518C9">
                    <w:rPr>
                      <w:lang w:val="en-US"/>
                    </w:rPr>
                    <w:lastRenderedPageBreak/>
                    <w:t>vocabulary.</w:t>
                  </w:r>
                </w:p>
              </w:tc>
            </w:tr>
          </w:tbl>
          <w:p w14:paraId="73177C44" w14:textId="77777777" w:rsidR="00921A47" w:rsidRPr="006518C9" w:rsidRDefault="00921A47">
            <w:pPr>
              <w:rPr>
                <w:sz w:val="24"/>
                <w:szCs w:val="24"/>
                <w:lang w:val="en-US"/>
              </w:rPr>
            </w:pPr>
          </w:p>
        </w:tc>
      </w:tr>
      <w:tr w:rsidR="00921A47" w:rsidRPr="006518C9" w14:paraId="2E3BD1E5" w14:textId="77777777" w:rsidTr="00921A47">
        <w:trPr>
          <w:tblCellSpacing w:w="15" w:type="dxa"/>
        </w:trPr>
        <w:tc>
          <w:tcPr>
            <w:tcW w:w="0" w:type="auto"/>
            <w:vAlign w:val="center"/>
            <w:hideMark/>
          </w:tcPr>
          <w:p w14:paraId="17F28D7C"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F2A8BA3" w14:textId="77777777" w:rsidR="00921A47" w:rsidRPr="006518C9" w:rsidRDefault="00921A47">
            <w:pPr>
              <w:rPr>
                <w:sz w:val="24"/>
                <w:szCs w:val="24"/>
                <w:lang w:val="en-US"/>
              </w:rPr>
            </w:pPr>
          </w:p>
        </w:tc>
      </w:tr>
      <w:tr w:rsidR="00921A47" w:rsidRPr="006518C9" w14:paraId="2FA2787B" w14:textId="77777777" w:rsidTr="00921A47">
        <w:trPr>
          <w:tblCellSpacing w:w="15" w:type="dxa"/>
        </w:trPr>
        <w:tc>
          <w:tcPr>
            <w:tcW w:w="0" w:type="auto"/>
            <w:vAlign w:val="center"/>
            <w:hideMark/>
          </w:tcPr>
          <w:p w14:paraId="47F0045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DE2BE97" w14:textId="77777777" w:rsidR="00482006" w:rsidRPr="006518C9" w:rsidRDefault="00921A47">
            <w:pPr>
              <w:pStyle w:val="HTMLPreformatted"/>
            </w:pPr>
            <w:r w:rsidRPr="006518C9">
              <w:t>Path /MzIdentML/AnalysisProtocolCollection/SpectrumIdentificationProtocol/DatabaseTranslation/Translation</w:t>
            </w:r>
          </w:p>
          <w:p w14:paraId="5EB689E9" w14:textId="77777777" w:rsidR="00921A47" w:rsidRPr="006518C9" w:rsidRDefault="00921A47">
            <w:pPr>
              <w:pStyle w:val="HTMLPreformatted"/>
            </w:pPr>
            <w:r w:rsidRPr="006518C9">
              <w:t>Table</w:t>
            </w:r>
          </w:p>
          <w:p w14:paraId="1BD58E6E" w14:textId="77777777" w:rsidR="00921A47" w:rsidRPr="006518C9" w:rsidRDefault="00921A47">
            <w:pPr>
              <w:pStyle w:val="HTMLPreformatted"/>
            </w:pPr>
            <w:r w:rsidRPr="006518C9">
              <w:t xml:space="preserve">MUST supply term </w:t>
            </w:r>
            <w:hyperlink r:id="rId454" w:tgtFrame="new" w:history="1">
              <w:r w:rsidRPr="006518C9">
                <w:rPr>
                  <w:rStyle w:val="Hyperlink"/>
                </w:rPr>
                <w:t>MS:1001410</w:t>
              </w:r>
            </w:hyperlink>
            <w:r w:rsidRPr="006518C9">
              <w:t xml:space="preserve"> (</w:t>
            </w:r>
            <w:r w:rsidRPr="006518C9">
              <w:rPr>
                <w:rStyle w:val="popup"/>
              </w:rPr>
              <w:t>translation start codons</w:t>
            </w:r>
            <w:r w:rsidRPr="006518C9">
              <w:t>) only once</w:t>
            </w:r>
          </w:p>
          <w:p w14:paraId="6AC5E32E" w14:textId="77777777" w:rsidR="00921A47" w:rsidRPr="006518C9" w:rsidRDefault="00921A47">
            <w:pPr>
              <w:pStyle w:val="HTMLPreformatted"/>
            </w:pPr>
            <w:r w:rsidRPr="006518C9">
              <w:t xml:space="preserve">MUST supply term </w:t>
            </w:r>
            <w:hyperlink r:id="rId455" w:tgtFrame="new" w:history="1">
              <w:r w:rsidRPr="006518C9">
                <w:rPr>
                  <w:rStyle w:val="Hyperlink"/>
                </w:rPr>
                <w:t>MS:1001025</w:t>
              </w:r>
            </w:hyperlink>
            <w:r w:rsidRPr="006518C9">
              <w:t xml:space="preserve"> (</w:t>
            </w:r>
            <w:r w:rsidRPr="006518C9">
              <w:rPr>
                <w:rStyle w:val="popup"/>
              </w:rPr>
              <w:t>translation table</w:t>
            </w:r>
            <w:r w:rsidRPr="006518C9">
              <w:t>) only once</w:t>
            </w:r>
          </w:p>
          <w:p w14:paraId="44A95804" w14:textId="77777777" w:rsidR="00921A47" w:rsidRPr="006518C9" w:rsidRDefault="00921A47">
            <w:pPr>
              <w:pStyle w:val="HTMLPreformatted"/>
            </w:pPr>
            <w:r w:rsidRPr="006518C9">
              <w:t xml:space="preserve">MUST supply term </w:t>
            </w:r>
            <w:hyperlink r:id="rId456" w:tgtFrame="new" w:history="1">
              <w:r w:rsidRPr="006518C9">
                <w:rPr>
                  <w:rStyle w:val="Hyperlink"/>
                </w:rPr>
                <w:t>MS:1001423</w:t>
              </w:r>
            </w:hyperlink>
            <w:r w:rsidRPr="006518C9">
              <w:t xml:space="preserve"> (</w:t>
            </w:r>
            <w:r w:rsidRPr="006518C9">
              <w:rPr>
                <w:rStyle w:val="popup"/>
              </w:rPr>
              <w:t>translation table description</w:t>
            </w:r>
            <w:r w:rsidRPr="006518C9">
              <w:t>) only once</w:t>
            </w:r>
          </w:p>
        </w:tc>
      </w:tr>
    </w:tbl>
    <w:p w14:paraId="06F4D729" w14:textId="77777777" w:rsidR="00921A47" w:rsidRPr="006518C9" w:rsidRDefault="00921A47" w:rsidP="00921A47">
      <w:pPr>
        <w:rPr>
          <w:lang w:val="en-US"/>
        </w:rPr>
      </w:pPr>
    </w:p>
    <w:p w14:paraId="79EEF684" w14:textId="77777777" w:rsidR="00921A47" w:rsidRPr="006518C9" w:rsidRDefault="00921A47" w:rsidP="00921A47">
      <w:pPr>
        <w:pStyle w:val="Heading2"/>
      </w:pPr>
      <w:bookmarkStart w:id="306" w:name="_Toc457214140"/>
      <w:r w:rsidRPr="006518C9">
        <w:t>Element &lt;</w:t>
      </w:r>
      <w:bookmarkStart w:id="307" w:name="userParam"/>
      <w:r w:rsidRPr="006518C9">
        <w:t>userParam</w:t>
      </w:r>
      <w:bookmarkEnd w:id="307"/>
      <w:r w:rsidRPr="006518C9">
        <w:t>&gt;</w:t>
      </w:r>
      <w:bookmarkEnd w:id="3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RPr="006518C9" w14:paraId="7BCC5CF8" w14:textId="77777777" w:rsidTr="00921A47">
        <w:trPr>
          <w:tblCellSpacing w:w="15" w:type="dxa"/>
        </w:trPr>
        <w:tc>
          <w:tcPr>
            <w:tcW w:w="0" w:type="auto"/>
            <w:vAlign w:val="center"/>
            <w:hideMark/>
          </w:tcPr>
          <w:p w14:paraId="5F740FC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28D24E0" w14:textId="77777777" w:rsidR="00921A47" w:rsidRPr="006518C9" w:rsidRDefault="00921A47">
            <w:pPr>
              <w:rPr>
                <w:sz w:val="24"/>
                <w:szCs w:val="24"/>
                <w:lang w:val="en-US"/>
              </w:rPr>
            </w:pPr>
            <w:r w:rsidRPr="006518C9">
              <w:rPr>
                <w:lang w:val="en-US"/>
              </w:rPr>
              <w:t xml:space="preserve">In case more information about the ions annotation has to be conveyed, that has no fit in FragmentArray. Note: It is suggested that the value attribute takes the form of a list of the same size as FragmentArray values. However, there is no formal encoding and it cannot be expeceted that other software will process or impart that information properly. </w:t>
            </w:r>
          </w:p>
        </w:tc>
      </w:tr>
      <w:tr w:rsidR="00921A47" w:rsidRPr="006518C9" w14:paraId="131AFB4F" w14:textId="77777777" w:rsidTr="00921A47">
        <w:trPr>
          <w:tblCellSpacing w:w="15" w:type="dxa"/>
        </w:trPr>
        <w:tc>
          <w:tcPr>
            <w:tcW w:w="0" w:type="auto"/>
            <w:vAlign w:val="center"/>
            <w:hideMark/>
          </w:tcPr>
          <w:p w14:paraId="6A178D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4A61908" w14:textId="77777777" w:rsidR="00921A47" w:rsidRPr="006518C9" w:rsidRDefault="00921A47">
            <w:pPr>
              <w:rPr>
                <w:sz w:val="24"/>
                <w:szCs w:val="24"/>
                <w:lang w:val="en-US"/>
              </w:rPr>
            </w:pPr>
            <w:r w:rsidRPr="006518C9">
              <w:rPr>
                <w:lang w:val="en-US"/>
              </w:rPr>
              <w:t xml:space="preserve">UserParamType </w:t>
            </w:r>
          </w:p>
        </w:tc>
      </w:tr>
      <w:tr w:rsidR="00921A47" w:rsidRPr="006518C9" w14:paraId="68BAFD81" w14:textId="77777777" w:rsidTr="00921A47">
        <w:trPr>
          <w:tblCellSpacing w:w="15" w:type="dxa"/>
        </w:trPr>
        <w:tc>
          <w:tcPr>
            <w:tcW w:w="0" w:type="auto"/>
            <w:vAlign w:val="center"/>
            <w:hideMark/>
          </w:tcPr>
          <w:p w14:paraId="0D27D06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8"/>
              <w:gridCol w:w="996"/>
              <w:gridCol w:w="824"/>
              <w:gridCol w:w="5265"/>
            </w:tblGrid>
            <w:tr w:rsidR="00921A47" w:rsidRPr="006518C9" w14:paraId="2C8A74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2DCE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2645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1F205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863D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99BD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AA5D85"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2A74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7770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F1306" w14:textId="77777777" w:rsidR="00921A47" w:rsidRPr="006518C9" w:rsidRDefault="00921A47">
                  <w:pPr>
                    <w:rPr>
                      <w:sz w:val="24"/>
                      <w:szCs w:val="24"/>
                      <w:lang w:val="en-US"/>
                    </w:rPr>
                  </w:pPr>
                  <w:r w:rsidRPr="006518C9">
                    <w:rPr>
                      <w:lang w:val="en-US"/>
                    </w:rPr>
                    <w:t>The name of the parameter.</w:t>
                  </w:r>
                </w:p>
              </w:tc>
            </w:tr>
            <w:tr w:rsidR="00921A47" w:rsidRPr="006518C9" w14:paraId="673F408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C1649" w14:textId="77777777" w:rsidR="00921A47" w:rsidRPr="006518C9" w:rsidRDefault="00921A47">
                  <w:pPr>
                    <w:rPr>
                      <w:sz w:val="24"/>
                      <w:szCs w:val="24"/>
                      <w:lang w:val="en-US"/>
                    </w:rPr>
                  </w:pPr>
                  <w:r w:rsidRPr="006518C9">
                    <w:rPr>
                      <w:lang w:val="en-US"/>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FB04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B8C9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E0DAB" w14:textId="77777777" w:rsidR="00921A47" w:rsidRPr="006518C9" w:rsidRDefault="00921A47">
                  <w:pPr>
                    <w:rPr>
                      <w:sz w:val="24"/>
                      <w:szCs w:val="24"/>
                      <w:lang w:val="en-US"/>
                    </w:rPr>
                  </w:pPr>
                  <w:r w:rsidRPr="006518C9">
                    <w:rPr>
                      <w:lang w:val="en-US"/>
                    </w:rPr>
                    <w:t>The datatype of the parameter, where appropriate (e.g.: xsd:float).</w:t>
                  </w:r>
                </w:p>
              </w:tc>
            </w:tr>
            <w:tr w:rsidR="00921A47" w:rsidRPr="006518C9" w14:paraId="2783E50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9B21A3" w14:textId="77777777" w:rsidR="00921A47" w:rsidRPr="006518C9" w:rsidRDefault="00921A47">
                  <w:pPr>
                    <w:rPr>
                      <w:sz w:val="24"/>
                      <w:szCs w:val="24"/>
                      <w:lang w:val="en-US"/>
                    </w:rPr>
                  </w:pPr>
                  <w:r w:rsidRPr="006518C9">
                    <w:rPr>
                      <w:lang w:val="en-US"/>
                    </w:rP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60C3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01F1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634C9"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15B3797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60780" w14:textId="77777777" w:rsidR="00921A47" w:rsidRPr="006518C9" w:rsidRDefault="00921A47">
                  <w:pPr>
                    <w:rPr>
                      <w:sz w:val="24"/>
                      <w:szCs w:val="24"/>
                      <w:lang w:val="en-US"/>
                    </w:rPr>
                  </w:pPr>
                  <w:r w:rsidRPr="006518C9">
                    <w:rPr>
                      <w:lang w:val="en-US"/>
                    </w:rP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A77B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E91F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CD3D586" w14:textId="77777777" w:rsidR="00921A47" w:rsidRPr="006518C9" w:rsidRDefault="00921A47">
                  <w:pPr>
                    <w:rPr>
                      <w:sz w:val="24"/>
                      <w:szCs w:val="24"/>
                      <w:lang w:val="en-US"/>
                    </w:rPr>
                  </w:pPr>
                  <w:r w:rsidRPr="006518C9">
                    <w:rPr>
                      <w:lang w:val="en-US"/>
                    </w:rPr>
                    <w:t xml:space="preserve">If a unit term is referenced, this attribute MUST refer to the CV 'id' attribute defined in the cvList in this file. </w:t>
                  </w:r>
                </w:p>
              </w:tc>
            </w:tr>
            <w:tr w:rsidR="00921A47" w:rsidRPr="006518C9" w14:paraId="5A7B72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482AA5" w14:textId="77777777" w:rsidR="00921A47" w:rsidRPr="006518C9" w:rsidRDefault="00921A47">
                  <w:pPr>
                    <w:rPr>
                      <w:sz w:val="24"/>
                      <w:szCs w:val="24"/>
                      <w:lang w:val="en-US"/>
                    </w:rPr>
                  </w:pPr>
                  <w:r w:rsidRPr="006518C9">
                    <w:rPr>
                      <w:lang w:val="en-US"/>
                    </w:rP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8AFF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28CA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A2C1F" w14:textId="77777777" w:rsidR="00921A47" w:rsidRPr="006518C9" w:rsidRDefault="00921A47">
                  <w:pPr>
                    <w:rPr>
                      <w:sz w:val="24"/>
                      <w:szCs w:val="24"/>
                      <w:lang w:val="en-US"/>
                    </w:rPr>
                  </w:pPr>
                  <w:r w:rsidRPr="006518C9">
                    <w:rPr>
                      <w:lang w:val="en-US"/>
                    </w:rPr>
                    <w:t>The name of the unit.</w:t>
                  </w:r>
                </w:p>
              </w:tc>
            </w:tr>
            <w:tr w:rsidR="00921A47" w:rsidRPr="006518C9" w14:paraId="25D0A7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D575A3"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EC36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B5AC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650A4" w14:textId="77777777" w:rsidR="00921A47" w:rsidRPr="006518C9" w:rsidRDefault="00921A47">
                  <w:pPr>
                    <w:rPr>
                      <w:sz w:val="24"/>
                      <w:szCs w:val="24"/>
                      <w:lang w:val="en-US"/>
                    </w:rPr>
                  </w:pPr>
                  <w:r w:rsidRPr="006518C9">
                    <w:rPr>
                      <w:lang w:val="en-US"/>
                    </w:rPr>
                    <w:t>The user-entered value of the parameter.</w:t>
                  </w:r>
                </w:p>
              </w:tc>
            </w:tr>
          </w:tbl>
          <w:p w14:paraId="50AF1B66" w14:textId="77777777" w:rsidR="00921A47" w:rsidRPr="006518C9" w:rsidRDefault="00921A47">
            <w:pPr>
              <w:rPr>
                <w:sz w:val="24"/>
                <w:szCs w:val="24"/>
                <w:lang w:val="en-US"/>
              </w:rPr>
            </w:pPr>
          </w:p>
        </w:tc>
      </w:tr>
      <w:tr w:rsidR="00921A47" w:rsidRPr="006518C9" w14:paraId="09C26C81" w14:textId="77777777" w:rsidTr="00921A47">
        <w:trPr>
          <w:tblCellSpacing w:w="15" w:type="dxa"/>
        </w:trPr>
        <w:tc>
          <w:tcPr>
            <w:tcW w:w="0" w:type="auto"/>
            <w:vAlign w:val="center"/>
            <w:hideMark/>
          </w:tcPr>
          <w:p w14:paraId="689C3BD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CAFA7BA" w14:textId="77777777" w:rsidR="00921A47" w:rsidRPr="006518C9" w:rsidRDefault="00921A47">
            <w:pPr>
              <w:rPr>
                <w:sz w:val="24"/>
                <w:szCs w:val="24"/>
                <w:lang w:val="en-US"/>
              </w:rPr>
            </w:pPr>
            <w:r w:rsidRPr="006518C9">
              <w:rPr>
                <w:lang w:val="en-US"/>
              </w:rPr>
              <w:t>none</w:t>
            </w:r>
          </w:p>
        </w:tc>
      </w:tr>
      <w:tr w:rsidR="00921A47" w:rsidRPr="006518C9" w14:paraId="78280F8D" w14:textId="77777777" w:rsidTr="00921A47">
        <w:trPr>
          <w:tblCellSpacing w:w="15" w:type="dxa"/>
        </w:trPr>
        <w:tc>
          <w:tcPr>
            <w:tcW w:w="0" w:type="auto"/>
            <w:vAlign w:val="center"/>
            <w:hideMark/>
          </w:tcPr>
          <w:p w14:paraId="02C953D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A29483" w14:textId="77777777" w:rsidR="00921A47" w:rsidRPr="006518C9" w:rsidRDefault="00921A47">
            <w:pPr>
              <w:pStyle w:val="HTMLPreformatted"/>
            </w:pPr>
            <w:r w:rsidRPr="006518C9">
              <w:t>&lt;userParam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14:paraId="33E97A45" w14:textId="77777777" w:rsidR="00921A47" w:rsidRPr="006518C9" w:rsidRDefault="00921A47" w:rsidP="00BC53E5">
      <w:pPr>
        <w:rPr>
          <w:lang w:val="en-US"/>
        </w:rPr>
      </w:pPr>
    </w:p>
    <w:p w14:paraId="1F047F03" w14:textId="77777777" w:rsidR="008B6BE0" w:rsidRPr="006518C9" w:rsidRDefault="00DB3ECF" w:rsidP="00466496">
      <w:pPr>
        <w:pStyle w:val="Heading1"/>
      </w:pPr>
      <w:bookmarkStart w:id="308" w:name="_Ref217199331"/>
      <w:bookmarkStart w:id="309" w:name="_Toc457214141"/>
      <w:r w:rsidRPr="006518C9">
        <w:t>Specific Comments</w:t>
      </w:r>
      <w:r w:rsidR="00627E57" w:rsidRPr="006518C9">
        <w:t xml:space="preserve"> on schema</w:t>
      </w:r>
      <w:bookmarkEnd w:id="308"/>
      <w:bookmarkEnd w:id="309"/>
      <w:r w:rsidRPr="006518C9">
        <w:t xml:space="preserve"> </w:t>
      </w:r>
    </w:p>
    <w:p w14:paraId="0A8956AE" w14:textId="77777777" w:rsidR="004E2415" w:rsidRPr="006518C9" w:rsidRDefault="00F83B08" w:rsidP="00187F44">
      <w:pPr>
        <w:pStyle w:val="nobreak"/>
        <w:jc w:val="both"/>
        <w:rPr>
          <w:lang w:val="en-US"/>
        </w:rPr>
      </w:pPr>
      <w:r w:rsidRPr="006518C9">
        <w:rPr>
          <w:lang w:val="en-US"/>
        </w:rPr>
        <w:t>In this section, several point</w:t>
      </w:r>
      <w:r w:rsidR="00C32842" w:rsidRPr="006518C9">
        <w:rPr>
          <w:lang w:val="en-US"/>
        </w:rPr>
        <w:t>s</w:t>
      </w:r>
      <w:r w:rsidRPr="006518C9">
        <w:rPr>
          <w:lang w:val="en-US"/>
        </w:rPr>
        <w:t xml:space="preserve"> of documentation are elaborated beyond the core specification in Section</w:t>
      </w:r>
      <w:r w:rsidR="00627E57" w:rsidRPr="006518C9">
        <w:rPr>
          <w:lang w:val="en-US"/>
        </w:rPr>
        <w:t xml:space="preserve"> </w:t>
      </w:r>
      <w:r w:rsidR="00C072C8" w:rsidRPr="006518C9">
        <w:rPr>
          <w:lang w:val="en-US"/>
        </w:rPr>
        <w:fldChar w:fldCharType="begin"/>
      </w:r>
      <w:r w:rsidR="00C072C8" w:rsidRPr="006518C9">
        <w:rPr>
          <w:lang w:val="en-US"/>
        </w:rPr>
        <w:instrText xml:space="preserve"> REF _Ref116791170 \r \h </w:instrText>
      </w:r>
      <w:r w:rsidR="00466496" w:rsidRPr="006518C9">
        <w:rPr>
          <w:lang w:val="en-US"/>
        </w:rPr>
        <w:instrText xml:space="preserve"> \* MERGEFORMAT </w:instrText>
      </w:r>
      <w:r w:rsidR="00C072C8" w:rsidRPr="006518C9">
        <w:rPr>
          <w:lang w:val="en-US"/>
        </w:rPr>
      </w:r>
      <w:r w:rsidR="00C072C8" w:rsidRPr="006518C9">
        <w:rPr>
          <w:lang w:val="en-US"/>
        </w:rPr>
        <w:fldChar w:fldCharType="separate"/>
      </w:r>
      <w:r w:rsidR="003C46AF" w:rsidRPr="006518C9">
        <w:rPr>
          <w:lang w:val="en-US"/>
        </w:rPr>
        <w:t>6</w:t>
      </w:r>
      <w:r w:rsidR="00C072C8" w:rsidRPr="006518C9">
        <w:rPr>
          <w:lang w:val="en-US"/>
        </w:rPr>
        <w:fldChar w:fldCharType="end"/>
      </w:r>
      <w:r w:rsidRPr="006518C9">
        <w:rPr>
          <w:lang w:val="en-US"/>
        </w:rPr>
        <w:t>.</w:t>
      </w:r>
    </w:p>
    <w:p w14:paraId="51CF1AB7" w14:textId="77777777" w:rsidR="004E2415" w:rsidRPr="006518C9" w:rsidRDefault="004E2415" w:rsidP="00187F44">
      <w:pPr>
        <w:jc w:val="both"/>
        <w:rPr>
          <w:lang w:val="en-US"/>
        </w:rPr>
      </w:pPr>
    </w:p>
    <w:p w14:paraId="1140BF97" w14:textId="77777777" w:rsidR="004E1E24" w:rsidRPr="006518C9" w:rsidRDefault="004E1E24" w:rsidP="00071A7F">
      <w:pPr>
        <w:pStyle w:val="Heading2"/>
      </w:pPr>
      <w:bookmarkStart w:id="310" w:name="_Toc295300723"/>
      <w:bookmarkStart w:id="311" w:name="_Toc457214142"/>
      <w:r w:rsidRPr="006518C9">
        <w:t>File extension</w:t>
      </w:r>
      <w:bookmarkEnd w:id="310"/>
      <w:r w:rsidRPr="006518C9">
        <w:t xml:space="preserve"> and compression</w:t>
      </w:r>
      <w:bookmarkEnd w:id="311"/>
    </w:p>
    <w:p w14:paraId="7C02C6EA" w14:textId="77777777" w:rsidR="004E1E24" w:rsidRPr="006518C9" w:rsidRDefault="004E1E24" w:rsidP="00187F44">
      <w:pPr>
        <w:jc w:val="both"/>
        <w:rPr>
          <w:lang w:val="en-US"/>
        </w:rPr>
      </w:pPr>
      <w:r w:rsidRPr="006518C9">
        <w:rPr>
          <w:lang w:val="en-US"/>
        </w:rPr>
        <w:t xml:space="preserve">It is noted that standard file compression algorithms greatly reduce the mzIdentML file sizes, speeding up file transfers and uploads / downloads. It is also noted that software implementing mzIdentML import or export will </w:t>
      </w:r>
      <w:r w:rsidR="007C10E9" w:rsidRPr="006518C9">
        <w:rPr>
          <w:lang w:val="en-US"/>
        </w:rPr>
        <w:t xml:space="preserve">be expected to </w:t>
      </w:r>
      <w:r w:rsidRPr="006518C9">
        <w:rPr>
          <w:lang w:val="en-US"/>
        </w:rPr>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rsidRPr="006518C9">
        <w:rPr>
          <w:lang w:val="en-US"/>
        </w:rPr>
        <w:t>essed files SHOULD be “mzid.gz</w:t>
      </w:r>
      <w:r w:rsidRPr="006518C9">
        <w:rPr>
          <w:lang w:val="en-US"/>
        </w:rPr>
        <w:t>”.</w:t>
      </w:r>
    </w:p>
    <w:p w14:paraId="1195EEA7" w14:textId="77777777" w:rsidR="00515462" w:rsidRPr="006518C9" w:rsidRDefault="00515462" w:rsidP="00187F44">
      <w:pPr>
        <w:jc w:val="both"/>
        <w:rPr>
          <w:lang w:val="en-US"/>
        </w:rPr>
      </w:pPr>
    </w:p>
    <w:p w14:paraId="3FF14905" w14:textId="77777777" w:rsidR="00515462" w:rsidRPr="006518C9" w:rsidRDefault="00515462" w:rsidP="00187F44">
      <w:pPr>
        <w:pStyle w:val="Heading2"/>
        <w:jc w:val="both"/>
      </w:pPr>
      <w:bookmarkStart w:id="312" w:name="_Toc457214143"/>
      <w:r w:rsidRPr="006518C9">
        <w:t>Referencing elements within the document</w:t>
      </w:r>
      <w:bookmarkEnd w:id="312"/>
    </w:p>
    <w:p w14:paraId="268B222E" w14:textId="77777777" w:rsidR="00515462" w:rsidRPr="006518C9" w:rsidRDefault="00EE600C" w:rsidP="00187F44">
      <w:pPr>
        <w:jc w:val="both"/>
        <w:rPr>
          <w:lang w:val="en-US"/>
        </w:rPr>
      </w:pPr>
      <w:r w:rsidRPr="006518C9">
        <w:rPr>
          <w:lang w:val="en-US"/>
        </w:rPr>
        <w:t>A number of elements within the schema have an attribute which is used to reference an element elsewhere in the file</w:t>
      </w:r>
      <w:r w:rsidR="000E2575" w:rsidRPr="006518C9">
        <w:rPr>
          <w:lang w:val="en-US"/>
        </w:rPr>
        <w:t xml:space="preserve"> using the unique identifier of the referenced element</w:t>
      </w:r>
      <w:r w:rsidRPr="006518C9">
        <w:rPr>
          <w:lang w:val="en-US"/>
        </w:rPr>
        <w:t>. These attributes</w:t>
      </w:r>
      <w:r w:rsidR="009B4C9B" w:rsidRPr="006518C9">
        <w:rPr>
          <w:lang w:val="en-US"/>
        </w:rPr>
        <w:t xml:space="preserve"> are named</w:t>
      </w:r>
      <w:r w:rsidRPr="006518C9">
        <w:rPr>
          <w:lang w:val="en-US"/>
        </w:rPr>
        <w:t xml:space="preserve"> follow</w:t>
      </w:r>
      <w:r w:rsidR="009B4C9B" w:rsidRPr="006518C9">
        <w:rPr>
          <w:lang w:val="en-US"/>
        </w:rPr>
        <w:t>ing</w:t>
      </w:r>
      <w:r w:rsidRPr="006518C9">
        <w:rPr>
          <w:lang w:val="en-US"/>
        </w:rPr>
        <w:t xml:space="preserve"> the convention</w:t>
      </w:r>
      <w:r w:rsidR="00B3073B" w:rsidRPr="006518C9">
        <w:rPr>
          <w:lang w:val="en-US"/>
        </w:rPr>
        <w:t>:</w:t>
      </w:r>
      <w:r w:rsidRPr="006518C9">
        <w:rPr>
          <w:lang w:val="en-US"/>
        </w:rPr>
        <w:t xml:space="preserve"> </w:t>
      </w:r>
      <w:r w:rsidR="00B3073B" w:rsidRPr="006518C9">
        <w:rPr>
          <w:lang w:val="en-US"/>
        </w:rPr>
        <w:t>“[elementName]_ref”</w:t>
      </w:r>
      <w:r w:rsidR="00542565" w:rsidRPr="006518C9">
        <w:rPr>
          <w:lang w:val="en-US"/>
        </w:rPr>
        <w:t>. The uniqueness of the value in the “id” attribute of elements is validated using xsd:key</w:t>
      </w:r>
      <w:r w:rsidR="00821ECC" w:rsidRPr="006518C9">
        <w:rPr>
          <w:lang w:val="en-US"/>
        </w:rPr>
        <w:t>,</w:t>
      </w:r>
      <w:r w:rsidR="00542565" w:rsidRPr="006518C9">
        <w:rPr>
          <w:lang w:val="en-US"/>
        </w:rPr>
        <w:t xml:space="preserve"> </w:t>
      </w:r>
      <w:r w:rsidR="00B3073B" w:rsidRPr="006518C9">
        <w:rPr>
          <w:lang w:val="en-US"/>
        </w:rPr>
        <w:t>and the integr</w:t>
      </w:r>
      <w:r w:rsidR="0014505E" w:rsidRPr="006518C9">
        <w:rPr>
          <w:lang w:val="en-US"/>
        </w:rPr>
        <w:t>i</w:t>
      </w:r>
      <w:r w:rsidR="00B3073B" w:rsidRPr="006518C9">
        <w:rPr>
          <w:lang w:val="en-US"/>
        </w:rPr>
        <w:t>ty of the reference is validated using xsd:keyref</w:t>
      </w:r>
      <w:r w:rsidR="00821ECC" w:rsidRPr="006518C9">
        <w:rPr>
          <w:lang w:val="en-US"/>
        </w:rPr>
        <w:t>,</w:t>
      </w:r>
      <w:r w:rsidR="00B3073B" w:rsidRPr="006518C9">
        <w:rPr>
          <w:lang w:val="en-US"/>
        </w:rPr>
        <w:t xml:space="preserve"> defined within the schema.</w:t>
      </w:r>
    </w:p>
    <w:p w14:paraId="42AAFEA0" w14:textId="77777777" w:rsidR="000E2575" w:rsidRPr="006518C9" w:rsidRDefault="000E2575" w:rsidP="00187F44">
      <w:pPr>
        <w:jc w:val="both"/>
        <w:rPr>
          <w:lang w:val="en-US"/>
        </w:rPr>
      </w:pPr>
    </w:p>
    <w:p w14:paraId="34F717A4" w14:textId="77777777" w:rsidR="00A35AC6" w:rsidRPr="006518C9" w:rsidRDefault="008636DC" w:rsidP="00187F44">
      <w:pPr>
        <w:pStyle w:val="Heading2"/>
        <w:jc w:val="both"/>
      </w:pPr>
      <w:bookmarkStart w:id="313" w:name="_Toc457214144"/>
      <w:r w:rsidRPr="006518C9">
        <w:lastRenderedPageBreak/>
        <w:t xml:space="preserve">Searches against </w:t>
      </w:r>
      <w:r w:rsidR="00A35AC6" w:rsidRPr="006518C9">
        <w:t>nucleotide sequences</w:t>
      </w:r>
      <w:bookmarkEnd w:id="313"/>
    </w:p>
    <w:p w14:paraId="0652CE6A" w14:textId="77777777" w:rsidR="00BD4C2D" w:rsidRPr="006518C9" w:rsidRDefault="00E71FD5" w:rsidP="00187F44">
      <w:pPr>
        <w:jc w:val="both"/>
        <w:rPr>
          <w:lang w:val="en-US"/>
        </w:rPr>
      </w:pPr>
      <w:r w:rsidRPr="006518C9">
        <w:rPr>
          <w:lang w:val="en-US"/>
        </w:rPr>
        <w:t>The “seq”</w:t>
      </w:r>
      <w:r w:rsidR="00586B8E" w:rsidRPr="006518C9">
        <w:rPr>
          <w:lang w:val="en-US"/>
        </w:rPr>
        <w:t xml:space="preserve"> attribute on </w:t>
      </w:r>
      <w:r w:rsidR="007E2B93" w:rsidRPr="006518C9">
        <w:rPr>
          <w:lang w:val="en-US"/>
        </w:rPr>
        <w:t>&lt;</w:t>
      </w:r>
      <w:r w:rsidR="00586B8E" w:rsidRPr="006518C9">
        <w:rPr>
          <w:lang w:val="en-US"/>
        </w:rPr>
        <w:t>DBSequence</w:t>
      </w:r>
      <w:r w:rsidR="007E2B93" w:rsidRPr="006518C9">
        <w:rPr>
          <w:lang w:val="en-US"/>
        </w:rPr>
        <w:t>&gt;</w:t>
      </w:r>
      <w:r w:rsidR="00586B8E" w:rsidRPr="006518C9">
        <w:rPr>
          <w:lang w:val="en-US"/>
        </w:rPr>
        <w:t xml:space="preserve"> SHOULD</w:t>
      </w:r>
      <w:r w:rsidR="00A35AC6" w:rsidRPr="006518C9">
        <w:rPr>
          <w:lang w:val="en-US"/>
        </w:rPr>
        <w:t xml:space="preserve"> contain the </w:t>
      </w:r>
      <w:r w:rsidR="00586B8E" w:rsidRPr="006518C9">
        <w:rPr>
          <w:lang w:val="en-US"/>
        </w:rPr>
        <w:t>nucleic acid</w:t>
      </w:r>
      <w:r w:rsidR="00A35AC6" w:rsidRPr="006518C9">
        <w:rPr>
          <w:lang w:val="en-US"/>
        </w:rPr>
        <w:t xml:space="preserve"> sequence if a n</w:t>
      </w:r>
      <w:r w:rsidR="00586B8E" w:rsidRPr="006518C9">
        <w:rPr>
          <w:lang w:val="en-US"/>
        </w:rPr>
        <w:t>ucleic acid</w:t>
      </w:r>
      <w:r w:rsidR="00A35AC6" w:rsidRPr="006518C9">
        <w:rPr>
          <w:lang w:val="en-US"/>
        </w:rPr>
        <w:t xml:space="preserve"> database was searched</w:t>
      </w:r>
      <w:r w:rsidR="00586B8E" w:rsidRPr="006518C9">
        <w:rPr>
          <w:lang w:val="en-US"/>
        </w:rPr>
        <w:t xml:space="preserve"> (r</w:t>
      </w:r>
      <w:r w:rsidR="00A35AC6" w:rsidRPr="006518C9">
        <w:rPr>
          <w:lang w:val="en-US"/>
        </w:rPr>
        <w:t xml:space="preserve">ather than up to six translated sequences). </w:t>
      </w:r>
      <w:r w:rsidR="001135B5" w:rsidRPr="006518C9">
        <w:rPr>
          <w:lang w:val="en-US"/>
        </w:rPr>
        <w:t>&lt;</w:t>
      </w:r>
      <w:r w:rsidR="00BB3156" w:rsidRPr="006518C9">
        <w:rPr>
          <w:lang w:val="en-US"/>
        </w:rPr>
        <w:t>Peptide</w:t>
      </w:r>
      <w:r w:rsidR="001135B5" w:rsidRPr="006518C9">
        <w:rPr>
          <w:lang w:val="en-US"/>
        </w:rPr>
        <w:t>&gt;</w:t>
      </w:r>
      <w:r w:rsidR="00BB3156" w:rsidRPr="006518C9">
        <w:rPr>
          <w:lang w:val="en-US"/>
        </w:rPr>
        <w:t xml:space="preserve"> represents the identified amino acid sequence (including modifications)</w:t>
      </w:r>
      <w:r w:rsidR="003E0A83" w:rsidRPr="006518C9">
        <w:rPr>
          <w:lang w:val="en-US"/>
        </w:rPr>
        <w:t xml:space="preserve"> and</w:t>
      </w:r>
      <w:r w:rsidR="00754025" w:rsidRPr="006518C9">
        <w:rPr>
          <w:lang w:val="en-US"/>
        </w:rPr>
        <w:t xml:space="preserve">, as such, </w:t>
      </w:r>
      <w:r w:rsidR="003E0A83" w:rsidRPr="006518C9">
        <w:rPr>
          <w:lang w:val="en-US"/>
        </w:rPr>
        <w:t xml:space="preserve">the &lt;peptideSequence&gt; elements SHOULD store the translated amino acid sequences. </w:t>
      </w:r>
      <w:r w:rsidR="00FD292A" w:rsidRPr="006518C9">
        <w:rPr>
          <w:lang w:val="en-US"/>
        </w:rPr>
        <w:t>&lt;</w:t>
      </w:r>
      <w:r w:rsidR="00BB3156" w:rsidRPr="006518C9">
        <w:rPr>
          <w:lang w:val="en-US"/>
        </w:rPr>
        <w:t>PeptideEvidence</w:t>
      </w:r>
      <w:r w:rsidR="00FD292A" w:rsidRPr="006518C9">
        <w:rPr>
          <w:lang w:val="en-US"/>
        </w:rPr>
        <w:t>&gt;</w:t>
      </w:r>
      <w:r w:rsidR="00BB3156" w:rsidRPr="006518C9">
        <w:rPr>
          <w:lang w:val="en-US"/>
        </w:rPr>
        <w:t xml:space="preserve"> contains the </w:t>
      </w:r>
      <w:r w:rsidR="00BB3156" w:rsidRPr="006518C9">
        <w:rPr>
          <w:i/>
          <w:lang w:val="en-US"/>
        </w:rPr>
        <w:t>DBSequence_Ref</w:t>
      </w:r>
      <w:r w:rsidR="00BB3156" w:rsidRPr="006518C9">
        <w:rPr>
          <w:lang w:val="en-US"/>
        </w:rPr>
        <w:t xml:space="preserve"> together with </w:t>
      </w:r>
      <w:r w:rsidR="0002388A" w:rsidRPr="006518C9">
        <w:rPr>
          <w:lang w:val="en-US"/>
        </w:rPr>
        <w:t>the translation</w:t>
      </w:r>
      <w:r w:rsidR="00BB3156" w:rsidRPr="006518C9">
        <w:rPr>
          <w:lang w:val="en-US"/>
        </w:rPr>
        <w:t xml:space="preserve"> frame and a </w:t>
      </w:r>
      <w:r w:rsidR="00BB3156" w:rsidRPr="006518C9">
        <w:rPr>
          <w:i/>
          <w:lang w:val="en-US"/>
        </w:rPr>
        <w:t>TranslationTable_Ref</w:t>
      </w:r>
      <w:r w:rsidR="00BB3156" w:rsidRPr="006518C9">
        <w:rPr>
          <w:lang w:val="en-US"/>
        </w:rPr>
        <w:t xml:space="preserve"> attribute</w:t>
      </w:r>
      <w:r w:rsidR="0002388A" w:rsidRPr="006518C9">
        <w:rPr>
          <w:lang w:val="en-US"/>
        </w:rPr>
        <w:t xml:space="preserve"> (see below)</w:t>
      </w:r>
      <w:r w:rsidR="00BB3156" w:rsidRPr="006518C9">
        <w:rPr>
          <w:lang w:val="en-US"/>
        </w:rPr>
        <w:t>.</w:t>
      </w:r>
      <w:r w:rsidR="007E1A52" w:rsidRPr="006518C9">
        <w:rPr>
          <w:lang w:val="en-US"/>
        </w:rPr>
        <w:t xml:space="preserve"> </w:t>
      </w:r>
      <w:r w:rsidR="00BB3156" w:rsidRPr="006518C9">
        <w:rPr>
          <w:lang w:val="en-US"/>
        </w:rPr>
        <w:t xml:space="preserve">The </w:t>
      </w:r>
      <w:r w:rsidR="00BB3156" w:rsidRPr="006518C9">
        <w:rPr>
          <w:i/>
          <w:lang w:val="en-US"/>
        </w:rPr>
        <w:t>Peptide_Ref</w:t>
      </w:r>
      <w:r w:rsidR="00BB3156" w:rsidRPr="006518C9">
        <w:rPr>
          <w:lang w:val="en-US"/>
        </w:rPr>
        <w:t xml:space="preserve"> is done in </w:t>
      </w:r>
      <w:r w:rsidR="002A255B" w:rsidRPr="006518C9">
        <w:rPr>
          <w:lang w:val="en-US"/>
        </w:rPr>
        <w:t>&lt;</w:t>
      </w:r>
      <w:r w:rsidR="00BB3156" w:rsidRPr="006518C9">
        <w:rPr>
          <w:lang w:val="en-US"/>
        </w:rPr>
        <w:t>SpectrumIdentificationItem</w:t>
      </w:r>
      <w:r w:rsidR="002A255B" w:rsidRPr="006518C9">
        <w:rPr>
          <w:lang w:val="en-US"/>
        </w:rPr>
        <w:t>&gt;</w:t>
      </w:r>
      <w:r w:rsidR="00BB3156" w:rsidRPr="006518C9">
        <w:rPr>
          <w:lang w:val="en-US"/>
        </w:rPr>
        <w:t xml:space="preserve"> as in the </w:t>
      </w:r>
      <w:r w:rsidR="003933B3" w:rsidRPr="006518C9">
        <w:rPr>
          <w:lang w:val="en-US"/>
        </w:rPr>
        <w:t xml:space="preserve">case for an </w:t>
      </w:r>
      <w:r w:rsidR="00BB3156" w:rsidRPr="006518C9">
        <w:rPr>
          <w:lang w:val="en-US"/>
        </w:rPr>
        <w:t xml:space="preserve">amino acid </w:t>
      </w:r>
      <w:r w:rsidR="003933B3" w:rsidRPr="006518C9">
        <w:rPr>
          <w:lang w:val="en-US"/>
        </w:rPr>
        <w:t>database</w:t>
      </w:r>
      <w:r w:rsidR="00BB3156" w:rsidRPr="006518C9">
        <w:rPr>
          <w:lang w:val="en-US"/>
        </w:rPr>
        <w:t>.</w:t>
      </w:r>
      <w:r w:rsidR="007E1A52" w:rsidRPr="006518C9">
        <w:rPr>
          <w:lang w:val="en-US"/>
        </w:rPr>
        <w:t xml:space="preserve"> </w:t>
      </w:r>
      <w:r w:rsidR="00BB3156" w:rsidRPr="006518C9">
        <w:rPr>
          <w:lang w:val="en-US"/>
        </w:rPr>
        <w:t xml:space="preserve">If protein detection is performed, there are </w:t>
      </w:r>
      <w:r w:rsidR="00B67D89" w:rsidRPr="006518C9">
        <w:rPr>
          <w:lang w:val="en-US"/>
        </w:rPr>
        <w:t>&lt;</w:t>
      </w:r>
      <w:r w:rsidR="00BB3156" w:rsidRPr="006518C9">
        <w:rPr>
          <w:lang w:val="en-US"/>
        </w:rPr>
        <w:t>PeptideHypothesis</w:t>
      </w:r>
      <w:r w:rsidR="00B67D89" w:rsidRPr="006518C9">
        <w:rPr>
          <w:lang w:val="en-US"/>
        </w:rPr>
        <w:t>&gt;</w:t>
      </w:r>
      <w:r w:rsidR="00BB3156" w:rsidRPr="006518C9">
        <w:rPr>
          <w:lang w:val="en-US"/>
        </w:rPr>
        <w:t xml:space="preserve"> elements referencing </w:t>
      </w:r>
      <w:r w:rsidR="00B67D89" w:rsidRPr="006518C9">
        <w:rPr>
          <w:lang w:val="en-US"/>
        </w:rPr>
        <w:t>&lt;</w:t>
      </w:r>
      <w:r w:rsidR="00BB3156" w:rsidRPr="006518C9">
        <w:rPr>
          <w:lang w:val="en-US"/>
        </w:rPr>
        <w:t>PeptideEvidence</w:t>
      </w:r>
      <w:r w:rsidR="00B67D89" w:rsidRPr="006518C9">
        <w:rPr>
          <w:lang w:val="en-US"/>
        </w:rPr>
        <w:t>&gt;</w:t>
      </w:r>
      <w:r w:rsidR="00BB3156" w:rsidRPr="006518C9">
        <w:rPr>
          <w:lang w:val="en-US"/>
        </w:rPr>
        <w:t xml:space="preserve"> elements from </w:t>
      </w:r>
      <w:r w:rsidR="00B67D89" w:rsidRPr="006518C9">
        <w:rPr>
          <w:lang w:val="en-US"/>
        </w:rPr>
        <w:t>&lt;</w:t>
      </w:r>
      <w:r w:rsidR="00BB3156" w:rsidRPr="006518C9">
        <w:rPr>
          <w:lang w:val="en-US"/>
        </w:rPr>
        <w:t>SpectrumIdentificationItem</w:t>
      </w:r>
      <w:r w:rsidR="00B67D89" w:rsidRPr="006518C9">
        <w:rPr>
          <w:lang w:val="en-US"/>
        </w:rPr>
        <w:t>&gt;</w:t>
      </w:r>
      <w:r w:rsidR="00BB3156" w:rsidRPr="006518C9">
        <w:rPr>
          <w:lang w:val="en-US"/>
        </w:rPr>
        <w:t xml:space="preserve"> sections.</w:t>
      </w:r>
      <w:r w:rsidR="00BD4C2D" w:rsidRPr="006518C9">
        <w:rPr>
          <w:lang w:val="en-US"/>
        </w:rPr>
        <w:t xml:space="preserve"> </w:t>
      </w:r>
      <w:r w:rsidR="00651733" w:rsidRPr="006518C9">
        <w:rPr>
          <w:lang w:val="en-US"/>
        </w:rPr>
        <w:t xml:space="preserve">For clarification, see the example instance document for a nucleic acid search (Section </w:t>
      </w:r>
      <w:r w:rsidR="005370BE" w:rsidRPr="006518C9">
        <w:rPr>
          <w:lang w:val="en-US"/>
        </w:rPr>
        <w:fldChar w:fldCharType="begin"/>
      </w:r>
      <w:r w:rsidR="005370BE" w:rsidRPr="006518C9">
        <w:rPr>
          <w:lang w:val="en-US"/>
        </w:rPr>
        <w:instrText xml:space="preserve"> REF _Ref216762262 \r \h </w:instrText>
      </w:r>
      <w:r w:rsidR="00466496" w:rsidRPr="006518C9">
        <w:rPr>
          <w:lang w:val="en-US"/>
        </w:rPr>
        <w:instrText xml:space="preserve"> \* MERGEFORMAT </w:instrText>
      </w:r>
      <w:r w:rsidR="005370BE" w:rsidRPr="006518C9">
        <w:rPr>
          <w:lang w:val="en-US"/>
        </w:rPr>
      </w:r>
      <w:r w:rsidR="005370BE" w:rsidRPr="006518C9">
        <w:rPr>
          <w:lang w:val="en-US"/>
        </w:rPr>
        <w:fldChar w:fldCharType="separate"/>
      </w:r>
      <w:r w:rsidR="003C46AF" w:rsidRPr="006518C9">
        <w:rPr>
          <w:lang w:val="en-US"/>
        </w:rPr>
        <w:t>5.3</w:t>
      </w:r>
      <w:r w:rsidR="005370BE" w:rsidRPr="006518C9">
        <w:rPr>
          <w:lang w:val="en-US"/>
        </w:rPr>
        <w:fldChar w:fldCharType="end"/>
      </w:r>
      <w:r w:rsidR="00651733" w:rsidRPr="006518C9">
        <w:rPr>
          <w:lang w:val="en-US"/>
        </w:rPr>
        <w:t>).</w:t>
      </w:r>
    </w:p>
    <w:p w14:paraId="31C57833" w14:textId="77777777" w:rsidR="00BD4C2D" w:rsidRPr="006518C9" w:rsidRDefault="00BD4C2D" w:rsidP="00187F44">
      <w:pPr>
        <w:jc w:val="both"/>
        <w:rPr>
          <w:lang w:val="en-US"/>
        </w:rPr>
      </w:pPr>
    </w:p>
    <w:p w14:paraId="7FA0FF23" w14:textId="77777777" w:rsidR="00A35AC6" w:rsidRPr="006518C9" w:rsidRDefault="00A35AC6" w:rsidP="00187F44">
      <w:pPr>
        <w:jc w:val="both"/>
        <w:rPr>
          <w:lang w:val="en-US"/>
        </w:rPr>
      </w:pPr>
      <w:r w:rsidRPr="006518C9">
        <w:rPr>
          <w:lang w:val="en-US"/>
        </w:rPr>
        <w:t xml:space="preserve">In the </w:t>
      </w:r>
      <w:r w:rsidR="00BD4C2D" w:rsidRPr="006518C9">
        <w:rPr>
          <w:lang w:val="en-US"/>
        </w:rPr>
        <w:t>&lt;</w:t>
      </w:r>
      <w:r w:rsidRPr="006518C9">
        <w:rPr>
          <w:lang w:val="en-US"/>
        </w:rPr>
        <w:t>SpectrumIdentificationPro</w:t>
      </w:r>
      <w:r w:rsidR="000774F7" w:rsidRPr="006518C9">
        <w:rPr>
          <w:lang w:val="en-US"/>
        </w:rPr>
        <w:t>tocol</w:t>
      </w:r>
      <w:r w:rsidR="00BD4C2D" w:rsidRPr="006518C9">
        <w:rPr>
          <w:lang w:val="en-US"/>
        </w:rPr>
        <w:t>&gt;</w:t>
      </w:r>
      <w:r w:rsidR="000774F7" w:rsidRPr="006518C9">
        <w:rPr>
          <w:lang w:val="en-US"/>
        </w:rPr>
        <w:t xml:space="preserve">, </w:t>
      </w:r>
      <w:r w:rsidR="00BD4C2D" w:rsidRPr="006518C9">
        <w:rPr>
          <w:lang w:val="en-US"/>
        </w:rPr>
        <w:t>&lt;</w:t>
      </w:r>
      <w:r w:rsidR="000774F7" w:rsidRPr="006518C9">
        <w:rPr>
          <w:lang w:val="en-US"/>
        </w:rPr>
        <w:t>TranslationTable</w:t>
      </w:r>
      <w:r w:rsidR="00BD4C2D" w:rsidRPr="006518C9">
        <w:rPr>
          <w:lang w:val="en-US"/>
        </w:rPr>
        <w:t>&gt;</w:t>
      </w:r>
      <w:r w:rsidR="000774F7" w:rsidRPr="006518C9">
        <w:rPr>
          <w:lang w:val="en-US"/>
        </w:rPr>
        <w:t xml:space="preserve"> is used to specify how nucleic acid sequences are translated into amino acid sequences</w:t>
      </w:r>
      <w:r w:rsidR="00A566D7" w:rsidRPr="006518C9">
        <w:rPr>
          <w:lang w:val="en-US"/>
        </w:rPr>
        <w:t xml:space="preserve"> as follows</w:t>
      </w:r>
      <w:r w:rsidRPr="006518C9">
        <w:rPr>
          <w:lang w:val="en-US"/>
        </w:rPr>
        <w:t xml:space="preserve">: </w:t>
      </w:r>
    </w:p>
    <w:p w14:paraId="5E68CDE9" w14:textId="77777777" w:rsidR="000774F7" w:rsidRPr="006518C9" w:rsidRDefault="000774F7" w:rsidP="00466496">
      <w:pPr>
        <w:pStyle w:val="HTMLPreformatted"/>
        <w:rPr>
          <w:rStyle w:val="pun"/>
          <w:sz w:val="18"/>
        </w:rPr>
      </w:pPr>
    </w:p>
    <w:p w14:paraId="75B04892" w14:textId="77777777" w:rsidR="00F02EA3" w:rsidRPr="006518C9" w:rsidRDefault="00F02EA3" w:rsidP="00466496">
      <w:pPr>
        <w:pStyle w:val="HTMLPreformatted"/>
        <w:rPr>
          <w:rStyle w:val="pun"/>
          <w:sz w:val="16"/>
          <w:szCs w:val="16"/>
        </w:rPr>
      </w:pPr>
      <w:r w:rsidRPr="006518C9">
        <w:rPr>
          <w:rStyle w:val="pun"/>
          <w:sz w:val="16"/>
          <w:szCs w:val="16"/>
        </w:rPr>
        <w:t>&lt;DatabaseTranslation frames="1 2 3 -1 -2 -3"&gt;</w:t>
      </w:r>
    </w:p>
    <w:p w14:paraId="06DCFC95"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 id="TT_1" name="Standard"&gt;</w:t>
      </w:r>
    </w:p>
    <w:p w14:paraId="66D29733"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accession="MS:1001025" name="translation table" cvRef="PSI-MS" value="FFLLSSSSYY**CC*WLLLLPPPPHHQQRRRRIIIMTTTTNNKKSSRRVVVVAAAADDEEGGGG" /&gt;</w:t>
      </w:r>
    </w:p>
    <w:p w14:paraId="37FF6CC6"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accession="MS:1001410" name="translation start codons" cvRef="PSI-MS" value="---M---------------M---------------M----------------------------" /&gt;</w:t>
      </w:r>
    </w:p>
    <w:p w14:paraId="5CFCBB53"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accession="MS:1001423" name="translation table description" cvRef="PSI-MS" value="http://www.ncbi.nlm.nih.gov/Taxonomy/taxonomyhome.html/index.cgi?chapter=cgencodes#SG1" /&gt;</w:t>
      </w:r>
    </w:p>
    <w:p w14:paraId="66AB3F5C"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&lt;/TranslationTable&gt;</w:t>
      </w:r>
    </w:p>
    <w:p w14:paraId="52AA8EF4"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 id="TT_2" name="Vertebrate Mitochondrial"&gt;</w:t>
      </w:r>
    </w:p>
    <w:p w14:paraId="743AFB02"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accession="MS:1001025" name="translation table" cvRef="PSI-MS" value="FFLLSSSSYY**CCWWLLLLPPPPHHQQRRRRIIMMTTTTNNKKSS**VVVVAAAADDEEGGGG" /&gt;</w:t>
      </w:r>
    </w:p>
    <w:p w14:paraId="15BC69CD"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accession="MS:1001410" name="translation start codons" cvRef="PSI-MS" value="--------------------------------MMMM---------------M------------" /&gt;</w:t>
      </w:r>
    </w:p>
    <w:p w14:paraId="78338A80"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accession="MS:1001423" name="translation table description" cvRef="PSI-MS" value="http://www.ncbi.nlm.nih.gov/Taxonomy/taxonomyhome.html/index.cgi?chapter=cgencodes#SG2" /&gt;</w:t>
      </w:r>
    </w:p>
    <w:p w14:paraId="6C555712" w14:textId="77777777" w:rsidR="00B42841" w:rsidRPr="006518C9" w:rsidRDefault="00F02EA3" w:rsidP="00466496">
      <w:pPr>
        <w:pStyle w:val="HTMLPreformatted"/>
        <w:rPr>
          <w:rStyle w:val="pun"/>
          <w:sz w:val="16"/>
          <w:szCs w:val="16"/>
        </w:rPr>
      </w:pPr>
      <w:r w:rsidRPr="006518C9">
        <w:rPr>
          <w:rStyle w:val="pun"/>
          <w:sz w:val="16"/>
          <w:szCs w:val="16"/>
        </w:rPr>
        <w:t xml:space="preserve">  &lt;/TranslationTable&gt;</w:t>
      </w:r>
    </w:p>
    <w:p w14:paraId="20FA3012" w14:textId="77777777" w:rsidR="00F02EA3" w:rsidRPr="006518C9" w:rsidRDefault="00F02EA3" w:rsidP="00466496">
      <w:pPr>
        <w:pStyle w:val="HTMLPreformatted"/>
        <w:rPr>
          <w:sz w:val="16"/>
          <w:szCs w:val="16"/>
        </w:rPr>
      </w:pPr>
    </w:p>
    <w:p w14:paraId="3912F6FC" w14:textId="77777777" w:rsidR="00B42841" w:rsidRPr="006518C9" w:rsidRDefault="00B42841" w:rsidP="00466496">
      <w:pPr>
        <w:pStyle w:val="HTMLPreformatted"/>
      </w:pPr>
    </w:p>
    <w:p w14:paraId="2799F039" w14:textId="77777777" w:rsidR="00B01B45" w:rsidRPr="006518C9" w:rsidRDefault="00A566D7" w:rsidP="00187F44">
      <w:pPr>
        <w:jc w:val="both"/>
        <w:rPr>
          <w:lang w:val="en-US"/>
        </w:rPr>
      </w:pPr>
      <w:r w:rsidRPr="006518C9">
        <w:rPr>
          <w:lang w:val="en-US"/>
        </w:rPr>
        <w:t>The attribute “frames”</w:t>
      </w:r>
      <w:r w:rsidR="00A35AC6" w:rsidRPr="006518C9">
        <w:rPr>
          <w:lang w:val="en-US"/>
        </w:rPr>
        <w:t xml:space="preserve"> specif</w:t>
      </w:r>
      <w:r w:rsidRPr="006518C9">
        <w:rPr>
          <w:lang w:val="en-US"/>
        </w:rPr>
        <w:t>ies</w:t>
      </w:r>
      <w:r w:rsidR="00A35AC6" w:rsidRPr="006518C9">
        <w:rPr>
          <w:lang w:val="en-US"/>
        </w:rPr>
        <w:t xml:space="preserve"> which frames are considered and one or more translation tables</w:t>
      </w:r>
      <w:r w:rsidRPr="006518C9">
        <w:rPr>
          <w:lang w:val="en-US"/>
        </w:rPr>
        <w:t xml:space="preserve"> can be specified using CV parameters</w:t>
      </w:r>
      <w:r w:rsidR="00A35AC6" w:rsidRPr="006518C9">
        <w:rPr>
          <w:lang w:val="en-US"/>
        </w:rPr>
        <w:t>.</w:t>
      </w:r>
      <w:r w:rsidRPr="006518C9">
        <w:rPr>
          <w:lang w:val="en-US"/>
        </w:rPr>
        <w:t xml:space="preserve"> </w:t>
      </w:r>
      <w:r w:rsidR="00A35AC6" w:rsidRPr="006518C9">
        <w:rPr>
          <w:lang w:val="en-US"/>
        </w:rPr>
        <w:t xml:space="preserve">The translation table is defined here: </w:t>
      </w:r>
      <w:hyperlink r:id="rId457" w:anchor="_Genetic_Codes:" w:history="1">
        <w:r w:rsidR="00F2154A" w:rsidRPr="006518C9">
          <w:rPr>
            <w:rStyle w:val="Hyperlink"/>
            <w:lang w:val="en-US"/>
          </w:rPr>
          <w:t>http://www.ncbi.nlm.nih.gov/IEB/ToolBox/SDKDOCS/SEQFEAT.HTML#_Genetic_Codes:</w:t>
        </w:r>
      </w:hyperlink>
      <w:r w:rsidR="00A35AC6" w:rsidRPr="006518C9">
        <w:rPr>
          <w:lang w:val="en-US"/>
        </w:rPr>
        <w:t xml:space="preserve"> </w:t>
      </w:r>
    </w:p>
    <w:p w14:paraId="57A189E8" w14:textId="77777777" w:rsidR="00B01B45" w:rsidRPr="006518C9" w:rsidRDefault="00B01B45" w:rsidP="00187F44">
      <w:pPr>
        <w:jc w:val="both"/>
        <w:rPr>
          <w:lang w:val="en-US"/>
        </w:rPr>
      </w:pPr>
    </w:p>
    <w:p w14:paraId="6B3462E5" w14:textId="77777777" w:rsidR="00A35AC6" w:rsidRPr="006518C9" w:rsidRDefault="00A35AC6" w:rsidP="00187F44">
      <w:pPr>
        <w:jc w:val="both"/>
        <w:rPr>
          <w:lang w:val="en-US"/>
        </w:rPr>
      </w:pPr>
      <w:r w:rsidRPr="006518C9">
        <w:rPr>
          <w:lang w:val="en-US"/>
        </w:rPr>
        <w:t xml:space="preserve">"The genetic codes themselves are arrays of 64 amino acid codes. The index to the position in the array of the amino acid is derived from the codon by the following method: </w:t>
      </w:r>
    </w:p>
    <w:p w14:paraId="53C2CE52" w14:textId="77777777" w:rsidR="00F2154A" w:rsidRPr="006518C9" w:rsidRDefault="00F2154A" w:rsidP="00187F44">
      <w:pPr>
        <w:jc w:val="both"/>
        <w:rPr>
          <w:lang w:val="en-US"/>
        </w:rPr>
      </w:pPr>
    </w:p>
    <w:p w14:paraId="7372059D" w14:textId="77777777" w:rsidR="00A35AC6" w:rsidRPr="006518C9" w:rsidRDefault="00A35AC6" w:rsidP="00187F44">
      <w:pPr>
        <w:jc w:val="both"/>
        <w:rPr>
          <w:lang w:val="en-US"/>
        </w:rPr>
      </w:pPr>
      <w:r w:rsidRPr="006518C9">
        <w:rPr>
          <w:lang w:val="en-US"/>
        </w:rPr>
        <w:t xml:space="preserve">index = (base1 </w:t>
      </w:r>
      <w:r w:rsidRPr="006518C9">
        <w:rPr>
          <w:rStyle w:val="Strong"/>
          <w:b w:val="0"/>
          <w:lang w:val="en-US"/>
        </w:rPr>
        <w:t>16) + (base2</w:t>
      </w:r>
      <w:r w:rsidRPr="006518C9">
        <w:rPr>
          <w:rStyle w:val="Strong"/>
          <w:lang w:val="en-US"/>
        </w:rPr>
        <w:t xml:space="preserve"> </w:t>
      </w:r>
      <w:r w:rsidRPr="006518C9">
        <w:rPr>
          <w:lang w:val="en-US"/>
        </w:rPr>
        <w:t xml:space="preserve">4) + </w:t>
      </w:r>
      <w:r w:rsidR="00C524A3" w:rsidRPr="006518C9">
        <w:rPr>
          <w:lang w:val="en-US"/>
        </w:rPr>
        <w:t>(</w:t>
      </w:r>
      <w:r w:rsidRPr="006518C9">
        <w:rPr>
          <w:lang w:val="en-US"/>
        </w:rPr>
        <w:t xml:space="preserve">base3 </w:t>
      </w:r>
      <w:r w:rsidR="00C524A3" w:rsidRPr="006518C9">
        <w:rPr>
          <w:lang w:val="en-US"/>
        </w:rPr>
        <w:t>1)</w:t>
      </w:r>
    </w:p>
    <w:p w14:paraId="784E5277" w14:textId="77777777" w:rsidR="00A35AC6" w:rsidRPr="006518C9" w:rsidRDefault="00A35AC6" w:rsidP="00187F44">
      <w:pPr>
        <w:jc w:val="both"/>
        <w:rPr>
          <w:lang w:val="en-US"/>
        </w:rPr>
      </w:pPr>
      <w:r w:rsidRPr="006518C9">
        <w:rPr>
          <w:lang w:val="en-US"/>
        </w:rPr>
        <w:t>where T=0, C=1, A=2, G=3</w:t>
      </w:r>
      <w:r w:rsidR="00B01B45" w:rsidRPr="006518C9">
        <w:rPr>
          <w:lang w:val="en-US"/>
        </w:rPr>
        <w:t>”</w:t>
      </w:r>
      <w:r w:rsidRPr="006518C9">
        <w:rPr>
          <w:lang w:val="en-US"/>
        </w:rPr>
        <w:t xml:space="preserve"> </w:t>
      </w:r>
    </w:p>
    <w:p w14:paraId="6FBE97F0" w14:textId="77777777" w:rsidR="00F2154A" w:rsidRPr="006518C9" w:rsidRDefault="00F2154A" w:rsidP="00187F44">
      <w:pPr>
        <w:jc w:val="both"/>
        <w:rPr>
          <w:lang w:val="en-US"/>
        </w:rPr>
      </w:pPr>
    </w:p>
    <w:p w14:paraId="7DD7C400" w14:textId="77777777" w:rsidR="001431A0" w:rsidRPr="006518C9" w:rsidRDefault="00A35AC6" w:rsidP="00187F44">
      <w:pPr>
        <w:jc w:val="both"/>
        <w:rPr>
          <w:lang w:val="en-US"/>
        </w:rPr>
      </w:pPr>
      <w:r w:rsidRPr="006518C9">
        <w:rPr>
          <w:lang w:val="en-US"/>
        </w:rP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14:paraId="598730E7" w14:textId="77777777" w:rsidR="001431A0" w:rsidRPr="006518C9" w:rsidRDefault="001431A0" w:rsidP="00187F44">
      <w:pPr>
        <w:jc w:val="both"/>
        <w:rPr>
          <w:lang w:val="en-US"/>
        </w:rPr>
      </w:pPr>
    </w:p>
    <w:p w14:paraId="326C0654" w14:textId="77777777" w:rsidR="00434B5F" w:rsidRPr="006518C9" w:rsidRDefault="00A35AC6" w:rsidP="00187F44">
      <w:pPr>
        <w:jc w:val="both"/>
        <w:rPr>
          <w:lang w:val="en-US"/>
        </w:rPr>
      </w:pPr>
      <w:r w:rsidRPr="006518C9">
        <w:rPr>
          <w:lang w:val="en-US"/>
        </w:rPr>
        <w:t xml:space="preserve">For each peptide, </w:t>
      </w:r>
      <w:r w:rsidR="00D07A9F" w:rsidRPr="006518C9">
        <w:rPr>
          <w:lang w:val="en-US"/>
        </w:rPr>
        <w:t>the</w:t>
      </w:r>
      <w:r w:rsidRPr="006518C9">
        <w:rPr>
          <w:lang w:val="en-US"/>
        </w:rPr>
        <w:t xml:space="preserve"> frame and translation table</w:t>
      </w:r>
      <w:r w:rsidR="00D07A9F" w:rsidRPr="006518C9">
        <w:rPr>
          <w:lang w:val="en-US"/>
        </w:rPr>
        <w:t xml:space="preserve"> should be specified</w:t>
      </w:r>
      <w:r w:rsidRPr="006518C9">
        <w:rPr>
          <w:lang w:val="en-US"/>
        </w:rPr>
        <w:t xml:space="preserve"> in the </w:t>
      </w:r>
      <w:r w:rsidR="007407C6" w:rsidRPr="006518C9">
        <w:rPr>
          <w:lang w:val="en-US"/>
        </w:rPr>
        <w:t>&lt;</w:t>
      </w:r>
      <w:r w:rsidRPr="006518C9">
        <w:rPr>
          <w:lang w:val="en-US"/>
        </w:rPr>
        <w:t>PeptideEvidence</w:t>
      </w:r>
      <w:r w:rsidR="007407C6" w:rsidRPr="006518C9">
        <w:rPr>
          <w:lang w:val="en-US"/>
        </w:rPr>
        <w:t>&gt; element</w:t>
      </w:r>
      <w:r w:rsidRPr="006518C9">
        <w:rPr>
          <w:lang w:val="en-US"/>
        </w:rPr>
        <w:t>:</w:t>
      </w:r>
    </w:p>
    <w:p w14:paraId="753B9A61" w14:textId="77777777" w:rsidR="00A35AC6" w:rsidRPr="006518C9" w:rsidRDefault="00A35AC6" w:rsidP="00466496">
      <w:pPr>
        <w:rPr>
          <w:rFonts w:ascii="Courier New" w:hAnsi="Courier New" w:cs="Courier New"/>
          <w:sz w:val="16"/>
          <w:szCs w:val="16"/>
          <w:lang w:val="en-US"/>
        </w:rPr>
      </w:pPr>
      <w:r w:rsidRPr="006518C9">
        <w:rPr>
          <w:rFonts w:ascii="Courier New" w:hAnsi="Courier New" w:cs="Courier New"/>
          <w:sz w:val="16"/>
          <w:szCs w:val="16"/>
          <w:lang w:val="en-US"/>
        </w:rPr>
        <w:t>&lt;PeptideEvidence id=</w:t>
      </w:r>
      <w:r w:rsidR="00AA0EA6" w:rsidRPr="006518C9">
        <w:rPr>
          <w:rFonts w:ascii="Courier New" w:hAnsi="Courier New" w:cs="Courier New"/>
          <w:sz w:val="16"/>
          <w:szCs w:val="16"/>
          <w:lang w:val="en-US"/>
        </w:rPr>
        <w:t>”1”</w:t>
      </w:r>
      <w:r w:rsidRPr="006518C9">
        <w:rPr>
          <w:rFonts w:ascii="Courier New" w:hAnsi="Courier New" w:cs="Courier New"/>
          <w:sz w:val="16"/>
          <w:szCs w:val="16"/>
          <w:lang w:val="en-US"/>
        </w:rPr>
        <w:t xml:space="preserve"> TranslationTable_ref="</w:t>
      </w:r>
      <w:r w:rsidR="00B01B45" w:rsidRPr="006518C9">
        <w:rPr>
          <w:rFonts w:ascii="Courier New" w:hAnsi="Courier New" w:cs="Courier New"/>
          <w:sz w:val="16"/>
          <w:szCs w:val="16"/>
          <w:lang w:val="en-US"/>
        </w:rPr>
        <w:t>TT_</w:t>
      </w:r>
      <w:r w:rsidRPr="006518C9">
        <w:rPr>
          <w:rFonts w:ascii="Courier New" w:hAnsi="Courier New" w:cs="Courier New"/>
          <w:sz w:val="16"/>
          <w:szCs w:val="16"/>
          <w:lang w:val="en-US"/>
        </w:rPr>
        <w:t>1" frame="1" /&gt;</w:t>
      </w:r>
    </w:p>
    <w:p w14:paraId="0A9E8197" w14:textId="77777777" w:rsidR="00A35AC6" w:rsidRPr="006518C9" w:rsidRDefault="00A35AC6" w:rsidP="00466496">
      <w:pPr>
        <w:rPr>
          <w:lang w:val="en-US"/>
        </w:rPr>
      </w:pPr>
    </w:p>
    <w:p w14:paraId="7DDE2530" w14:textId="77777777" w:rsidR="0007285B" w:rsidRPr="006518C9" w:rsidRDefault="0007285B" w:rsidP="00466496">
      <w:pPr>
        <w:pStyle w:val="Heading2"/>
      </w:pPr>
      <w:bookmarkStart w:id="314" w:name="_Ref217103909"/>
      <w:bookmarkStart w:id="315" w:name="_Toc457214145"/>
      <w:r w:rsidRPr="006518C9">
        <w:t xml:space="preserve">Reporting </w:t>
      </w:r>
      <w:bookmarkEnd w:id="314"/>
      <w:r w:rsidR="00D96678" w:rsidRPr="006518C9">
        <w:t>peptide and protein identifications passing a significance threshold</w:t>
      </w:r>
      <w:bookmarkEnd w:id="315"/>
    </w:p>
    <w:p w14:paraId="4E45B080" w14:textId="77777777" w:rsidR="00402014" w:rsidRPr="006518C9" w:rsidRDefault="00402014" w:rsidP="00187F44">
      <w:pPr>
        <w:jc w:val="both"/>
        <w:rPr>
          <w:lang w:val="en-US"/>
        </w:rPr>
      </w:pPr>
      <w:r w:rsidRPr="006518C9">
        <w:rPr>
          <w:lang w:val="en-US"/>
        </w:rPr>
        <w:t>The elements &lt;SpectrumIdentificationItem&gt; and &lt;ProteinDetectionHypothesis&gt; have a</w:t>
      </w:r>
      <w:r w:rsidR="00C5015C" w:rsidRPr="006518C9">
        <w:rPr>
          <w:lang w:val="en-US"/>
        </w:rPr>
        <w:t xml:space="preserve"> mandatory</w:t>
      </w:r>
      <w:r w:rsidRPr="006518C9">
        <w:rPr>
          <w:lang w:val="en-US"/>
        </w:rPr>
        <w:t xml:space="preserve"> Boolean attribute </w:t>
      </w:r>
      <w:r w:rsidRPr="006518C9">
        <w:rPr>
          <w:i/>
          <w:lang w:val="en-US"/>
        </w:rPr>
        <w:t>passThreshold</w:t>
      </w:r>
      <w:r w:rsidRPr="006518C9">
        <w:rPr>
          <w:lang w:val="en-US"/>
        </w:rPr>
        <w:t xml:space="preserve"> that allows a file producer to </w:t>
      </w:r>
      <w:r w:rsidR="0032463D" w:rsidRPr="006518C9">
        <w:rPr>
          <w:lang w:val="en-US"/>
        </w:rPr>
        <w:t xml:space="preserve">indicate that an identification has passed a given threshold or </w:t>
      </w:r>
      <w:r w:rsidR="00204847" w:rsidRPr="006518C9">
        <w:rPr>
          <w:lang w:val="en-US"/>
        </w:rPr>
        <w:t xml:space="preserve">that </w:t>
      </w:r>
      <w:r w:rsidR="0032463D" w:rsidRPr="006518C9">
        <w:rPr>
          <w:lang w:val="en-US"/>
        </w:rPr>
        <w:t>it has been manually validated.</w:t>
      </w:r>
      <w:r w:rsidR="00F17371" w:rsidRPr="006518C9">
        <w:rPr>
          <w:lang w:val="en-US"/>
        </w:rPr>
        <w:t xml:space="preserve"> Depend</w:t>
      </w:r>
      <w:r w:rsidR="00C7501B" w:rsidRPr="006518C9">
        <w:rPr>
          <w:lang w:val="en-US"/>
        </w:rPr>
        <w:t>ing on the intended purpose</w:t>
      </w:r>
      <w:r w:rsidR="00F17371" w:rsidRPr="006518C9">
        <w:rPr>
          <w:lang w:val="en-US"/>
        </w:rPr>
        <w:t xml:space="preserve"> of the file, the file producer MAY wish to report a number of identifications that fall below the given significance </w:t>
      </w:r>
      <w:r w:rsidR="00820E4F" w:rsidRPr="006518C9">
        <w:rPr>
          <w:lang w:val="en-US"/>
        </w:rPr>
        <w:t xml:space="preserve">threshold, for example to </w:t>
      </w:r>
      <w:r w:rsidR="00C461AE" w:rsidRPr="006518C9">
        <w:rPr>
          <w:lang w:val="en-US"/>
        </w:rPr>
        <w:t xml:space="preserve">allow </w:t>
      </w:r>
      <w:r w:rsidR="00820E4F" w:rsidRPr="006518C9">
        <w:rPr>
          <w:lang w:val="en-US"/>
        </w:rPr>
        <w:t>global statistic</w:t>
      </w:r>
      <w:r w:rsidR="00133FF5" w:rsidRPr="006518C9">
        <w:rPr>
          <w:lang w:val="en-US"/>
        </w:rPr>
        <w:t>al analys</w:t>
      </w:r>
      <w:r w:rsidR="00B77DE3" w:rsidRPr="006518C9">
        <w:rPr>
          <w:lang w:val="en-US"/>
        </w:rPr>
        <w:t>e</w:t>
      </w:r>
      <w:r w:rsidR="00133FF5" w:rsidRPr="006518C9">
        <w:rPr>
          <w:lang w:val="en-US"/>
        </w:rPr>
        <w:t xml:space="preserve">s </w:t>
      </w:r>
      <w:r w:rsidR="00820E4F" w:rsidRPr="006518C9">
        <w:rPr>
          <w:lang w:val="en-US"/>
        </w:rPr>
        <w:t>to be performed which</w:t>
      </w:r>
      <w:r w:rsidR="005A6C43" w:rsidRPr="006518C9">
        <w:rPr>
          <w:lang w:val="en-US"/>
        </w:rPr>
        <w:t xml:space="preserve"> </w:t>
      </w:r>
      <w:r w:rsidR="00B77DE3" w:rsidRPr="006518C9">
        <w:rPr>
          <w:lang w:val="en-US"/>
        </w:rPr>
        <w:t>are</w:t>
      </w:r>
      <w:r w:rsidR="00820E4F" w:rsidRPr="006518C9">
        <w:rPr>
          <w:lang w:val="en-US"/>
        </w:rPr>
        <w:t xml:space="preserve"> not possible if only </w:t>
      </w:r>
      <w:r w:rsidR="00183F1A" w:rsidRPr="006518C9">
        <w:rPr>
          <w:lang w:val="en-US"/>
        </w:rPr>
        <w:t xml:space="preserve">identifications passing the threshold are reported. </w:t>
      </w:r>
      <w:r w:rsidRPr="006518C9">
        <w:rPr>
          <w:lang w:val="en-US"/>
        </w:rPr>
        <w:t xml:space="preserve">Thresholds for peptide-spectrum matches or for protein identification </w:t>
      </w:r>
      <w:r w:rsidR="00B14274" w:rsidRPr="006518C9">
        <w:rPr>
          <w:lang w:val="en-US"/>
        </w:rPr>
        <w:t>should</w:t>
      </w:r>
      <w:r w:rsidRPr="006518C9">
        <w:rPr>
          <w:lang w:val="en-US"/>
        </w:rPr>
        <w:t xml:space="preserve"> be encoded as instances of &lt;cvParam&gt; within &lt;SpectrumDetectionProtocol&gt; or &lt;ProteinDetectionProtocol&gt; </w:t>
      </w:r>
      <w:r w:rsidR="00A22358" w:rsidRPr="006518C9">
        <w:rPr>
          <w:lang w:val="en-US"/>
        </w:rPr>
        <w:t xml:space="preserve">as follows. If the file producer does not want to indicate that a threshold has been set, all identifications MUST have passThreshold = “true” and </w:t>
      </w:r>
      <w:r w:rsidR="005B7680" w:rsidRPr="006518C9">
        <w:rPr>
          <w:lang w:val="en-US"/>
        </w:rPr>
        <w:t xml:space="preserve">the </w:t>
      </w:r>
      <w:r w:rsidR="00A22358" w:rsidRPr="006518C9">
        <w:rPr>
          <w:lang w:val="en-US"/>
        </w:rPr>
        <w:t>“no threshold”</w:t>
      </w:r>
      <w:r w:rsidR="005B7680" w:rsidRPr="006518C9">
        <w:rPr>
          <w:lang w:val="en-US"/>
        </w:rPr>
        <w:t xml:space="preserve"> CV term</w:t>
      </w:r>
      <w:r w:rsidR="00A22358" w:rsidRPr="006518C9">
        <w:rPr>
          <w:lang w:val="en-US"/>
        </w:rPr>
        <w:t xml:space="preserve"> should be </w:t>
      </w:r>
      <w:r w:rsidR="005B7680" w:rsidRPr="006518C9">
        <w:rPr>
          <w:lang w:val="en-US"/>
        </w:rPr>
        <w:t>given</w:t>
      </w:r>
      <w:r w:rsidR="00A22358" w:rsidRPr="006518C9">
        <w:rPr>
          <w:lang w:val="en-US"/>
        </w:rPr>
        <w:t xml:space="preserve"> within the protocols.</w:t>
      </w:r>
    </w:p>
    <w:p w14:paraId="62910753" w14:textId="77777777" w:rsidR="006D62A8" w:rsidRPr="006518C9" w:rsidRDefault="006D62A8" w:rsidP="00466496">
      <w:pPr>
        <w:rPr>
          <w:lang w:val="en-US"/>
        </w:rPr>
      </w:pPr>
    </w:p>
    <w:p w14:paraId="70D2D969"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&lt;SpectrumIdentificationProtocol id="SIP" AnalysisSoftware_ref="AS_mascot_server"&gt;</w:t>
      </w:r>
    </w:p>
    <w:p w14:paraId="63EB7E50" w14:textId="77777777" w:rsidR="00F02EA3" w:rsidRPr="006518C9" w:rsidRDefault="00054A1E"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F02EA3" w:rsidRPr="006518C9">
        <w:rPr>
          <w:rFonts w:ascii="Courier New" w:hAnsi="Courier New" w:cs="Courier New"/>
          <w:sz w:val="16"/>
          <w:szCs w:val="16"/>
          <w:lang w:val="en-US"/>
        </w:rPr>
        <w:t xml:space="preserve">…     </w:t>
      </w:r>
    </w:p>
    <w:p w14:paraId="5C59B5ED" w14:textId="77777777" w:rsidR="006D62A8"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Pr="006518C9">
        <w:rPr>
          <w:rFonts w:ascii="Courier New" w:hAnsi="Courier New" w:cs="Courier New"/>
          <w:sz w:val="16"/>
          <w:szCs w:val="16"/>
          <w:lang w:val="en-US"/>
        </w:rPr>
        <w:br/>
        <w:t xml:space="preserve">     &lt;cvParam accession="MS:1001316" name="mascot:SigThreshold" cvRef="PSI-MS" value="0.05"/&gt;</w:t>
      </w:r>
      <w:r w:rsidRPr="006518C9">
        <w:rPr>
          <w:rFonts w:ascii="Courier New" w:hAnsi="Courier New" w:cs="Courier New"/>
          <w:sz w:val="16"/>
          <w:szCs w:val="16"/>
          <w:lang w:val="en-US"/>
        </w:rPr>
        <w:br/>
        <w:t xml:space="preserve">   &lt;/Threshold&gt;</w:t>
      </w:r>
    </w:p>
    <w:p w14:paraId="78A53064" w14:textId="77777777" w:rsidR="00402014" w:rsidRPr="006518C9" w:rsidRDefault="00402014" w:rsidP="00466496">
      <w:pPr>
        <w:rPr>
          <w:lang w:val="en-US"/>
        </w:rPr>
      </w:pPr>
    </w:p>
    <w:p w14:paraId="743E70B9" w14:textId="77777777" w:rsidR="00054A1E" w:rsidRPr="006518C9" w:rsidRDefault="00054A1E" w:rsidP="00466496">
      <w:pPr>
        <w:rPr>
          <w:lang w:val="en-US"/>
        </w:rPr>
      </w:pPr>
    </w:p>
    <w:p w14:paraId="1A7767EA"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&lt;ProteinDetectionProtocol id="PDP_MascotParser_1"  AnalysisSoftware_ref="AS_mascot_parser"&gt;  </w:t>
      </w:r>
    </w:p>
    <w:p w14:paraId="71DA357A" w14:textId="77777777" w:rsidR="00F02EA3" w:rsidRPr="006518C9" w:rsidRDefault="00F02EA3" w:rsidP="00466496">
      <w:pPr>
        <w:ind w:firstLine="720"/>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5B426F5F"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p>
    <w:p w14:paraId="1EB778A3"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accession="MS:1001316" name="mascot:SigThreshold" cvRef="PSI-MS" value="0.05"/&gt;</w:t>
      </w:r>
    </w:p>
    <w:p w14:paraId="7F9BD8FB" w14:textId="77777777" w:rsidR="003A6967"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000A6662" w:rsidRPr="006518C9">
        <w:rPr>
          <w:rFonts w:ascii="Courier New" w:hAnsi="Courier New" w:cs="Courier New"/>
          <w:sz w:val="16"/>
          <w:szCs w:val="16"/>
          <w:lang w:val="en-US"/>
        </w:rPr>
        <w:t xml:space="preserve"> </w:t>
      </w:r>
    </w:p>
    <w:p w14:paraId="18E0183C" w14:textId="77777777" w:rsidR="003A6967" w:rsidRPr="006518C9" w:rsidRDefault="003A6967" w:rsidP="00466496">
      <w:pPr>
        <w:rPr>
          <w:rFonts w:ascii="Courier New" w:hAnsi="Courier New" w:cs="Courier New"/>
          <w:sz w:val="16"/>
          <w:szCs w:val="16"/>
          <w:lang w:val="en-US"/>
        </w:rPr>
      </w:pPr>
    </w:p>
    <w:p w14:paraId="680E83CC" w14:textId="77777777" w:rsidR="00F02EA3" w:rsidRPr="006518C9" w:rsidRDefault="000A666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0FE30653" w14:textId="77777777" w:rsidR="003A6967" w:rsidRPr="006518C9" w:rsidRDefault="003A6967" w:rsidP="00187F44">
      <w:pPr>
        <w:jc w:val="both"/>
        <w:rPr>
          <w:lang w:val="en-US"/>
        </w:rPr>
      </w:pPr>
      <w:r w:rsidRPr="006518C9">
        <w:rPr>
          <w:lang w:val="en-US"/>
        </w:rPr>
        <w:t>The reporting of significance thresholds at the PSM and peptide level (mzIdentML 1.2) is explained in section 5.3.3. Reporting of threshold for modification position (also mzIdentML 1.2) is explained in section 5.3.4.</w:t>
      </w:r>
    </w:p>
    <w:p w14:paraId="13765022" w14:textId="77777777" w:rsidR="00F02EA3" w:rsidRPr="006518C9" w:rsidRDefault="000A6662" w:rsidP="00187F44">
      <w:pPr>
        <w:jc w:val="both"/>
        <w:rPr>
          <w:lang w:val="en-US"/>
        </w:rPr>
      </w:pPr>
      <w:r w:rsidRPr="006518C9">
        <w:rPr>
          <w:lang w:val="en-US"/>
        </w:rPr>
        <w:tab/>
      </w:r>
    </w:p>
    <w:p w14:paraId="3CECE1BF" w14:textId="77777777" w:rsidR="00A35AC6" w:rsidRPr="006518C9" w:rsidRDefault="007A1823" w:rsidP="00187F44">
      <w:pPr>
        <w:pStyle w:val="Heading2"/>
        <w:jc w:val="both"/>
      </w:pPr>
      <w:bookmarkStart w:id="316" w:name="_Ref211669116"/>
      <w:bookmarkStart w:id="317" w:name="_Toc457214146"/>
      <w:r w:rsidRPr="006518C9">
        <w:t xml:space="preserve">Using </w:t>
      </w:r>
      <w:r w:rsidR="00A35AC6" w:rsidRPr="006518C9">
        <w:t>decoy database</w:t>
      </w:r>
      <w:r w:rsidRPr="006518C9">
        <w:t>s to set</w:t>
      </w:r>
      <w:r w:rsidR="00A35AC6" w:rsidRPr="006518C9">
        <w:t xml:space="preserve"> different </w:t>
      </w:r>
      <w:r w:rsidR="00AB4469" w:rsidRPr="006518C9">
        <w:t>thresholds of false discovery rate</w:t>
      </w:r>
      <w:bookmarkEnd w:id="316"/>
      <w:bookmarkEnd w:id="317"/>
    </w:p>
    <w:p w14:paraId="669D3B78" w14:textId="77777777" w:rsidR="00DF5749" w:rsidRPr="006518C9" w:rsidRDefault="006D41B9" w:rsidP="00187F44">
      <w:pPr>
        <w:jc w:val="both"/>
        <w:rPr>
          <w:lang w:val="en-US"/>
        </w:rPr>
      </w:pPr>
      <w:r w:rsidRPr="006518C9">
        <w:rPr>
          <w:lang w:val="en-US"/>
        </w:rPr>
        <w:t>mzIdentML</w:t>
      </w:r>
      <w:r w:rsidR="00D32924" w:rsidRPr="006518C9">
        <w:rPr>
          <w:lang w:val="en-US"/>
        </w:rPr>
        <w:t xml:space="preserve"> supports the reporting of searches against decoy databases, constructed and searched using </w:t>
      </w:r>
      <w:r w:rsidR="00124AC3" w:rsidRPr="006518C9">
        <w:rPr>
          <w:lang w:val="en-US"/>
        </w:rPr>
        <w:t>many of</w:t>
      </w:r>
      <w:r w:rsidR="00D32924" w:rsidRPr="006518C9">
        <w:rPr>
          <w:lang w:val="en-US"/>
        </w:rPr>
        <w:t xml:space="preserve"> the currently known methods. </w:t>
      </w:r>
      <w:r w:rsidR="00DF5749" w:rsidRPr="006518C9">
        <w:rPr>
          <w:lang w:val="en-US"/>
        </w:rPr>
        <w:t xml:space="preserve">A &lt;SpectrumIdentificationItem&gt; can be marked as matching a decoy peptide using the </w:t>
      </w:r>
      <w:r w:rsidR="00DF5749" w:rsidRPr="006518C9">
        <w:rPr>
          <w:i/>
          <w:lang w:val="en-US"/>
        </w:rPr>
        <w:t>isDecoy</w:t>
      </w:r>
      <w:r w:rsidR="00DF5749" w:rsidRPr="006518C9">
        <w:rPr>
          <w:lang w:val="en-US"/>
        </w:rPr>
        <w:t xml:space="preserve"> attribute of the</w:t>
      </w:r>
      <w:r w:rsidR="004678F1" w:rsidRPr="006518C9">
        <w:rPr>
          <w:lang w:val="en-US"/>
        </w:rPr>
        <w:t xml:space="preserve"> referenced</w:t>
      </w:r>
      <w:r w:rsidR="00DF5749" w:rsidRPr="006518C9">
        <w:rPr>
          <w:lang w:val="en-US"/>
        </w:rPr>
        <w:t xml:space="preserve"> &lt;PeptideEvidence&gt; element, thus allowing the false discovery rate to be calculated across an entire file. The </w:t>
      </w:r>
      <w:r w:rsidR="00DF5749" w:rsidRPr="006518C9">
        <w:rPr>
          <w:i/>
          <w:lang w:val="en-US"/>
        </w:rPr>
        <w:t>DBSequence_Ref</w:t>
      </w:r>
      <w:r w:rsidR="00DF5749" w:rsidRPr="006518C9">
        <w:rPr>
          <w:lang w:val="en-US"/>
        </w:rPr>
        <w:t xml:space="preserve"> references the decoy protein record.</w:t>
      </w:r>
    </w:p>
    <w:p w14:paraId="38FF57B1" w14:textId="77777777" w:rsidR="00390386" w:rsidRPr="006518C9" w:rsidRDefault="00390386" w:rsidP="00187F44">
      <w:pPr>
        <w:jc w:val="both"/>
        <w:rPr>
          <w:lang w:val="en-US"/>
        </w:rPr>
      </w:pPr>
    </w:p>
    <w:p w14:paraId="36D3E6C3" w14:textId="77777777" w:rsidR="00A35AC6" w:rsidRPr="006518C9" w:rsidRDefault="00E4187C" w:rsidP="00187F44">
      <w:pPr>
        <w:jc w:val="both"/>
        <w:rPr>
          <w:lang w:val="en-US"/>
        </w:rPr>
      </w:pPr>
      <w:r w:rsidRPr="006518C9">
        <w:rPr>
          <w:lang w:val="en-US"/>
        </w:rPr>
        <w:t>I</w:t>
      </w:r>
      <w:r w:rsidR="00D16684" w:rsidRPr="006518C9">
        <w:rPr>
          <w:lang w:val="en-US"/>
        </w:rPr>
        <w:t xml:space="preserve">mplementers of the format </w:t>
      </w:r>
      <w:r w:rsidR="009B04B3" w:rsidRPr="006518C9">
        <w:rPr>
          <w:lang w:val="en-US"/>
        </w:rPr>
        <w:t>SHOULD</w:t>
      </w:r>
      <w:r w:rsidR="00D16684" w:rsidRPr="006518C9">
        <w:rPr>
          <w:lang w:val="en-US"/>
        </w:rPr>
        <w:t xml:space="preserve"> report</w:t>
      </w:r>
      <w:r w:rsidR="009B04B3" w:rsidRPr="006518C9">
        <w:rPr>
          <w:lang w:val="en-US"/>
        </w:rPr>
        <w:t xml:space="preserve"> </w:t>
      </w:r>
      <w:r w:rsidR="009A7BC1" w:rsidRPr="006518C9">
        <w:rPr>
          <w:lang w:val="en-US"/>
        </w:rPr>
        <w:t xml:space="preserve">the </w:t>
      </w:r>
      <w:r w:rsidR="009B04B3" w:rsidRPr="006518C9">
        <w:rPr>
          <w:lang w:val="en-US"/>
        </w:rPr>
        <w:t xml:space="preserve">peptide identifications </w:t>
      </w:r>
      <w:r w:rsidR="009A7BC1" w:rsidRPr="006518C9">
        <w:rPr>
          <w:lang w:val="en-US"/>
        </w:rPr>
        <w:t>that pass the</w:t>
      </w:r>
      <w:r w:rsidR="000744E0" w:rsidRPr="006518C9">
        <w:rPr>
          <w:lang w:val="en-US"/>
        </w:rPr>
        <w:t xml:space="preserve"> threshold they wish to communicate to a consumer of the data. For example, </w:t>
      </w:r>
      <w:r w:rsidR="00294DB9" w:rsidRPr="006518C9">
        <w:rPr>
          <w:lang w:val="en-US"/>
        </w:rPr>
        <w:t xml:space="preserve">a threshold could be set </w:t>
      </w:r>
      <w:r w:rsidR="003F48D9" w:rsidRPr="006518C9">
        <w:rPr>
          <w:lang w:val="en-US"/>
        </w:rPr>
        <w:t>by p-value, false discovery rate</w:t>
      </w:r>
      <w:r w:rsidR="00590BF4" w:rsidRPr="006518C9">
        <w:rPr>
          <w:lang w:val="en-US"/>
        </w:rPr>
        <w:t xml:space="preserve">, </w:t>
      </w:r>
      <w:r w:rsidR="003F48D9" w:rsidRPr="006518C9">
        <w:rPr>
          <w:lang w:val="en-US"/>
        </w:rPr>
        <w:t>by a native search engine score</w:t>
      </w:r>
      <w:r w:rsidR="00590BF4" w:rsidRPr="006518C9">
        <w:rPr>
          <w:lang w:val="en-US"/>
        </w:rPr>
        <w:t xml:space="preserve"> (or a more complex system documented </w:t>
      </w:r>
      <w:r w:rsidR="001334A8" w:rsidRPr="006518C9">
        <w:rPr>
          <w:lang w:val="en-US"/>
        </w:rPr>
        <w:t>with CV terms in &lt;Threshold&gt;</w:t>
      </w:r>
      <w:r w:rsidR="00590BF4" w:rsidRPr="006518C9">
        <w:rPr>
          <w:lang w:val="en-US"/>
        </w:rPr>
        <w:t>)</w:t>
      </w:r>
      <w:r w:rsidR="00026EDD" w:rsidRPr="006518C9">
        <w:rPr>
          <w:lang w:val="en-US"/>
        </w:rPr>
        <w:t>, and those peptides reported (passing the threshold) are used to determine which proteins have been detected</w:t>
      </w:r>
      <w:r w:rsidR="003F48D9" w:rsidRPr="006518C9">
        <w:rPr>
          <w:lang w:val="en-US"/>
        </w:rPr>
        <w:t>.</w:t>
      </w:r>
      <w:r w:rsidR="00026EDD" w:rsidRPr="006518C9">
        <w:rPr>
          <w:lang w:val="en-US"/>
        </w:rPr>
        <w:t xml:space="preserve"> </w:t>
      </w:r>
      <w:r w:rsidR="00DF5FC0" w:rsidRPr="006518C9">
        <w:rPr>
          <w:lang w:val="en-US"/>
        </w:rPr>
        <w:t xml:space="preserve">It is not guaranteed that a consumer of an </w:t>
      </w:r>
      <w:r w:rsidR="006D41B9" w:rsidRPr="006518C9">
        <w:rPr>
          <w:lang w:val="en-US"/>
        </w:rPr>
        <w:t>mzIdentML</w:t>
      </w:r>
      <w:r w:rsidR="00DF5FC0" w:rsidRPr="006518C9">
        <w:rPr>
          <w:lang w:val="en-US"/>
        </w:rPr>
        <w:t xml:space="preserve"> file will be able to </w:t>
      </w:r>
      <w:r w:rsidR="007907D6" w:rsidRPr="006518C9">
        <w:rPr>
          <w:lang w:val="en-US"/>
        </w:rPr>
        <w:t xml:space="preserve">calculate </w:t>
      </w:r>
      <w:r w:rsidR="009F6AAE" w:rsidRPr="006518C9">
        <w:rPr>
          <w:lang w:val="en-US"/>
        </w:rPr>
        <w:t>other results</w:t>
      </w:r>
      <w:r w:rsidR="005707C9" w:rsidRPr="006518C9">
        <w:rPr>
          <w:lang w:val="en-US"/>
        </w:rPr>
        <w:t>, or global false discovery rates,</w:t>
      </w:r>
      <w:r w:rsidR="009F6AAE" w:rsidRPr="006518C9">
        <w:rPr>
          <w:lang w:val="en-US"/>
        </w:rPr>
        <w:t xml:space="preserve"> using </w:t>
      </w:r>
      <w:r w:rsidR="007907D6" w:rsidRPr="006518C9">
        <w:rPr>
          <w:lang w:val="en-US"/>
        </w:rPr>
        <w:t xml:space="preserve">different thresholds from the reported information, although in some circumstances they </w:t>
      </w:r>
      <w:r w:rsidR="0009166F" w:rsidRPr="006518C9">
        <w:rPr>
          <w:lang w:val="en-US"/>
        </w:rPr>
        <w:t>may</w:t>
      </w:r>
      <w:r w:rsidR="007907D6" w:rsidRPr="006518C9">
        <w:rPr>
          <w:lang w:val="en-US"/>
        </w:rPr>
        <w:t xml:space="preserve"> be able to</w:t>
      </w:r>
      <w:r w:rsidR="00BA31B3" w:rsidRPr="006518C9">
        <w:rPr>
          <w:lang w:val="en-US"/>
        </w:rPr>
        <w:t>,</w:t>
      </w:r>
      <w:r w:rsidR="007907D6" w:rsidRPr="006518C9">
        <w:rPr>
          <w:lang w:val="en-US"/>
        </w:rPr>
        <w:t xml:space="preserve"> for example, if a user reports the complete output of a search against a </w:t>
      </w:r>
      <w:r w:rsidR="00505659" w:rsidRPr="006518C9">
        <w:rPr>
          <w:lang w:val="en-US"/>
        </w:rPr>
        <w:t>target</w:t>
      </w:r>
      <w:r w:rsidR="007907D6" w:rsidRPr="006518C9">
        <w:rPr>
          <w:lang w:val="en-US"/>
        </w:rPr>
        <w:t xml:space="preserve"> and decoy search. </w:t>
      </w:r>
    </w:p>
    <w:p w14:paraId="7A4888EC" w14:textId="77777777" w:rsidR="00943B65" w:rsidRPr="006518C9" w:rsidRDefault="00943B65" w:rsidP="00466496">
      <w:pPr>
        <w:rPr>
          <w:lang w:val="en-US"/>
        </w:rPr>
      </w:pPr>
    </w:p>
    <w:p w14:paraId="4BB9CDE1"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&lt;SearchDatabase location="/localdirectory/18.E_coli_K12_edit.fasta" id="K12_nosignal" name="K12" numDatabaseSequences="9376" releaseDate="01-2008-08-2008" version="1.0" &gt;</w:t>
      </w:r>
    </w:p>
    <w:p w14:paraId="321C0C3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790DDE9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&lt;cvParam accession="MS:1001348" name="FASTA format" cvRef="PSI-MS"/&gt;</w:t>
      </w:r>
    </w:p>
    <w:p w14:paraId="242138AC"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2987F50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&lt;DatabaseName&gt;</w:t>
      </w:r>
    </w:p>
    <w:p w14:paraId="5FCFDF83"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&lt;userParam name="18.E_coli_K12_edit.fasta" /&gt;</w:t>
      </w:r>
    </w:p>
    <w:p w14:paraId="44BE99D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&lt;/DatabaseName&gt;</w:t>
      </w:r>
    </w:p>
    <w:p w14:paraId="5F21244C"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accession="MS:1001197" name="</w:t>
      </w:r>
      <w:r w:rsidRPr="006518C9">
        <w:rPr>
          <w:rFonts w:ascii="Courier New" w:hAnsi="Courier New" w:cs="Courier New"/>
          <w:b/>
          <w:sz w:val="16"/>
          <w:szCs w:val="16"/>
          <w:lang w:val="en-US"/>
        </w:rPr>
        <w:t xml:space="preserve">DB composition </w:t>
      </w:r>
      <w:r w:rsidR="00B24FA5" w:rsidRPr="006518C9">
        <w:rPr>
          <w:rFonts w:ascii="Courier New" w:hAnsi="Courier New" w:cs="Courier New"/>
          <w:b/>
          <w:sz w:val="16"/>
          <w:szCs w:val="16"/>
          <w:lang w:val="en-US"/>
        </w:rPr>
        <w:t>target</w:t>
      </w:r>
      <w:r w:rsidRPr="006518C9">
        <w:rPr>
          <w:rFonts w:ascii="Courier New" w:hAnsi="Courier New" w:cs="Courier New"/>
          <w:b/>
          <w:sz w:val="16"/>
          <w:szCs w:val="16"/>
          <w:lang w:val="en-US"/>
        </w:rPr>
        <w:t>+decoy</w:t>
      </w:r>
      <w:r w:rsidRPr="006518C9">
        <w:rPr>
          <w:rFonts w:ascii="Courier New" w:hAnsi="Courier New" w:cs="Courier New"/>
          <w:sz w:val="16"/>
          <w:szCs w:val="16"/>
          <w:lang w:val="en-US"/>
        </w:rPr>
        <w:t>" cvRef="PSI-MS"/&gt;</w:t>
      </w:r>
    </w:p>
    <w:p w14:paraId="157A6B3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accession="MS:1001283" name="</w:t>
      </w:r>
      <w:r w:rsidRPr="006518C9">
        <w:rPr>
          <w:rFonts w:ascii="Courier New" w:hAnsi="Courier New" w:cs="Courier New"/>
          <w:b/>
          <w:sz w:val="16"/>
          <w:szCs w:val="16"/>
          <w:lang w:val="en-US"/>
        </w:rPr>
        <w:t>decoy DB accession regexp</w:t>
      </w:r>
      <w:r w:rsidRPr="006518C9">
        <w:rPr>
          <w:rFonts w:ascii="Courier New" w:hAnsi="Courier New" w:cs="Courier New"/>
          <w:sz w:val="16"/>
          <w:szCs w:val="16"/>
          <w:lang w:val="en-US"/>
        </w:rPr>
        <w:t>" value="</w:t>
      </w:r>
      <w:r w:rsidRPr="006518C9">
        <w:rPr>
          <w:rFonts w:ascii="Courier New" w:hAnsi="Courier New" w:cs="Courier New"/>
          <w:b/>
          <w:sz w:val="16"/>
          <w:szCs w:val="16"/>
          <w:lang w:val="en-US"/>
        </w:rPr>
        <w:t>R</w:t>
      </w:r>
      <w:r w:rsidR="009E3B0D" w:rsidRPr="006518C9">
        <w:rPr>
          <w:rFonts w:ascii="Courier New" w:hAnsi="Courier New" w:cs="Courier New"/>
          <w:b/>
          <w:sz w:val="16"/>
          <w:szCs w:val="16"/>
          <w:lang w:val="en-US"/>
        </w:rPr>
        <w:t>nd</w:t>
      </w:r>
      <w:r w:rsidRPr="006518C9">
        <w:rPr>
          <w:rFonts w:ascii="Courier New" w:hAnsi="Courier New" w:cs="Courier New"/>
          <w:sz w:val="16"/>
          <w:szCs w:val="16"/>
          <w:lang w:val="en-US"/>
        </w:rPr>
        <w:t>" cvRef="PSI-MS"/&gt;</w:t>
      </w:r>
    </w:p>
    <w:p w14:paraId="14704DF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accession="MS:1001195" name="</w:t>
      </w:r>
      <w:r w:rsidRPr="006518C9">
        <w:rPr>
          <w:rFonts w:ascii="Courier New" w:hAnsi="Courier New" w:cs="Courier New"/>
          <w:b/>
          <w:sz w:val="16"/>
          <w:szCs w:val="16"/>
          <w:lang w:val="en-US"/>
        </w:rPr>
        <w:t>decoy DB type reverse</w:t>
      </w:r>
      <w:r w:rsidRPr="006518C9">
        <w:rPr>
          <w:rFonts w:ascii="Courier New" w:hAnsi="Courier New" w:cs="Courier New"/>
          <w:sz w:val="16"/>
          <w:szCs w:val="16"/>
          <w:lang w:val="en-US"/>
        </w:rPr>
        <w:t>" cvRef="PSI-MS"/&gt;</w:t>
      </w:r>
    </w:p>
    <w:p w14:paraId="336BB18E" w14:textId="77777777" w:rsidR="00943B65"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&lt;/SearchDatabase&gt;</w:t>
      </w:r>
    </w:p>
    <w:p w14:paraId="45877099" w14:textId="77777777" w:rsidR="003225C0" w:rsidRPr="006518C9" w:rsidRDefault="003225C0" w:rsidP="00466496">
      <w:pPr>
        <w:rPr>
          <w:lang w:val="en-US"/>
        </w:rPr>
      </w:pPr>
    </w:p>
    <w:p w14:paraId="77F77984" w14:textId="77777777" w:rsidR="004A549E" w:rsidRPr="006518C9" w:rsidRDefault="004A549E"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&lt;SpectrumIdentificationItem passThreshold="false" rank="1"</w:t>
      </w:r>
      <w:r w:rsidRPr="006518C9">
        <w:rPr>
          <w:rFonts w:ascii="Courier New" w:hAnsi="Courier New" w:cs="Courier New"/>
          <w:sz w:val="16"/>
          <w:szCs w:val="16"/>
          <w:lang w:val="en-US"/>
        </w:rPr>
        <w:br/>
        <w:t xml:space="preserve">                        peptide_ref="HAVGGRYSSLLCK__57.0215@C$403;_"</w:t>
      </w:r>
      <w:r w:rsidRPr="006518C9">
        <w:rPr>
          <w:rFonts w:ascii="Courier New" w:hAnsi="Courier New" w:cs="Courier New"/>
          <w:sz w:val="16"/>
          <w:szCs w:val="16"/>
          <w:lang w:val="en-US"/>
        </w:rPr>
        <w:br/>
        <w:t xml:space="preserve">                        experimentalMassToCharge="1448.756" chargeState="2" id="SII_6_1"&gt;</w:t>
      </w:r>
      <w:r w:rsidRPr="006518C9">
        <w:rPr>
          <w:rFonts w:ascii="Courier New" w:hAnsi="Courier New" w:cs="Courier New"/>
          <w:sz w:val="16"/>
          <w:szCs w:val="16"/>
          <w:lang w:val="en-US"/>
        </w:rPr>
        <w:br/>
        <w:t xml:space="preserve">                        &lt;PeptideEvidenceRef peptideEvidence_ref="PE6_2_4"/&gt;</w:t>
      </w:r>
    </w:p>
    <w:p w14:paraId="6BFDB848" w14:textId="77777777" w:rsidR="00084A10" w:rsidRPr="006518C9" w:rsidRDefault="009E3B0D"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&lt;PeptideEvidence isDecoy="true" post="D" pre="K" end="404"</w:t>
      </w:r>
      <w:r w:rsidRPr="006518C9">
        <w:rPr>
          <w:rFonts w:ascii="Courier New" w:hAnsi="Courier New" w:cs="Courier New"/>
          <w:sz w:val="16"/>
          <w:szCs w:val="16"/>
          <w:lang w:val="en-US"/>
        </w:rPr>
        <w:br/>
        <w:t xml:space="preserve">                start="392" peptide_ref="HAVGGRYSSLLCK__57.0215@C$403;_"</w:t>
      </w:r>
      <w:r w:rsidRPr="006518C9">
        <w:rPr>
          <w:rFonts w:ascii="Courier New" w:hAnsi="Courier New" w:cs="Courier New"/>
          <w:sz w:val="16"/>
          <w:szCs w:val="16"/>
          <w:lang w:val="en-US"/>
        </w:rPr>
        <w:br/>
        <w:t xml:space="preserve">                dBSequence_ref="dbseq_</w:t>
      </w:r>
      <w:r w:rsidR="00AD31D8" w:rsidRPr="006518C9">
        <w:rPr>
          <w:rFonts w:ascii="Courier New" w:hAnsi="Courier New" w:cs="Courier New"/>
          <w:sz w:val="16"/>
          <w:szCs w:val="16"/>
          <w:lang w:val="en-US"/>
        </w:rPr>
        <w:t>REV_</w:t>
      </w:r>
      <w:r w:rsidRPr="006518C9">
        <w:rPr>
          <w:rFonts w:ascii="Courier New" w:hAnsi="Courier New" w:cs="Courier New"/>
          <w:sz w:val="16"/>
          <w:szCs w:val="16"/>
          <w:lang w:val="en-US"/>
        </w:rPr>
        <w:t>psu|NC_LIV_113200" id="PE6_2_4"/&gt;</w:t>
      </w:r>
      <w:r w:rsidR="00084A10" w:rsidRPr="006518C9">
        <w:rPr>
          <w:rFonts w:ascii="Courier New" w:hAnsi="Courier New" w:cs="Courier New"/>
          <w:sz w:val="16"/>
          <w:szCs w:val="16"/>
          <w:lang w:val="en-US"/>
        </w:rPr>
        <w:tab/>
      </w:r>
    </w:p>
    <w:p w14:paraId="7F93A1C1" w14:textId="77777777" w:rsidR="00084A10"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8D329F" w:rsidRPr="006518C9">
        <w:rPr>
          <w:rFonts w:ascii="Courier New" w:hAnsi="Courier New" w:cs="Courier New"/>
          <w:sz w:val="16"/>
          <w:szCs w:val="16"/>
          <w:lang w:val="en-US"/>
        </w:rPr>
        <w:tab/>
      </w:r>
      <w:r w:rsidRPr="006518C9">
        <w:rPr>
          <w:rFonts w:ascii="Courier New" w:hAnsi="Courier New" w:cs="Courier New"/>
          <w:sz w:val="16"/>
          <w:szCs w:val="16"/>
          <w:lang w:val="en-US"/>
        </w:rPr>
        <w:t>&lt;cvParam accession="MS:1001329" name="OMSSA:pvalue" cvRef="PSI-MS"  value="0.00073351" /&gt;</w:t>
      </w:r>
    </w:p>
    <w:p w14:paraId="5DB17634" w14:textId="77777777" w:rsidR="008D329F" w:rsidRPr="006518C9" w:rsidRDefault="008D329F" w:rsidP="00466496">
      <w:pPr>
        <w:rPr>
          <w:rFonts w:ascii="Courier New" w:hAnsi="Courier New" w:cs="Courier New"/>
          <w:sz w:val="16"/>
          <w:szCs w:val="16"/>
          <w:lang w:val="en-US"/>
        </w:rPr>
      </w:pPr>
    </w:p>
    <w:p w14:paraId="7C1083ED" w14:textId="77777777" w:rsidR="008D329F" w:rsidRPr="006518C9" w:rsidRDefault="008D329F"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20A20F8A" w14:textId="77777777" w:rsidR="008D329F" w:rsidRPr="006518C9" w:rsidRDefault="008D329F" w:rsidP="00466496">
      <w:pPr>
        <w:rPr>
          <w:rFonts w:ascii="Courier New" w:hAnsi="Courier New" w:cs="Courier New"/>
          <w:sz w:val="16"/>
          <w:szCs w:val="16"/>
          <w:lang w:val="en-US"/>
        </w:rPr>
      </w:pPr>
    </w:p>
    <w:p w14:paraId="043ADF1A" w14:textId="77777777" w:rsidR="008857E9"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&lt;/SpectrumIdentificationItem&gt;</w:t>
      </w:r>
    </w:p>
    <w:p w14:paraId="618DA43D" w14:textId="77777777" w:rsidR="008857E9" w:rsidRPr="006518C9" w:rsidRDefault="008857E9" w:rsidP="00466496">
      <w:pPr>
        <w:rPr>
          <w:lang w:val="en-US"/>
        </w:rPr>
      </w:pPr>
    </w:p>
    <w:p w14:paraId="11E2900E" w14:textId="77777777" w:rsidR="00A35AC6" w:rsidRPr="006518C9" w:rsidRDefault="00A35AC6" w:rsidP="00187F44">
      <w:pPr>
        <w:pStyle w:val="Heading2"/>
        <w:jc w:val="both"/>
      </w:pPr>
      <w:bookmarkStart w:id="318" w:name="_Toc457214147"/>
      <w:r w:rsidRPr="006518C9">
        <w:t>Database Filter</w:t>
      </w:r>
      <w:bookmarkEnd w:id="318"/>
    </w:p>
    <w:p w14:paraId="3BBD1F09" w14:textId="77777777" w:rsidR="00A35AC6" w:rsidRPr="006518C9" w:rsidRDefault="008D4EEA" w:rsidP="00187F44">
      <w:pPr>
        <w:jc w:val="both"/>
        <w:rPr>
          <w:lang w:val="en-US"/>
        </w:rPr>
      </w:pPr>
      <w:r w:rsidRPr="006518C9">
        <w:rPr>
          <w:lang w:val="en-US"/>
        </w:rPr>
        <w:t>The format can specify that a sequence database has been filtered, for example</w:t>
      </w:r>
      <w:r w:rsidR="00A35AC6" w:rsidRPr="006518C9">
        <w:rPr>
          <w:lang w:val="en-US"/>
        </w:rPr>
        <w:t xml:space="preserve"> based on </w:t>
      </w:r>
      <w:r w:rsidR="008E4D71" w:rsidRPr="006518C9">
        <w:rPr>
          <w:lang w:val="en-US"/>
        </w:rPr>
        <w:t>p</w:t>
      </w:r>
      <w:r w:rsidR="00A35AC6" w:rsidRPr="006518C9">
        <w:rPr>
          <w:lang w:val="en-US"/>
        </w:rPr>
        <w:t xml:space="preserve">I, </w:t>
      </w:r>
      <w:r w:rsidR="00EC433D" w:rsidRPr="006518C9">
        <w:rPr>
          <w:lang w:val="en-US"/>
        </w:rPr>
        <w:t>p</w:t>
      </w:r>
      <w:r w:rsidR="00A35AC6" w:rsidRPr="006518C9">
        <w:rPr>
          <w:lang w:val="en-US"/>
        </w:rPr>
        <w:t xml:space="preserve">rotein mass, taxonomy or even a set of accession numbers for a </w:t>
      </w:r>
      <w:r w:rsidR="00056FC0" w:rsidRPr="006518C9">
        <w:rPr>
          <w:lang w:val="en-US"/>
        </w:rPr>
        <w:t>second</w:t>
      </w:r>
      <w:r w:rsidR="00A35AC6" w:rsidRPr="006518C9">
        <w:rPr>
          <w:lang w:val="en-US"/>
        </w:rPr>
        <w:t xml:space="preserve"> pass search. For example</w:t>
      </w:r>
      <w:r w:rsidR="008E4D71" w:rsidRPr="006518C9">
        <w:rPr>
          <w:lang w:val="en-US"/>
        </w:rPr>
        <w:t>,</w:t>
      </w:r>
      <w:r w:rsidR="00A35AC6" w:rsidRPr="006518C9">
        <w:rPr>
          <w:lang w:val="en-US"/>
        </w:rPr>
        <w:t xml:space="preserve"> a</w:t>
      </w:r>
      <w:r w:rsidR="000E725A" w:rsidRPr="006518C9">
        <w:rPr>
          <w:lang w:val="en-US"/>
        </w:rPr>
        <w:t xml:space="preserve">ll animals except mice would be encoded as (NCBI:33208 is metazoa, NCBI:10090 is </w:t>
      </w:r>
      <w:r w:rsidR="000E725A" w:rsidRPr="006518C9">
        <w:rPr>
          <w:i/>
          <w:lang w:val="en-US"/>
        </w:rPr>
        <w:t>Mus musculus</w:t>
      </w:r>
      <w:r w:rsidR="000E725A" w:rsidRPr="006518C9">
        <w:rPr>
          <w:lang w:val="en-US"/>
        </w:rPr>
        <w:t xml:space="preserve">): </w:t>
      </w:r>
    </w:p>
    <w:p w14:paraId="615C6DB7" w14:textId="77777777" w:rsidR="00B629A4" w:rsidRPr="006518C9" w:rsidRDefault="00B629A4" w:rsidP="00466496">
      <w:pPr>
        <w:rPr>
          <w:rStyle w:val="pln"/>
          <w:rFonts w:ascii="Courier New" w:hAnsi="Courier New" w:cs="Helvetica"/>
          <w:sz w:val="18"/>
          <w:lang w:val="en-US"/>
        </w:rPr>
      </w:pPr>
    </w:p>
    <w:p w14:paraId="31E9F054"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&lt;DatabaseFilters&gt;</w:t>
      </w:r>
    </w:p>
    <w:p w14:paraId="76B5A11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30F25370"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&lt;FilterType&gt;</w:t>
      </w:r>
    </w:p>
    <w:p w14:paraId="5B77C63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accession="MS:1001020" name="DB filter taxonomy" cvRef="PSI-MS" /&gt;</w:t>
      </w:r>
    </w:p>
    <w:p w14:paraId="1CFC9768"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lastRenderedPageBreak/>
        <w:t xml:space="preserve">    &lt;/FilterType&gt;</w:t>
      </w:r>
    </w:p>
    <w:p w14:paraId="21493FAF"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121CDA51"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accession="MS:1001467" name="taxonomy: NCBI TaxID" cvRef="PSI-MS" value="33208"/&gt;</w:t>
      </w:r>
    </w:p>
    <w:p w14:paraId="77F022AC"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526F2B1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0DD55FC9"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accession="MS:1001467" name="taxonomy: NCBI TaxID" cvRef="PSI-MS" value="</w:t>
      </w:r>
      <w:r w:rsidR="000E725A" w:rsidRPr="006518C9">
        <w:rPr>
          <w:rFonts w:ascii="Courier New" w:hAnsi="Courier New" w:cs="Helvetica"/>
          <w:sz w:val="16"/>
          <w:szCs w:val="16"/>
          <w:lang w:val="en-US"/>
        </w:rPr>
        <w:t>10090</w:t>
      </w:r>
      <w:r w:rsidRPr="006518C9">
        <w:rPr>
          <w:rFonts w:ascii="Courier New" w:hAnsi="Courier New" w:cs="Helvetica"/>
          <w:sz w:val="16"/>
          <w:szCs w:val="16"/>
          <w:lang w:val="en-US"/>
        </w:rPr>
        <w:t>"/&gt;</w:t>
      </w:r>
    </w:p>
    <w:p w14:paraId="4DC8659B"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1BEEBF02"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31225F15"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&lt;/DatabaseFilters&gt;</w:t>
      </w:r>
    </w:p>
    <w:p w14:paraId="0EA67AAE" w14:textId="77777777" w:rsidR="00D6253E" w:rsidRPr="006518C9" w:rsidRDefault="00D6253E" w:rsidP="00466496">
      <w:pPr>
        <w:rPr>
          <w:lang w:val="en-US"/>
        </w:rPr>
      </w:pPr>
    </w:p>
    <w:p w14:paraId="23BD14B8" w14:textId="77777777" w:rsidR="00A35AC6" w:rsidRPr="006518C9" w:rsidRDefault="00A35AC6" w:rsidP="00187F44">
      <w:pPr>
        <w:pStyle w:val="Heading2"/>
        <w:jc w:val="both"/>
      </w:pPr>
      <w:bookmarkStart w:id="319" w:name="_Toc457214148"/>
      <w:r w:rsidRPr="006518C9">
        <w:t xml:space="preserve">Types of </w:t>
      </w:r>
      <w:r w:rsidR="00C01CAD" w:rsidRPr="006518C9">
        <w:t>parameters</w:t>
      </w:r>
      <w:r w:rsidRPr="006518C9">
        <w:t xml:space="preserve"> and </w:t>
      </w:r>
      <w:r w:rsidR="00C01CAD" w:rsidRPr="006518C9">
        <w:t>v</w:t>
      </w:r>
      <w:r w:rsidRPr="006518C9">
        <w:t>alues</w:t>
      </w:r>
      <w:bookmarkEnd w:id="319"/>
    </w:p>
    <w:p w14:paraId="27D09077" w14:textId="77777777" w:rsidR="00A35AC6" w:rsidRPr="006518C9" w:rsidRDefault="00A35AC6" w:rsidP="00187F44">
      <w:pPr>
        <w:jc w:val="both"/>
        <w:rPr>
          <w:lang w:val="en-US"/>
        </w:rPr>
      </w:pPr>
      <w:r w:rsidRPr="006518C9">
        <w:rPr>
          <w:lang w:val="en-US"/>
        </w:rPr>
        <w:t>There are seve</w:t>
      </w:r>
      <w:r w:rsidR="00E17BAB" w:rsidRPr="006518C9">
        <w:rPr>
          <w:lang w:val="en-US"/>
        </w:rPr>
        <w:t xml:space="preserve">ral types for parameters that </w:t>
      </w:r>
      <w:r w:rsidR="004E4E2C" w:rsidRPr="006518C9">
        <w:rPr>
          <w:lang w:val="en-US"/>
        </w:rPr>
        <w:t>are</w:t>
      </w:r>
      <w:r w:rsidR="00E17BAB" w:rsidRPr="006518C9">
        <w:rPr>
          <w:lang w:val="en-US"/>
        </w:rPr>
        <w:t xml:space="preserve"> used in the schema</w:t>
      </w:r>
      <w:r w:rsidRPr="006518C9">
        <w:rPr>
          <w:lang w:val="en-US"/>
        </w:rPr>
        <w:t xml:space="preserve">: </w:t>
      </w:r>
    </w:p>
    <w:p w14:paraId="0742F2DC" w14:textId="77777777" w:rsidR="00AB5B5A" w:rsidRPr="006518C9" w:rsidRDefault="00AB5B5A" w:rsidP="00187F44">
      <w:pPr>
        <w:jc w:val="both"/>
        <w:rPr>
          <w:lang w:val="en-US"/>
        </w:rPr>
      </w:pPr>
    </w:p>
    <w:p w14:paraId="2E6B9C4B" w14:textId="77777777" w:rsidR="001046D1" w:rsidRPr="006518C9" w:rsidRDefault="001046D1" w:rsidP="00187F44">
      <w:pPr>
        <w:jc w:val="both"/>
        <w:rPr>
          <w:lang w:val="en-US"/>
        </w:rPr>
      </w:pPr>
      <w:r w:rsidRPr="006518C9">
        <w:rPr>
          <w:lang w:val="en-US"/>
        </w:rPr>
        <w:t>&lt;ParamListType&gt;: A list (i.e. unbounded number) of &lt;ParamGroup&gt;</w:t>
      </w:r>
      <w:r w:rsidR="008E4D71" w:rsidRPr="006518C9">
        <w:rPr>
          <w:lang w:val="en-US"/>
        </w:rPr>
        <w:t xml:space="preserve"> elements</w:t>
      </w:r>
      <w:r w:rsidRPr="006518C9">
        <w:rPr>
          <w:lang w:val="en-US"/>
        </w:rPr>
        <w:t>.</w:t>
      </w:r>
    </w:p>
    <w:p w14:paraId="7157AFD3" w14:textId="77777777" w:rsidR="001046D1" w:rsidRPr="006518C9" w:rsidRDefault="001046D1" w:rsidP="00187F44">
      <w:pPr>
        <w:jc w:val="both"/>
        <w:rPr>
          <w:lang w:val="en-US"/>
        </w:rPr>
      </w:pPr>
      <w:r w:rsidRPr="006518C9">
        <w:rPr>
          <w:lang w:val="en-US"/>
        </w:rPr>
        <w:t>&lt;ParamGrou</w:t>
      </w:r>
      <w:r w:rsidR="0042093C" w:rsidRPr="006518C9">
        <w:rPr>
          <w:lang w:val="en-US"/>
        </w:rPr>
        <w:t>p</w:t>
      </w:r>
      <w:r w:rsidRPr="006518C9">
        <w:rPr>
          <w:lang w:val="en-US"/>
        </w:rPr>
        <w:t>&gt;: A choice between &lt;cvParam&gt; or &lt;userParam&gt;</w:t>
      </w:r>
      <w:r w:rsidR="008E4D71" w:rsidRPr="006518C9">
        <w:rPr>
          <w:lang w:val="en-US"/>
        </w:rPr>
        <w:t xml:space="preserve"> elements</w:t>
      </w:r>
      <w:r w:rsidRPr="006518C9">
        <w:rPr>
          <w:lang w:val="en-US"/>
        </w:rPr>
        <w:t>.</w:t>
      </w:r>
    </w:p>
    <w:p w14:paraId="4C0135E6" w14:textId="77777777" w:rsidR="00B92377" w:rsidRPr="006518C9" w:rsidRDefault="00B92377" w:rsidP="00187F44">
      <w:pPr>
        <w:jc w:val="both"/>
        <w:rPr>
          <w:lang w:val="en-US"/>
        </w:rPr>
      </w:pPr>
    </w:p>
    <w:p w14:paraId="657DA952" w14:textId="77777777" w:rsidR="00A35AC6" w:rsidRPr="006518C9" w:rsidRDefault="000E0A26" w:rsidP="00187F44">
      <w:pPr>
        <w:jc w:val="both"/>
        <w:rPr>
          <w:lang w:val="en-US"/>
        </w:rPr>
      </w:pPr>
      <w:r w:rsidRPr="006518C9">
        <w:rPr>
          <w:lang w:val="en-US"/>
        </w:rPr>
        <w:t>&lt;</w:t>
      </w:r>
      <w:r w:rsidR="00A35AC6" w:rsidRPr="006518C9">
        <w:rPr>
          <w:lang w:val="en-US"/>
        </w:rPr>
        <w:t>ParamType</w:t>
      </w:r>
      <w:r w:rsidRPr="006518C9">
        <w:rPr>
          <w:lang w:val="en-US"/>
        </w:rPr>
        <w:t>&gt;</w:t>
      </w:r>
      <w:r w:rsidR="00A35AC6" w:rsidRPr="006518C9">
        <w:rPr>
          <w:lang w:val="en-US"/>
        </w:rPr>
        <w:t>: A</w:t>
      </w:r>
      <w:r w:rsidR="0097440A" w:rsidRPr="006518C9">
        <w:rPr>
          <w:lang w:val="en-US"/>
        </w:rPr>
        <w:t xml:space="preserve"> single reference to &lt;ParamGroup&gt;, which allows a choice between</w:t>
      </w:r>
      <w:r w:rsidR="00A35AC6" w:rsidRPr="006518C9">
        <w:rPr>
          <w:lang w:val="en-US"/>
        </w:rPr>
        <w:t xml:space="preserve"> either </w:t>
      </w:r>
      <w:r w:rsidRPr="006518C9">
        <w:rPr>
          <w:lang w:val="en-US"/>
        </w:rPr>
        <w:t>&lt;</w:t>
      </w:r>
      <w:r w:rsidR="00A35AC6" w:rsidRPr="006518C9">
        <w:rPr>
          <w:lang w:val="en-US"/>
        </w:rPr>
        <w:t>cvParam</w:t>
      </w:r>
      <w:r w:rsidRPr="006518C9">
        <w:rPr>
          <w:lang w:val="en-US"/>
        </w:rPr>
        <w:t>&gt;</w:t>
      </w:r>
      <w:r w:rsidR="00A35AC6" w:rsidRPr="006518C9">
        <w:rPr>
          <w:lang w:val="en-US"/>
        </w:rPr>
        <w:t xml:space="preserve"> or </w:t>
      </w:r>
      <w:r w:rsidRPr="006518C9">
        <w:rPr>
          <w:lang w:val="en-US"/>
        </w:rPr>
        <w:t>&lt;</w:t>
      </w:r>
      <w:r w:rsidR="00A35AC6" w:rsidRPr="006518C9">
        <w:rPr>
          <w:lang w:val="en-US"/>
        </w:rPr>
        <w:t>userParam</w:t>
      </w:r>
      <w:r w:rsidRPr="006518C9">
        <w:rPr>
          <w:lang w:val="en-US"/>
        </w:rPr>
        <w:t>&gt;</w:t>
      </w:r>
      <w:r w:rsidR="008E4D71" w:rsidRPr="006518C9">
        <w:rPr>
          <w:lang w:val="en-US"/>
        </w:rPr>
        <w:t xml:space="preserve"> elements</w:t>
      </w:r>
      <w:r w:rsidR="00A35AC6" w:rsidRPr="006518C9">
        <w:rPr>
          <w:lang w:val="en-US"/>
        </w:rPr>
        <w:t xml:space="preserve"> </w:t>
      </w:r>
      <w:r w:rsidR="0097440A" w:rsidRPr="006518C9">
        <w:rPr>
          <w:lang w:val="en-US"/>
        </w:rPr>
        <w:t>at the specified point in the schema</w:t>
      </w:r>
      <w:r w:rsidR="00A35AC6" w:rsidRPr="006518C9">
        <w:rPr>
          <w:lang w:val="en-US"/>
        </w:rPr>
        <w:t xml:space="preserve">. </w:t>
      </w:r>
    </w:p>
    <w:p w14:paraId="20D596CB" w14:textId="77777777" w:rsidR="00A35AC6" w:rsidRPr="006518C9" w:rsidRDefault="000E0A26" w:rsidP="00187F44">
      <w:pPr>
        <w:jc w:val="both"/>
        <w:rPr>
          <w:lang w:val="en-US"/>
        </w:rPr>
      </w:pPr>
      <w:r w:rsidRPr="006518C9">
        <w:rPr>
          <w:lang w:val="en-US"/>
        </w:rPr>
        <w:t>&lt;</w:t>
      </w:r>
      <w:r w:rsidR="00A35AC6" w:rsidRPr="006518C9">
        <w:rPr>
          <w:lang w:val="en-US"/>
        </w:rPr>
        <w:t>cvParamType</w:t>
      </w:r>
      <w:r w:rsidRPr="006518C9">
        <w:rPr>
          <w:lang w:val="en-US"/>
        </w:rPr>
        <w:t>&gt;</w:t>
      </w:r>
      <w:r w:rsidR="00A35AC6" w:rsidRPr="006518C9">
        <w:rPr>
          <w:lang w:val="en-US"/>
        </w:rPr>
        <w:t xml:space="preserve">: A single entry from an ontology or a </w:t>
      </w:r>
      <w:r w:rsidR="008E4D71" w:rsidRPr="006518C9">
        <w:rPr>
          <w:lang w:val="en-US"/>
        </w:rPr>
        <w:t>CV</w:t>
      </w:r>
      <w:r w:rsidR="00A35AC6" w:rsidRPr="006518C9">
        <w:rPr>
          <w:lang w:val="en-US"/>
        </w:rPr>
        <w:t>. Attributes:</w:t>
      </w:r>
      <w:r w:rsidR="00B92377" w:rsidRPr="006518C9">
        <w:rPr>
          <w:lang w:val="en-US"/>
        </w:rPr>
        <w:t xml:space="preserve"> </w:t>
      </w:r>
      <w:r w:rsidR="00B92377" w:rsidRPr="006518C9">
        <w:rPr>
          <w:i/>
          <w:lang w:val="en-US"/>
        </w:rPr>
        <w:t>accession</w:t>
      </w:r>
      <w:r w:rsidR="00B92377" w:rsidRPr="006518C9">
        <w:rPr>
          <w:lang w:val="en-US"/>
        </w:rPr>
        <w:t xml:space="preserve">, </w:t>
      </w:r>
      <w:r w:rsidR="00B92377" w:rsidRPr="006518C9">
        <w:rPr>
          <w:i/>
          <w:lang w:val="en-US"/>
        </w:rPr>
        <w:t>cvRef</w:t>
      </w:r>
      <w:r w:rsidR="00B92377" w:rsidRPr="006518C9">
        <w:rPr>
          <w:lang w:val="en-US"/>
        </w:rPr>
        <w:t xml:space="preserve">,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r w:rsidR="00B92377" w:rsidRPr="006518C9">
        <w:rPr>
          <w:i/>
          <w:lang w:val="en-US"/>
        </w:rPr>
        <w:t>unitAccession</w:t>
      </w:r>
      <w:r w:rsidR="00B92377" w:rsidRPr="006518C9">
        <w:rPr>
          <w:lang w:val="en-US"/>
        </w:rPr>
        <w:t xml:space="preserve">, </w:t>
      </w:r>
      <w:r w:rsidR="00B92377" w:rsidRPr="006518C9">
        <w:rPr>
          <w:i/>
          <w:lang w:val="en-US"/>
        </w:rPr>
        <w:t>unitName</w:t>
      </w:r>
      <w:r w:rsidR="00B92377" w:rsidRPr="006518C9">
        <w:rPr>
          <w:lang w:val="en-US"/>
        </w:rPr>
        <w:t xml:space="preserve">, </w:t>
      </w:r>
      <w:r w:rsidR="00B92377" w:rsidRPr="006518C9">
        <w:rPr>
          <w:i/>
          <w:lang w:val="en-US"/>
        </w:rPr>
        <w:t>unitCvRef</w:t>
      </w:r>
      <w:r w:rsidR="00ED3EB1" w:rsidRPr="006518C9">
        <w:rPr>
          <w:lang w:val="en-US"/>
        </w:rPr>
        <w:t>.</w:t>
      </w:r>
      <w:r w:rsidR="00A35AC6" w:rsidRPr="006518C9">
        <w:rPr>
          <w:lang w:val="en-US"/>
        </w:rPr>
        <w:t xml:space="preserve"> </w:t>
      </w:r>
    </w:p>
    <w:p w14:paraId="3D06A1B8" w14:textId="77777777" w:rsidR="00B92377" w:rsidRPr="006518C9" w:rsidRDefault="000E0A26" w:rsidP="00187F44">
      <w:pPr>
        <w:jc w:val="both"/>
        <w:rPr>
          <w:lang w:val="en-US"/>
        </w:rPr>
      </w:pPr>
      <w:r w:rsidRPr="006518C9">
        <w:rPr>
          <w:lang w:val="en-US"/>
        </w:rPr>
        <w:t>&lt;</w:t>
      </w:r>
      <w:r w:rsidR="00A35AC6" w:rsidRPr="006518C9">
        <w:rPr>
          <w:lang w:val="en-US"/>
        </w:rPr>
        <w:t>userParamType</w:t>
      </w:r>
      <w:r w:rsidRPr="006518C9">
        <w:rPr>
          <w:lang w:val="en-US"/>
        </w:rPr>
        <w:t>&gt;</w:t>
      </w:r>
      <w:r w:rsidR="00A35AC6" w:rsidRPr="006518C9">
        <w:rPr>
          <w:lang w:val="en-US"/>
        </w:rPr>
        <w:t xml:space="preserve">: A single user-defined parameter. Attributes: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r w:rsidR="00B92377" w:rsidRPr="006518C9">
        <w:rPr>
          <w:i/>
          <w:lang w:val="en-US"/>
        </w:rPr>
        <w:t>unitAccession</w:t>
      </w:r>
      <w:r w:rsidR="00B92377" w:rsidRPr="006518C9">
        <w:rPr>
          <w:lang w:val="en-US"/>
        </w:rPr>
        <w:t xml:space="preserve">, </w:t>
      </w:r>
      <w:r w:rsidR="00B92377" w:rsidRPr="006518C9">
        <w:rPr>
          <w:i/>
          <w:lang w:val="en-US"/>
        </w:rPr>
        <w:t>unitName</w:t>
      </w:r>
      <w:r w:rsidR="00B92377" w:rsidRPr="006518C9">
        <w:rPr>
          <w:lang w:val="en-US"/>
        </w:rPr>
        <w:t xml:space="preserve">, </w:t>
      </w:r>
      <w:r w:rsidR="00B92377" w:rsidRPr="006518C9">
        <w:rPr>
          <w:i/>
          <w:lang w:val="en-US"/>
        </w:rPr>
        <w:t>unitCvRef</w:t>
      </w:r>
      <w:r w:rsidR="00B92377" w:rsidRPr="006518C9">
        <w:rPr>
          <w:lang w:val="en-US"/>
        </w:rPr>
        <w:t xml:space="preserve">. </w:t>
      </w:r>
    </w:p>
    <w:p w14:paraId="4276DD9F" w14:textId="77777777" w:rsidR="00A35AC6" w:rsidRPr="006518C9" w:rsidRDefault="00A35AC6" w:rsidP="00187F44">
      <w:pPr>
        <w:jc w:val="both"/>
        <w:rPr>
          <w:lang w:val="en-US"/>
        </w:rPr>
      </w:pPr>
    </w:p>
    <w:p w14:paraId="6520E511" w14:textId="77777777" w:rsidR="00F65376" w:rsidRPr="006518C9" w:rsidRDefault="001F00DF" w:rsidP="00187F44">
      <w:pPr>
        <w:pStyle w:val="Heading2"/>
        <w:jc w:val="both"/>
      </w:pPr>
      <w:bookmarkStart w:id="320" w:name="_Toc457214149"/>
      <w:r w:rsidRPr="006518C9">
        <w:t>Reporting fragmentation ions</w:t>
      </w:r>
      <w:bookmarkEnd w:id="320"/>
    </w:p>
    <w:p w14:paraId="3A00A1E1" w14:textId="77777777" w:rsidR="008E4D71" w:rsidRPr="006518C9" w:rsidRDefault="006D41B9" w:rsidP="00187F44">
      <w:pPr>
        <w:jc w:val="both"/>
        <w:rPr>
          <w:lang w:val="en-US"/>
        </w:rPr>
      </w:pPr>
      <w:r w:rsidRPr="006518C9">
        <w:rPr>
          <w:lang w:val="en-US"/>
        </w:rPr>
        <w:t>mzIdentML</w:t>
      </w:r>
      <w:r w:rsidR="00EA39AB" w:rsidRPr="006518C9">
        <w:rPr>
          <w:lang w:val="en-US"/>
        </w:rPr>
        <w:t xml:space="preserve"> employs an array type structure to support the reporting of ion types identified in an MS/MS analysis, coupled with CV parameters </w:t>
      </w:r>
      <w:r w:rsidR="005B3447" w:rsidRPr="006518C9">
        <w:rPr>
          <w:lang w:val="en-US"/>
        </w:rPr>
        <w:t>to retain flexibility in the ty</w:t>
      </w:r>
      <w:r w:rsidR="00173DC5" w:rsidRPr="006518C9">
        <w:rPr>
          <w:lang w:val="en-US"/>
        </w:rPr>
        <w:t>pes of ion</w:t>
      </w:r>
      <w:r w:rsidR="008E4D71" w:rsidRPr="006518C9">
        <w:rPr>
          <w:lang w:val="en-US"/>
        </w:rPr>
        <w:t>s</w:t>
      </w:r>
      <w:r w:rsidR="00173DC5" w:rsidRPr="006518C9">
        <w:rPr>
          <w:lang w:val="en-US"/>
        </w:rPr>
        <w:t xml:space="preserve"> that can be reported</w:t>
      </w:r>
      <w:r w:rsidR="005B3447" w:rsidRPr="006518C9">
        <w:rPr>
          <w:lang w:val="en-US"/>
        </w:rPr>
        <w:t xml:space="preserve">. </w:t>
      </w:r>
    </w:p>
    <w:p w14:paraId="454F135F" w14:textId="77777777" w:rsidR="008E4D71" w:rsidRPr="006518C9" w:rsidRDefault="008E4D71" w:rsidP="00187F44">
      <w:pPr>
        <w:jc w:val="both"/>
        <w:rPr>
          <w:lang w:val="en-US"/>
        </w:rPr>
      </w:pPr>
    </w:p>
    <w:p w14:paraId="05A70D2A" w14:textId="77777777" w:rsidR="001F00DF" w:rsidRPr="006518C9" w:rsidRDefault="005B3447" w:rsidP="00187F44">
      <w:pPr>
        <w:jc w:val="both"/>
        <w:rPr>
          <w:lang w:val="en-US"/>
        </w:rPr>
      </w:pPr>
      <w:r w:rsidRPr="006518C9">
        <w:rPr>
          <w:lang w:val="en-US"/>
        </w:rPr>
        <w:t>A brief example is given here to explain how these structures should be used</w:t>
      </w:r>
      <w:r w:rsidR="004705C2" w:rsidRPr="006518C9">
        <w:rPr>
          <w:lang w:val="en-US"/>
        </w:rPr>
        <w:t xml:space="preserve"> where </w:t>
      </w:r>
      <w:r w:rsidR="004705C2" w:rsidRPr="006518C9">
        <w:rPr>
          <w:i/>
          <w:lang w:val="en-US"/>
        </w:rPr>
        <w:t>y1</w:t>
      </w:r>
      <w:r w:rsidR="0056661A" w:rsidRPr="006518C9">
        <w:rPr>
          <w:i/>
          <w:lang w:val="en-US"/>
        </w:rPr>
        <w:t>1</w:t>
      </w:r>
      <w:r w:rsidR="004705C2" w:rsidRPr="006518C9">
        <w:rPr>
          <w:lang w:val="en-US"/>
        </w:rPr>
        <w:t xml:space="preserve">, </w:t>
      </w:r>
      <w:r w:rsidR="004705C2" w:rsidRPr="006518C9">
        <w:rPr>
          <w:i/>
          <w:lang w:val="en-US"/>
        </w:rPr>
        <w:t>y</w:t>
      </w:r>
      <w:r w:rsidR="0056661A" w:rsidRPr="006518C9">
        <w:rPr>
          <w:i/>
          <w:lang w:val="en-US"/>
        </w:rPr>
        <w:t>8</w:t>
      </w:r>
      <w:r w:rsidR="0056661A" w:rsidRPr="006518C9">
        <w:rPr>
          <w:lang w:val="en-US"/>
        </w:rPr>
        <w:t xml:space="preserve"> and</w:t>
      </w:r>
      <w:r w:rsidR="004705C2" w:rsidRPr="006518C9">
        <w:rPr>
          <w:lang w:val="en-US"/>
        </w:rPr>
        <w:t xml:space="preserve"> </w:t>
      </w:r>
      <w:r w:rsidR="004705C2" w:rsidRPr="006518C9">
        <w:rPr>
          <w:i/>
          <w:lang w:val="en-US"/>
        </w:rPr>
        <w:t>y</w:t>
      </w:r>
      <w:r w:rsidR="0056661A" w:rsidRPr="006518C9">
        <w:rPr>
          <w:i/>
          <w:lang w:val="en-US"/>
        </w:rPr>
        <w:t>7</w:t>
      </w:r>
      <w:r w:rsidR="004705C2" w:rsidRPr="006518C9">
        <w:rPr>
          <w:lang w:val="en-US"/>
        </w:rPr>
        <w:t xml:space="preserve"> have been identified</w:t>
      </w:r>
      <w:r w:rsidR="00E50B38" w:rsidRPr="006518C9">
        <w:rPr>
          <w:lang w:val="en-US"/>
        </w:rPr>
        <w:t xml:space="preserve"> with charge = 2+</w:t>
      </w:r>
      <w:r w:rsidRPr="006518C9">
        <w:rPr>
          <w:lang w:val="en-US"/>
        </w:rPr>
        <w:t>.</w:t>
      </w:r>
      <w:r w:rsidR="00ED502C" w:rsidRPr="006518C9">
        <w:rPr>
          <w:lang w:val="en-US"/>
        </w:rPr>
        <w:t xml:space="preserve"> First, the types of measures to be reported are given in the &lt;FragmentationTable&gt; using &lt;cvParam&gt; instances. Second, each &lt;SpectrumIdentificationItem&gt; contains an index of values (</w:t>
      </w:r>
      <w:r w:rsidR="00D22D13" w:rsidRPr="006518C9">
        <w:rPr>
          <w:lang w:val="en-US"/>
        </w:rPr>
        <w:t>11</w:t>
      </w:r>
      <w:r w:rsidR="00ED502C" w:rsidRPr="006518C9">
        <w:rPr>
          <w:lang w:val="en-US"/>
        </w:rPr>
        <w:t xml:space="preserve">, </w:t>
      </w:r>
      <w:r w:rsidR="00D22D13" w:rsidRPr="006518C9">
        <w:rPr>
          <w:lang w:val="en-US"/>
        </w:rPr>
        <w:t>8 and 7</w:t>
      </w:r>
      <w:r w:rsidR="00ED502C" w:rsidRPr="006518C9">
        <w:rPr>
          <w:lang w:val="en-US"/>
        </w:rPr>
        <w:t xml:space="preserve"> for each y ion) and parallel arrays that reference back to each &lt;Measure&gt; defined in the &lt;FragmentationTable&gt;. </w:t>
      </w:r>
      <w:r w:rsidR="006047F6" w:rsidRPr="006518C9">
        <w:rPr>
          <w:lang w:val="en-US"/>
        </w:rPr>
        <w:t xml:space="preserve">In the example, the </w:t>
      </w:r>
      <w:r w:rsidR="006047F6" w:rsidRPr="006518C9">
        <w:rPr>
          <w:i/>
          <w:lang w:val="en-US"/>
        </w:rPr>
        <w:t>y</w:t>
      </w:r>
      <w:r w:rsidR="007A1553" w:rsidRPr="006518C9">
        <w:rPr>
          <w:i/>
          <w:lang w:val="en-US"/>
        </w:rPr>
        <w:t>8</w:t>
      </w:r>
      <w:r w:rsidR="006047F6" w:rsidRPr="006518C9">
        <w:rPr>
          <w:lang w:val="en-US"/>
        </w:rPr>
        <w:t xml:space="preserve"> ion has a product ion </w:t>
      </w:r>
      <w:r w:rsidR="006047F6" w:rsidRPr="006518C9">
        <w:rPr>
          <w:i/>
          <w:lang w:val="en-US"/>
        </w:rPr>
        <w:t>m/z</w:t>
      </w:r>
      <w:r w:rsidR="006047F6" w:rsidRPr="006518C9">
        <w:rPr>
          <w:lang w:val="en-US"/>
        </w:rPr>
        <w:t xml:space="preserve"> = </w:t>
      </w:r>
      <w:r w:rsidR="007A1553" w:rsidRPr="006518C9">
        <w:rPr>
          <w:lang w:val="en-US"/>
        </w:rPr>
        <w:t>436.4</w:t>
      </w:r>
      <w:r w:rsidR="006047F6" w:rsidRPr="006518C9">
        <w:rPr>
          <w:lang w:val="en-US"/>
        </w:rPr>
        <w:t xml:space="preserve">, product ion intensity = </w:t>
      </w:r>
      <w:r w:rsidR="007A1553" w:rsidRPr="006518C9">
        <w:rPr>
          <w:lang w:val="en-US"/>
        </w:rPr>
        <w:t>11</w:t>
      </w:r>
      <w:r w:rsidR="006047F6" w:rsidRPr="006518C9">
        <w:rPr>
          <w:lang w:val="en-US"/>
        </w:rPr>
        <w:t xml:space="preserve"> and product ion </w:t>
      </w:r>
      <w:r w:rsidR="006047F6" w:rsidRPr="006518C9">
        <w:rPr>
          <w:i/>
          <w:lang w:val="en-US"/>
        </w:rPr>
        <w:t>m/z</w:t>
      </w:r>
      <w:r w:rsidR="006047F6" w:rsidRPr="006518C9">
        <w:rPr>
          <w:lang w:val="en-US"/>
        </w:rPr>
        <w:t xml:space="preserve"> error = </w:t>
      </w:r>
      <w:r w:rsidR="007A1553" w:rsidRPr="006518C9">
        <w:rPr>
          <w:lang w:val="en-US"/>
        </w:rPr>
        <w:t xml:space="preserve">0.1284 </w:t>
      </w:r>
      <w:r w:rsidR="006047F6" w:rsidRPr="006518C9">
        <w:rPr>
          <w:lang w:val="en-US"/>
        </w:rPr>
        <w:t xml:space="preserve">(the second position in the index </w:t>
      </w:r>
      <w:r w:rsidR="000824B1" w:rsidRPr="006518C9">
        <w:rPr>
          <w:lang w:val="en-US"/>
        </w:rPr>
        <w:t>of</w:t>
      </w:r>
      <w:r w:rsidR="006047F6" w:rsidRPr="006518C9">
        <w:rPr>
          <w:lang w:val="en-US"/>
        </w:rPr>
        <w:t xml:space="preserve"> each array).</w:t>
      </w:r>
    </w:p>
    <w:p w14:paraId="74B0BC14" w14:textId="77777777" w:rsidR="005B3447" w:rsidRPr="006518C9" w:rsidRDefault="005B3447" w:rsidP="00466496">
      <w:pPr>
        <w:rPr>
          <w:lang w:val="en-US"/>
        </w:rPr>
      </w:pPr>
    </w:p>
    <w:p w14:paraId="3B2C3178"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&lt;FragmentationTable&gt;</w:t>
      </w:r>
    </w:p>
    <w:p w14:paraId="29729925"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id="m_mz"&gt;</w:t>
      </w:r>
    </w:p>
    <w:p w14:paraId="2C69DE09"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accession="MS:1001225" name="product ion m/z"/&gt;</w:t>
      </w:r>
    </w:p>
    <w:p w14:paraId="7477BE95"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30D746A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id="m_intensity"&gt;</w:t>
      </w:r>
    </w:p>
    <w:p w14:paraId="4DBD429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accession="MS:1001226" name="product ion intensity"/&gt;</w:t>
      </w:r>
    </w:p>
    <w:p w14:paraId="70AF715D"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159D01F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id="m_error"&gt;</w:t>
      </w:r>
    </w:p>
    <w:p w14:paraId="435FFF1F"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accession="MS:1001227" name="product ion m/z error" unitAccession="MS:1000040" unitName="m/z" unitCvRef="PSI-MS"/&gt;</w:t>
      </w:r>
    </w:p>
    <w:p w14:paraId="54CB252C"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105DEBD1" w14:textId="77777777" w:rsidR="007E50C5"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&lt;/FragmentationTable&gt;</w:t>
      </w:r>
    </w:p>
    <w:p w14:paraId="7E2C7ACD" w14:textId="77777777" w:rsidR="00200DC1" w:rsidRPr="006518C9" w:rsidRDefault="00200DC1"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0B700E6D" w14:textId="77777777" w:rsidR="004705C2" w:rsidRPr="006518C9" w:rsidRDefault="004705C2" w:rsidP="00466496">
      <w:pPr>
        <w:rPr>
          <w:rFonts w:ascii="Courier New" w:hAnsi="Courier New" w:cs="Courier New"/>
          <w:sz w:val="16"/>
          <w:szCs w:val="16"/>
          <w:lang w:val="en-US"/>
        </w:rPr>
      </w:pPr>
    </w:p>
    <w:p w14:paraId="64E61A20"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 index="11 8 7" charge="2"&gt;</w:t>
      </w:r>
    </w:p>
    <w:p w14:paraId="6A85361B"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accession="MS:1001220" name="frag: y ion"/&gt;</w:t>
      </w:r>
    </w:p>
    <w:p w14:paraId="1379AD03"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values="551.3 436.4 380.1 "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easure_ref="m_mz"/&gt;</w:t>
      </w:r>
    </w:p>
    <w:p w14:paraId="3DEF0197"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values="800 11 46"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easure_ref="m_intensity"/&gt;</w:t>
      </w:r>
    </w:p>
    <w:p w14:paraId="151CCBDC"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values="0.4752 0.1284 0.3704"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easure_ref="m_error"/&gt;</w:t>
      </w:r>
    </w:p>
    <w:p w14:paraId="0CC56DC6" w14:textId="77777777" w:rsidR="008D1CA4"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&lt;/IonType&gt;</w:t>
      </w:r>
    </w:p>
    <w:p w14:paraId="0D10F6E9" w14:textId="77777777" w:rsidR="00E50B38" w:rsidRPr="006518C9" w:rsidRDefault="00E50B38" w:rsidP="00466496">
      <w:pPr>
        <w:rPr>
          <w:lang w:val="en-US"/>
        </w:rPr>
      </w:pPr>
    </w:p>
    <w:p w14:paraId="5EDD020A" w14:textId="77777777" w:rsidR="005B3447" w:rsidRPr="006518C9" w:rsidRDefault="004629C6" w:rsidP="00187F44">
      <w:pPr>
        <w:pStyle w:val="Heading3"/>
        <w:jc w:val="both"/>
      </w:pPr>
      <w:bookmarkStart w:id="321" w:name="_Toc457214150"/>
      <w:r w:rsidRPr="006518C9">
        <w:t>In</w:t>
      </w:r>
      <w:r w:rsidR="000015E8" w:rsidRPr="006518C9">
        <w:t>ternal fragments</w:t>
      </w:r>
      <w:r w:rsidRPr="006518C9">
        <w:t xml:space="preserve"> and immonium ions</w:t>
      </w:r>
      <w:bookmarkEnd w:id="321"/>
    </w:p>
    <w:p w14:paraId="5FA418B7" w14:textId="77777777" w:rsidR="00012B36" w:rsidRPr="006518C9" w:rsidRDefault="006D41B9" w:rsidP="00187F44">
      <w:pPr>
        <w:jc w:val="both"/>
        <w:rPr>
          <w:lang w:val="en-US"/>
        </w:rPr>
      </w:pPr>
      <w:r w:rsidRPr="006518C9">
        <w:rPr>
          <w:lang w:val="en-US"/>
        </w:rPr>
        <w:t>mzIdentML</w:t>
      </w:r>
      <w:r w:rsidR="000015E8" w:rsidRPr="006518C9">
        <w:rPr>
          <w:lang w:val="en-US"/>
        </w:rPr>
        <w:t xml:space="preserve"> supports the reporting </w:t>
      </w:r>
      <w:r w:rsidR="009851C1" w:rsidRPr="006518C9">
        <w:rPr>
          <w:lang w:val="en-US"/>
        </w:rPr>
        <w:t xml:space="preserve">of internal fragment ions, of which an immonium ion is a special case </w:t>
      </w:r>
      <w:r w:rsidR="004A6611" w:rsidRPr="006518C9">
        <w:rPr>
          <w:lang w:val="en-US"/>
        </w:rPr>
        <w:t xml:space="preserve">comprising a single side chain </w:t>
      </w:r>
      <w:r w:rsidR="009851C1" w:rsidRPr="006518C9">
        <w:rPr>
          <w:lang w:val="en-US"/>
        </w:rPr>
        <w:t>(</w:t>
      </w:r>
      <w:hyperlink r:id="rId458" w:history="1">
        <w:r w:rsidR="004A6611" w:rsidRPr="006518C9">
          <w:rPr>
            <w:rStyle w:val="Hyperlink"/>
            <w:lang w:val="en-US"/>
          </w:rPr>
          <w:t>http://www.matrixscience.com/help/fragmentation_help.html</w:t>
        </w:r>
      </w:hyperlink>
      <w:r w:rsidR="004A6611" w:rsidRPr="006518C9">
        <w:rPr>
          <w:lang w:val="en-US"/>
        </w:rPr>
        <w:t>).</w:t>
      </w:r>
      <w:r w:rsidR="001D2919" w:rsidRPr="006518C9">
        <w:rPr>
          <w:lang w:val="en-US"/>
        </w:rPr>
        <w:t xml:space="preserve"> For internal and immonium ions, the index is used in two different ways. I</w:t>
      </w:r>
      <w:r w:rsidR="00012B36" w:rsidRPr="006518C9">
        <w:rPr>
          <w:lang w:val="en-US"/>
        </w:rPr>
        <w:t xml:space="preserve">nternal fragments are reported using the index structure </w:t>
      </w:r>
      <w:r w:rsidR="001D2919" w:rsidRPr="006518C9">
        <w:rPr>
          <w:lang w:val="en-US"/>
        </w:rPr>
        <w:t>to identify the start and end of the ion within the sequence</w:t>
      </w:r>
      <w:r w:rsidR="00D12B8E" w:rsidRPr="006518C9">
        <w:rPr>
          <w:lang w:val="en-US"/>
        </w:rPr>
        <w:t>.</w:t>
      </w:r>
      <w:r w:rsidR="0065408F" w:rsidRPr="006518C9">
        <w:rPr>
          <w:lang w:val="en-US"/>
        </w:rPr>
        <w:t xml:space="preserve"> The example shows how the index performs this different role, as it identifies pairs of internal ions: </w:t>
      </w:r>
      <w:r w:rsidR="0065408F" w:rsidRPr="006518C9">
        <w:rPr>
          <w:i/>
          <w:lang w:val="en-US"/>
        </w:rPr>
        <w:t>ya2-5</w:t>
      </w:r>
      <w:r w:rsidR="0065408F" w:rsidRPr="006518C9">
        <w:rPr>
          <w:lang w:val="en-US"/>
        </w:rPr>
        <w:t xml:space="preserve">, </w:t>
      </w:r>
      <w:r w:rsidR="0065408F" w:rsidRPr="006518C9">
        <w:rPr>
          <w:i/>
          <w:lang w:val="en-US"/>
        </w:rPr>
        <w:t>ya3-7</w:t>
      </w:r>
      <w:r w:rsidR="0065408F" w:rsidRPr="006518C9">
        <w:rPr>
          <w:lang w:val="en-US"/>
        </w:rPr>
        <w:t xml:space="preserve">, </w:t>
      </w:r>
      <w:r w:rsidR="0065408F" w:rsidRPr="006518C9">
        <w:rPr>
          <w:i/>
          <w:lang w:val="en-US"/>
        </w:rPr>
        <w:t>ya3-8</w:t>
      </w:r>
      <w:r w:rsidR="00196A3E" w:rsidRPr="006518C9">
        <w:rPr>
          <w:lang w:val="en-US"/>
        </w:rPr>
        <w:t xml:space="preserve">, </w:t>
      </w:r>
      <w:r w:rsidR="00196A3E" w:rsidRPr="006518C9">
        <w:rPr>
          <w:i/>
          <w:lang w:val="en-US"/>
        </w:rPr>
        <w:t>ya4-8</w:t>
      </w:r>
      <w:r w:rsidR="00196A3E" w:rsidRPr="006518C9">
        <w:rPr>
          <w:lang w:val="en-US"/>
        </w:rPr>
        <w:t xml:space="preserve">, </w:t>
      </w:r>
      <w:r w:rsidR="00196A3E" w:rsidRPr="006518C9">
        <w:rPr>
          <w:i/>
          <w:lang w:val="en-US"/>
        </w:rPr>
        <w:t>ya5-8</w:t>
      </w:r>
      <w:r w:rsidR="00196A3E" w:rsidRPr="006518C9">
        <w:rPr>
          <w:lang w:val="en-US"/>
        </w:rPr>
        <w:t xml:space="preserve">, </w:t>
      </w:r>
      <w:r w:rsidR="0065408F" w:rsidRPr="006518C9">
        <w:rPr>
          <w:i/>
          <w:lang w:val="en-US"/>
        </w:rPr>
        <w:t>ya5-11</w:t>
      </w:r>
      <w:r w:rsidR="0065408F" w:rsidRPr="006518C9">
        <w:rPr>
          <w:lang w:val="en-US"/>
        </w:rPr>
        <w:t xml:space="preserve">, </w:t>
      </w:r>
      <w:r w:rsidR="0065408F" w:rsidRPr="006518C9">
        <w:rPr>
          <w:i/>
          <w:lang w:val="en-US"/>
        </w:rPr>
        <w:t>ya8-11</w:t>
      </w:r>
      <w:r w:rsidR="0065408F" w:rsidRPr="006518C9">
        <w:rPr>
          <w:lang w:val="en-US"/>
        </w:rPr>
        <w:t>.</w:t>
      </w:r>
    </w:p>
    <w:p w14:paraId="35551194" w14:textId="77777777" w:rsidR="0065408F" w:rsidRPr="006518C9" w:rsidRDefault="0065408F" w:rsidP="00466496">
      <w:pPr>
        <w:rPr>
          <w:lang w:val="en-US"/>
        </w:rPr>
      </w:pPr>
    </w:p>
    <w:p w14:paraId="1B90203A"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 index="2 5 3 7 3 8 4 8 5 8 5 11 8 11" charge="1"&gt;</w:t>
      </w:r>
    </w:p>
    <w:p w14:paraId="03311329"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values="315.2 388.1 501.4 444.1 342.8 669.901495 412.4 "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easure_ref="m_mz"/&gt;</w:t>
      </w:r>
    </w:p>
    <w:p w14:paraId="0CB8C751"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values="44 63 10430 75 48 6420 31"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easure_ref="m_intensity"/&gt;</w:t>
      </w:r>
    </w:p>
    <w:p w14:paraId="27C3237B"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 xml:space="preserve">  &lt;FragmentArray values="-0.0027 -0.1191 0.0969 -0.1817 -0.4340 0.4721 0.1082"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easure_ref="m_error"/&gt;</w:t>
      </w:r>
    </w:p>
    <w:p w14:paraId="0434E0DF" w14:textId="77777777" w:rsidR="00133AC5" w:rsidRPr="006518C9" w:rsidRDefault="00133AC5"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accession="MS:1001366" name="frag: internal ya ion"/&gt;</w:t>
      </w:r>
    </w:p>
    <w:p w14:paraId="7BA38245" w14:textId="77777777" w:rsidR="0056661A"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&lt;/IonType&gt;</w:t>
      </w:r>
    </w:p>
    <w:p w14:paraId="4AC97C8D" w14:textId="77777777" w:rsidR="00D85F89" w:rsidRPr="006518C9" w:rsidRDefault="00D85F89" w:rsidP="00466496">
      <w:pPr>
        <w:rPr>
          <w:lang w:val="en-US"/>
        </w:rPr>
      </w:pPr>
    </w:p>
    <w:p w14:paraId="2EBC099C" w14:textId="77777777" w:rsidR="0065408F" w:rsidRPr="006518C9" w:rsidRDefault="0065408F" w:rsidP="00466496">
      <w:pPr>
        <w:rPr>
          <w:lang w:val="en-US"/>
        </w:rPr>
      </w:pPr>
    </w:p>
    <w:p w14:paraId="7EC97E15" w14:textId="77777777" w:rsidR="00313F36" w:rsidRPr="006518C9" w:rsidRDefault="00313F36" w:rsidP="00187F44">
      <w:pPr>
        <w:jc w:val="both"/>
        <w:rPr>
          <w:lang w:val="en-US"/>
        </w:rPr>
      </w:pPr>
      <w:r w:rsidRPr="006518C9">
        <w:rPr>
          <w:lang w:val="en-US"/>
        </w:rPr>
        <w:t>For immonium ions, the index is the position of the identified ion within the peptide sequence</w:t>
      </w:r>
      <w:r w:rsidR="00C4091C" w:rsidRPr="006518C9">
        <w:rPr>
          <w:lang w:val="en-US"/>
        </w:rPr>
        <w:t>. I</w:t>
      </w:r>
      <w:r w:rsidRPr="006518C9">
        <w:rPr>
          <w:lang w:val="en-US"/>
        </w:rPr>
        <w:t>f the peptide contains the same amino acid in multiple positions that cannot be distinguished, all positions should be given.</w:t>
      </w:r>
      <w:r w:rsidR="00727066" w:rsidRPr="006518C9">
        <w:rPr>
          <w:lang w:val="en-US"/>
        </w:rPr>
        <w:t xml:space="preserve"> Example, where immonium ions have been found </w:t>
      </w:r>
      <w:r w:rsidR="006B4E54" w:rsidRPr="006518C9">
        <w:rPr>
          <w:lang w:val="en-US"/>
        </w:rPr>
        <w:t>matching T and G in the following peptide sequence FGGEENTY (positions 2 or 3, and position 7)</w:t>
      </w:r>
      <w:r w:rsidR="00BF0959" w:rsidRPr="006518C9">
        <w:rPr>
          <w:lang w:val="en-US"/>
        </w:rPr>
        <w:t>:</w:t>
      </w:r>
    </w:p>
    <w:p w14:paraId="12F6F8B9" w14:textId="77777777" w:rsidR="001F6582" w:rsidRPr="006518C9" w:rsidRDefault="001F6582" w:rsidP="00466496">
      <w:pPr>
        <w:pStyle w:val="PlainText"/>
        <w:ind w:left="0"/>
        <w:rPr>
          <w:sz w:val="16"/>
          <w:szCs w:val="16"/>
        </w:rPr>
      </w:pPr>
    </w:p>
    <w:p w14:paraId="27B085E2" w14:textId="77777777" w:rsidR="001F6582" w:rsidRPr="006518C9" w:rsidRDefault="001F6582" w:rsidP="001F6582">
      <w:pPr>
        <w:pStyle w:val="PlainText"/>
        <w:ind w:left="0"/>
        <w:rPr>
          <w:sz w:val="16"/>
          <w:szCs w:val="16"/>
        </w:rPr>
      </w:pPr>
      <w:r w:rsidRPr="006518C9">
        <w:rPr>
          <w:sz w:val="16"/>
          <w:szCs w:val="16"/>
        </w:rPr>
        <w:t>&lt;IonType charge="1" index="2 3 7"&gt;</w:t>
      </w:r>
    </w:p>
    <w:p w14:paraId="3A0CFD2D" w14:textId="77777777" w:rsidR="001F6582" w:rsidRPr="006518C9" w:rsidRDefault="001F6582" w:rsidP="001F6582">
      <w:pPr>
        <w:pStyle w:val="PlainText"/>
        <w:ind w:left="0"/>
        <w:rPr>
          <w:sz w:val="16"/>
          <w:szCs w:val="16"/>
        </w:rPr>
      </w:pPr>
      <w:r w:rsidRPr="006518C9">
        <w:rPr>
          <w:sz w:val="16"/>
          <w:szCs w:val="16"/>
        </w:rPr>
        <w:t xml:space="preserve">  &lt;FragmentArray values="288.2 286.1 387.2 371.127841 " measure_ref="m_mz"/&gt;</w:t>
      </w:r>
    </w:p>
    <w:p w14:paraId="1F598B87" w14:textId="77777777" w:rsidR="001F6582" w:rsidRPr="006518C9" w:rsidRDefault="001F6582" w:rsidP="001F6582">
      <w:pPr>
        <w:pStyle w:val="PlainText"/>
        <w:ind w:left="0"/>
        <w:rPr>
          <w:sz w:val="16"/>
          <w:szCs w:val="16"/>
        </w:rPr>
      </w:pPr>
      <w:r w:rsidRPr="006518C9">
        <w:rPr>
          <w:sz w:val="16"/>
          <w:szCs w:val="16"/>
        </w:rPr>
        <w:t xml:space="preserve">  &lt;FragmentArray values="2137 83 656 1663" measure_ref="m_intensity"/&gt;</w:t>
      </w:r>
    </w:p>
    <w:p w14:paraId="494A8E43" w14:textId="77777777" w:rsidR="001F6582" w:rsidRPr="006518C9" w:rsidRDefault="001F6582" w:rsidP="001F6582">
      <w:pPr>
        <w:pStyle w:val="PlainText"/>
        <w:ind w:left="0"/>
        <w:rPr>
          <w:sz w:val="16"/>
          <w:szCs w:val="16"/>
        </w:rPr>
      </w:pPr>
      <w:r w:rsidRPr="006518C9">
        <w:rPr>
          <w:sz w:val="16"/>
          <w:szCs w:val="16"/>
        </w:rPr>
        <w:t xml:space="preserve">  &lt;FragmentArray values="0.0260 -0.1125 -0.0602 -0.1011" measure_ref="m_error"/&gt;</w:t>
      </w:r>
    </w:p>
    <w:p w14:paraId="4C408079" w14:textId="77777777" w:rsidR="001F6582" w:rsidRPr="006518C9" w:rsidRDefault="001F6582" w:rsidP="001F6582">
      <w:pPr>
        <w:pStyle w:val="PlainText"/>
        <w:ind w:left="0"/>
        <w:rPr>
          <w:sz w:val="16"/>
          <w:szCs w:val="16"/>
        </w:rPr>
      </w:pPr>
      <w:r w:rsidRPr="006518C9">
        <w:rPr>
          <w:sz w:val="16"/>
          <w:szCs w:val="16"/>
        </w:rPr>
        <w:t xml:space="preserve">  &lt;cvParam cvRef="PSI-MS" accession="MS:1001239" name="frag: immonium ion"/&gt;</w:t>
      </w:r>
    </w:p>
    <w:p w14:paraId="618D7D85" w14:textId="77777777" w:rsidR="001F6582" w:rsidRPr="006518C9" w:rsidRDefault="001F6582" w:rsidP="001F6582">
      <w:pPr>
        <w:pStyle w:val="PlainText"/>
        <w:ind w:left="0"/>
        <w:rPr>
          <w:sz w:val="16"/>
          <w:szCs w:val="16"/>
        </w:rPr>
      </w:pPr>
      <w:r w:rsidRPr="006518C9">
        <w:rPr>
          <w:sz w:val="16"/>
          <w:szCs w:val="16"/>
        </w:rPr>
        <w:t>&lt;/IonType&gt;</w:t>
      </w:r>
    </w:p>
    <w:p w14:paraId="0C152FCF" w14:textId="77777777" w:rsidR="00187F44" w:rsidRPr="006518C9" w:rsidRDefault="00187F44" w:rsidP="00466496">
      <w:pPr>
        <w:pStyle w:val="PlainText"/>
        <w:ind w:left="0"/>
        <w:rPr>
          <w:sz w:val="16"/>
          <w:szCs w:val="16"/>
        </w:rPr>
      </w:pPr>
    </w:p>
    <w:p w14:paraId="23D7DF88" w14:textId="77777777" w:rsidR="00187F44" w:rsidRPr="006518C9" w:rsidRDefault="00187F44" w:rsidP="00466496">
      <w:pPr>
        <w:pStyle w:val="PlainText"/>
        <w:ind w:left="0"/>
        <w:rPr>
          <w:sz w:val="16"/>
          <w:szCs w:val="16"/>
        </w:rPr>
      </w:pPr>
    </w:p>
    <w:p w14:paraId="2BA73B40" w14:textId="77777777" w:rsidR="00187F44" w:rsidRPr="006518C9" w:rsidRDefault="00187F44" w:rsidP="00187F44">
      <w:pPr>
        <w:pStyle w:val="Heading3"/>
      </w:pPr>
      <w:bookmarkStart w:id="322" w:name="_Toc457214151"/>
      <w:r w:rsidRPr="006518C9">
        <w:t>Encoding Neutral loss fragment ions</w:t>
      </w:r>
      <w:bookmarkEnd w:id="322"/>
    </w:p>
    <w:p w14:paraId="4998CDBB" w14:textId="77777777" w:rsidR="00187F44" w:rsidRPr="006518C9" w:rsidRDefault="00187F44" w:rsidP="00187F44">
      <w:pPr>
        <w:pStyle w:val="nobreak"/>
        <w:rPr>
          <w:lang w:val="en-US" w:eastAsia="en-US"/>
        </w:rPr>
      </w:pPr>
    </w:p>
    <w:p w14:paraId="061963B7" w14:textId="3F5E2007" w:rsidR="00187F44" w:rsidRPr="006518C9" w:rsidRDefault="00187F44" w:rsidP="00187F44">
      <w:pPr>
        <w:jc w:val="both"/>
        <w:rPr>
          <w:lang w:val="en-US" w:eastAsia="en-US"/>
        </w:rPr>
      </w:pPr>
      <w:r w:rsidRPr="006518C9">
        <w:rPr>
          <w:lang w:val="en-US" w:eastAsia="en-US"/>
        </w:rPr>
        <w:t>The encoding of the identification of neutral loss fragment ion</w:t>
      </w:r>
      <w:ins w:id="323" w:author="Jones, Andy" w:date="2017-01-09T13:37:00Z">
        <w:r w:rsidR="0032247A">
          <w:rPr>
            <w:lang w:val="en-US" w:eastAsia="en-US"/>
          </w:rPr>
          <w:t>s</w:t>
        </w:r>
      </w:ins>
      <w:r w:rsidRPr="006518C9">
        <w:rPr>
          <w:lang w:val="en-US" w:eastAsia="en-US"/>
        </w:rPr>
        <w:t xml:space="preserve"> has changed from version 1.1 to version 1.2.0. The CV previously contained an attempt to enumerate all possible neutral losses from all types of fragment ions, leading to a long and incomplete list of possible terms. As such, pairs of CV terms are now allowed in version 1.2.0 to describe both the ion type and the type of neutral loss, as follows:</w:t>
      </w:r>
    </w:p>
    <w:p w14:paraId="171322B9" w14:textId="77777777" w:rsidR="00187F44" w:rsidRPr="006518C9" w:rsidRDefault="00187F44" w:rsidP="00466496">
      <w:pPr>
        <w:pStyle w:val="PlainText"/>
        <w:ind w:left="0"/>
        <w:rPr>
          <w:sz w:val="16"/>
          <w:szCs w:val="16"/>
        </w:rPr>
      </w:pPr>
    </w:p>
    <w:p w14:paraId="5427D25F" w14:textId="77777777" w:rsidR="00187F44" w:rsidRPr="006518C9" w:rsidRDefault="00187F44" w:rsidP="00187F44">
      <w:pPr>
        <w:pStyle w:val="PlainText"/>
        <w:ind w:left="0"/>
        <w:rPr>
          <w:sz w:val="16"/>
          <w:szCs w:val="16"/>
        </w:rPr>
      </w:pPr>
      <w:r w:rsidRPr="006518C9">
        <w:rPr>
          <w:sz w:val="16"/>
          <w:szCs w:val="16"/>
        </w:rPr>
        <w:t>&lt;IonType charge="2" index="3"&gt;</w:t>
      </w:r>
    </w:p>
    <w:p w14:paraId="16BE6513" w14:textId="77777777" w:rsidR="00187F44" w:rsidRPr="006518C9" w:rsidRDefault="00187F44" w:rsidP="00187F44">
      <w:pPr>
        <w:pStyle w:val="PlainText"/>
        <w:ind w:left="0"/>
        <w:rPr>
          <w:sz w:val="16"/>
          <w:szCs w:val="16"/>
        </w:rPr>
      </w:pPr>
      <w:r w:rsidRPr="006518C9">
        <w:rPr>
          <w:sz w:val="16"/>
          <w:szCs w:val="16"/>
        </w:rPr>
        <w:tab/>
        <w:t>&lt;FragmentArray measure_ref="Measure_MZ" values="165.0899353"/&gt;</w:t>
      </w:r>
    </w:p>
    <w:p w14:paraId="21384639" w14:textId="77777777" w:rsidR="00187F44" w:rsidRPr="006518C9" w:rsidRDefault="00187F44" w:rsidP="00187F44">
      <w:pPr>
        <w:pStyle w:val="PlainText"/>
        <w:ind w:left="0"/>
        <w:rPr>
          <w:sz w:val="16"/>
          <w:szCs w:val="16"/>
        </w:rPr>
      </w:pPr>
      <w:r w:rsidRPr="006518C9">
        <w:rPr>
          <w:sz w:val="16"/>
          <w:szCs w:val="16"/>
        </w:rPr>
        <w:tab/>
        <w:t>&lt;FragmentArray measure_ref="Measure_Int" values="2058.2841796875"/&gt;</w:t>
      </w:r>
    </w:p>
    <w:p w14:paraId="06EAB4A7" w14:textId="77777777" w:rsidR="00187F44" w:rsidRPr="006518C9" w:rsidRDefault="00187F44" w:rsidP="00187F44">
      <w:pPr>
        <w:pStyle w:val="PlainText"/>
        <w:ind w:left="0"/>
        <w:rPr>
          <w:sz w:val="16"/>
          <w:szCs w:val="16"/>
        </w:rPr>
      </w:pPr>
      <w:r w:rsidRPr="006518C9">
        <w:rPr>
          <w:sz w:val="16"/>
          <w:szCs w:val="16"/>
        </w:rPr>
        <w:tab/>
        <w:t>&lt;FragmentArray measure_ref="Measure_Error" values="0.007899949187986977"/&gt;</w:t>
      </w:r>
    </w:p>
    <w:p w14:paraId="75212A21" w14:textId="77777777" w:rsidR="00187F44" w:rsidRPr="006518C9" w:rsidRDefault="00187F44" w:rsidP="00187F44">
      <w:pPr>
        <w:pStyle w:val="PlainText"/>
        <w:ind w:left="0"/>
        <w:rPr>
          <w:sz w:val="16"/>
          <w:szCs w:val="16"/>
        </w:rPr>
      </w:pPr>
      <w:r w:rsidRPr="006518C9">
        <w:rPr>
          <w:sz w:val="16"/>
          <w:szCs w:val="16"/>
        </w:rPr>
        <w:tab/>
        <w:t>&lt;cvParam cvRef="PSI-MS" accession="MS:1001220" name="frag: y ion"/&gt;</w:t>
      </w:r>
    </w:p>
    <w:p w14:paraId="145A2E6D" w14:textId="77777777" w:rsidR="00187F44" w:rsidRPr="006518C9" w:rsidRDefault="00187F44" w:rsidP="00187F44">
      <w:pPr>
        <w:pStyle w:val="PlainText"/>
        <w:ind w:left="0"/>
        <w:rPr>
          <w:sz w:val="16"/>
          <w:szCs w:val="16"/>
        </w:rPr>
      </w:pPr>
      <w:r w:rsidRPr="006518C9">
        <w:rPr>
          <w:sz w:val="16"/>
          <w:szCs w:val="16"/>
        </w:rPr>
        <w:tab/>
        <w:t>&lt;cvParam cvRef="PSI-MS" accession="MS:1000336" name="neutral loss" value="H3N"/&gt;</w:t>
      </w:r>
    </w:p>
    <w:p w14:paraId="62B3B794" w14:textId="77777777" w:rsidR="00187F44" w:rsidRPr="006518C9" w:rsidRDefault="00187F44" w:rsidP="00187F44">
      <w:pPr>
        <w:pStyle w:val="PlainText"/>
        <w:ind w:left="0"/>
        <w:rPr>
          <w:sz w:val="16"/>
          <w:szCs w:val="16"/>
        </w:rPr>
      </w:pPr>
      <w:r w:rsidRPr="006518C9">
        <w:rPr>
          <w:sz w:val="16"/>
          <w:szCs w:val="16"/>
        </w:rPr>
        <w:t>&lt;/IonType&gt;</w:t>
      </w:r>
    </w:p>
    <w:p w14:paraId="23969A82" w14:textId="77777777" w:rsidR="00187F44" w:rsidRPr="006518C9" w:rsidRDefault="00187F44" w:rsidP="00466496">
      <w:pPr>
        <w:pStyle w:val="PlainText"/>
        <w:ind w:left="0"/>
        <w:rPr>
          <w:sz w:val="16"/>
          <w:szCs w:val="16"/>
        </w:rPr>
      </w:pPr>
    </w:p>
    <w:p w14:paraId="63B23CB9" w14:textId="77777777" w:rsidR="00187F44" w:rsidRPr="006518C9" w:rsidRDefault="00187F44" w:rsidP="00466496">
      <w:pPr>
        <w:pStyle w:val="PlainText"/>
        <w:ind w:left="0"/>
        <w:rPr>
          <w:sz w:val="16"/>
          <w:szCs w:val="16"/>
        </w:rPr>
      </w:pPr>
    </w:p>
    <w:p w14:paraId="47D07AB2" w14:textId="77777777" w:rsidR="008B6BE0" w:rsidRPr="006518C9" w:rsidRDefault="008438DA" w:rsidP="00187F44">
      <w:pPr>
        <w:pStyle w:val="Heading2"/>
        <w:jc w:val="both"/>
      </w:pPr>
      <w:bookmarkStart w:id="324" w:name="_Toc457214152"/>
      <w:r w:rsidRPr="006518C9">
        <w:t>Enzyme definition</w:t>
      </w:r>
      <w:bookmarkEnd w:id="324"/>
    </w:p>
    <w:p w14:paraId="23FFD150" w14:textId="77777777" w:rsidR="00474DD1" w:rsidRPr="006518C9" w:rsidRDefault="001048BC" w:rsidP="00187F44">
      <w:pPr>
        <w:pStyle w:val="nobreak"/>
        <w:jc w:val="both"/>
        <w:rPr>
          <w:lang w:val="en-US"/>
        </w:rPr>
      </w:pPr>
      <w:r w:rsidRPr="006518C9">
        <w:rPr>
          <w:lang w:val="en-US"/>
        </w:rPr>
        <w:t xml:space="preserve">The </w:t>
      </w:r>
      <w:r w:rsidR="003C4379" w:rsidRPr="006518C9">
        <w:rPr>
          <w:lang w:val="en-US"/>
        </w:rPr>
        <w:t>&lt;</w:t>
      </w:r>
      <w:r w:rsidRPr="006518C9">
        <w:rPr>
          <w:lang w:val="en-US"/>
        </w:rPr>
        <w:t>SpectrumIdentificationProtocol</w:t>
      </w:r>
      <w:r w:rsidR="003C4379" w:rsidRPr="006518C9">
        <w:rPr>
          <w:lang w:val="en-US"/>
        </w:rPr>
        <w:t>&gt;</w:t>
      </w:r>
      <w:r w:rsidRPr="006518C9">
        <w:rPr>
          <w:lang w:val="en-US"/>
        </w:rPr>
        <w:t xml:space="preserve"> SHOULD contain a specification of which enzyme (if any) was applied in the search. </w:t>
      </w:r>
      <w:r w:rsidR="00AA70F0" w:rsidRPr="006518C9">
        <w:rPr>
          <w:lang w:val="en-US"/>
        </w:rPr>
        <w:t xml:space="preserve">The element </w:t>
      </w:r>
      <w:r w:rsidR="008607A4" w:rsidRPr="006518C9">
        <w:rPr>
          <w:lang w:val="en-US"/>
        </w:rPr>
        <w:t>&lt;</w:t>
      </w:r>
      <w:r w:rsidR="00AA70F0" w:rsidRPr="006518C9">
        <w:rPr>
          <w:lang w:val="en-US"/>
        </w:rPr>
        <w:t>Enzyme</w:t>
      </w:r>
      <w:r w:rsidR="008607A4" w:rsidRPr="006518C9">
        <w:rPr>
          <w:lang w:val="en-US"/>
        </w:rPr>
        <w:t>&gt;</w:t>
      </w:r>
      <w:r w:rsidR="00AA70F0" w:rsidRPr="006518C9">
        <w:rPr>
          <w:lang w:val="en-US"/>
        </w:rPr>
        <w:t xml:space="preserve"> has optional sub-elements for specifying the </w:t>
      </w:r>
      <w:r w:rsidR="008607A4" w:rsidRPr="006518C9">
        <w:rPr>
          <w:lang w:val="en-US"/>
        </w:rPr>
        <w:t>&lt;</w:t>
      </w:r>
      <w:r w:rsidR="00AA70F0" w:rsidRPr="006518C9">
        <w:rPr>
          <w:lang w:val="en-US"/>
        </w:rPr>
        <w:t>EnzymeName</w:t>
      </w:r>
      <w:r w:rsidR="008607A4" w:rsidRPr="006518C9">
        <w:rPr>
          <w:lang w:val="en-US"/>
        </w:rPr>
        <w:t>&gt;</w:t>
      </w:r>
      <w:r w:rsidR="00AA70F0" w:rsidRPr="006518C9">
        <w:rPr>
          <w:lang w:val="en-US"/>
        </w:rPr>
        <w:t xml:space="preserve"> using a CV term </w:t>
      </w:r>
      <w:r w:rsidR="00295A76" w:rsidRPr="006518C9">
        <w:rPr>
          <w:lang w:val="en-US"/>
        </w:rPr>
        <w:t>and the cleavage site, u</w:t>
      </w:r>
      <w:r w:rsidR="00646B37" w:rsidRPr="006518C9">
        <w:rPr>
          <w:lang w:val="en-US"/>
        </w:rPr>
        <w:t>s</w:t>
      </w:r>
      <w:r w:rsidR="00295A76" w:rsidRPr="006518C9">
        <w:rPr>
          <w:lang w:val="en-US"/>
        </w:rPr>
        <w:t xml:space="preserve">ing a regular expression. </w:t>
      </w:r>
      <w:r w:rsidR="00AB2301" w:rsidRPr="006518C9">
        <w:rPr>
          <w:lang w:val="en-US"/>
        </w:rPr>
        <w:t xml:space="preserve">Regular expressions should be encoded following the notation of Perl Compatible Regular Expressions (PCRE regex, </w:t>
      </w:r>
      <w:hyperlink r:id="rId459" w:history="1">
        <w:r w:rsidR="00AB2301" w:rsidRPr="006518C9">
          <w:rPr>
            <w:rStyle w:val="Hyperlink"/>
            <w:lang w:val="en-US"/>
          </w:rPr>
          <w:t>http://www.pcre.org</w:t>
        </w:r>
      </w:hyperlink>
      <w:r w:rsidR="00B129C0" w:rsidRPr="006518C9">
        <w:rPr>
          <w:lang w:val="en-US"/>
        </w:rPr>
        <w:t xml:space="preserve">, matching the </w:t>
      </w:r>
      <w:r w:rsidR="00CC2E74" w:rsidRPr="006518C9">
        <w:rPr>
          <w:lang w:val="en-US"/>
        </w:rPr>
        <w:t xml:space="preserve">syntax and </w:t>
      </w:r>
      <w:r w:rsidR="00B129C0" w:rsidRPr="006518C9">
        <w:rPr>
          <w:lang w:val="en-US"/>
        </w:rPr>
        <w:t>semantics of Perl v</w:t>
      </w:r>
      <w:r w:rsidR="00CC2E74" w:rsidRPr="006518C9">
        <w:rPr>
          <w:lang w:val="en-US"/>
        </w:rPr>
        <w:t xml:space="preserve">ersion </w:t>
      </w:r>
      <w:r w:rsidR="00B129C0" w:rsidRPr="006518C9">
        <w:rPr>
          <w:lang w:val="en-US"/>
        </w:rPr>
        <w:t>5</w:t>
      </w:r>
      <w:r w:rsidR="00AB2301" w:rsidRPr="006518C9">
        <w:rPr>
          <w:lang w:val="en-US"/>
        </w:rPr>
        <w:t xml:space="preserve">). </w:t>
      </w:r>
      <w:r w:rsidR="007358F6" w:rsidRPr="006518C9">
        <w:rPr>
          <w:lang w:val="en-US"/>
        </w:rPr>
        <w:t>The PSI-</w:t>
      </w:r>
      <w:r w:rsidR="00FE3847" w:rsidRPr="006518C9">
        <w:rPr>
          <w:lang w:val="en-US"/>
        </w:rPr>
        <w:t>MS</w:t>
      </w:r>
      <w:r w:rsidR="007358F6" w:rsidRPr="006518C9">
        <w:rPr>
          <w:lang w:val="en-US"/>
        </w:rPr>
        <w:t xml:space="preserve"> CV contains terms for the most common enzymes with pre-defined </w:t>
      </w:r>
      <w:r w:rsidR="00F358BB" w:rsidRPr="006518C9">
        <w:rPr>
          <w:lang w:val="en-US"/>
        </w:rPr>
        <w:t>regular expressions (</w:t>
      </w:r>
      <w:r w:rsidR="00A27EB6" w:rsidRPr="006518C9">
        <w:rPr>
          <w:lang w:val="en-US"/>
        </w:rPr>
        <w:fldChar w:fldCharType="begin"/>
      </w:r>
      <w:r w:rsidR="00A27EB6" w:rsidRPr="006518C9">
        <w:rPr>
          <w:lang w:val="en-US"/>
        </w:rPr>
        <w:instrText xml:space="preserve"> REF _Ref215304396 \h </w:instrText>
      </w:r>
      <w:r w:rsidR="00466496" w:rsidRPr="006518C9">
        <w:rPr>
          <w:lang w:val="en-US"/>
        </w:rPr>
        <w:instrText xml:space="preserve"> \* MERGEFORMAT </w:instrText>
      </w:r>
      <w:r w:rsidR="00A27EB6" w:rsidRPr="006518C9">
        <w:rPr>
          <w:lang w:val="en-US"/>
        </w:rPr>
      </w:r>
      <w:r w:rsidR="00A27EB6" w:rsidRPr="006518C9">
        <w:rPr>
          <w:lang w:val="en-US"/>
        </w:rPr>
        <w:fldChar w:fldCharType="separate"/>
      </w:r>
      <w:r w:rsidR="003C46AF" w:rsidRPr="006518C9">
        <w:rPr>
          <w:lang w:val="en-US"/>
        </w:rPr>
        <w:t xml:space="preserve">Table </w:t>
      </w:r>
      <w:r w:rsidR="00A27EB6" w:rsidRPr="006518C9">
        <w:rPr>
          <w:lang w:val="en-US"/>
        </w:rPr>
        <w:fldChar w:fldCharType="end"/>
      </w:r>
      <w:r w:rsidR="0036463B" w:rsidRPr="006518C9">
        <w:rPr>
          <w:lang w:val="en-US"/>
        </w:rPr>
        <w:t>6</w:t>
      </w:r>
      <w:r w:rsidR="00F358BB" w:rsidRPr="006518C9">
        <w:rPr>
          <w:lang w:val="en-US"/>
        </w:rPr>
        <w:t xml:space="preserve">). If the enzyme used is present in the </w:t>
      </w:r>
      <w:r w:rsidR="00FC6C95" w:rsidRPr="006518C9">
        <w:rPr>
          <w:lang w:val="en-US"/>
        </w:rPr>
        <w:t>PSI-MS</w:t>
      </w:r>
      <w:r w:rsidR="00F358BB" w:rsidRPr="006518C9">
        <w:rPr>
          <w:lang w:val="en-US"/>
        </w:rPr>
        <w:t xml:space="preserve"> CV, </w:t>
      </w:r>
      <w:r w:rsidR="009922FD" w:rsidRPr="006518C9">
        <w:rPr>
          <w:lang w:val="en-US"/>
        </w:rPr>
        <w:t xml:space="preserve">the term </w:t>
      </w:r>
      <w:r w:rsidR="00A62C47" w:rsidRPr="006518C9">
        <w:rPr>
          <w:lang w:val="en-US"/>
        </w:rPr>
        <w:t>MUST</w:t>
      </w:r>
      <w:r w:rsidR="009922FD" w:rsidRPr="006518C9">
        <w:rPr>
          <w:lang w:val="en-US"/>
        </w:rPr>
        <w:t xml:space="preserve"> be encoded </w:t>
      </w:r>
      <w:r w:rsidR="008F04CE" w:rsidRPr="006518C9">
        <w:rPr>
          <w:lang w:val="en-US"/>
        </w:rPr>
        <w:t xml:space="preserve">under </w:t>
      </w:r>
      <w:r w:rsidR="00DF524C" w:rsidRPr="006518C9">
        <w:rPr>
          <w:lang w:val="en-US"/>
        </w:rPr>
        <w:t>&lt;</w:t>
      </w:r>
      <w:r w:rsidR="008F04CE" w:rsidRPr="006518C9">
        <w:rPr>
          <w:lang w:val="en-US"/>
        </w:rPr>
        <w:t>EnzymeName</w:t>
      </w:r>
      <w:r w:rsidR="00DF524C" w:rsidRPr="006518C9">
        <w:rPr>
          <w:lang w:val="en-US"/>
        </w:rPr>
        <w:t>&gt;</w:t>
      </w:r>
      <w:r w:rsidR="00A62C47" w:rsidRPr="006518C9">
        <w:rPr>
          <w:lang w:val="en-US"/>
        </w:rPr>
        <w:t xml:space="preserve"> unless the rule given in the CV does not match that used by the software</w:t>
      </w:r>
      <w:r w:rsidR="0089272C" w:rsidRPr="006518C9">
        <w:rPr>
          <w:lang w:val="en-US"/>
        </w:rPr>
        <w:t xml:space="preserve"> or if the enzyme used is not present in the CV</w:t>
      </w:r>
      <w:r w:rsidR="00A62C47" w:rsidRPr="006518C9">
        <w:rPr>
          <w:lang w:val="en-US"/>
        </w:rPr>
        <w:t xml:space="preserve">, in which case the </w:t>
      </w:r>
      <w:r w:rsidR="008F04CE" w:rsidRPr="006518C9">
        <w:rPr>
          <w:lang w:val="en-US"/>
        </w:rPr>
        <w:t xml:space="preserve">regular expression </w:t>
      </w:r>
      <w:r w:rsidR="00DF524C" w:rsidRPr="006518C9">
        <w:rPr>
          <w:lang w:val="en-US"/>
        </w:rPr>
        <w:t>used MUST be given in the e</w:t>
      </w:r>
      <w:r w:rsidR="009E2F27" w:rsidRPr="006518C9">
        <w:rPr>
          <w:lang w:val="en-US"/>
        </w:rPr>
        <w:t xml:space="preserve">lement </w:t>
      </w:r>
      <w:r w:rsidR="00DF524C" w:rsidRPr="006518C9">
        <w:rPr>
          <w:lang w:val="en-US"/>
        </w:rPr>
        <w:t>&lt;</w:t>
      </w:r>
      <w:r w:rsidR="001C04DF" w:rsidRPr="006518C9">
        <w:rPr>
          <w:lang w:val="en-US"/>
        </w:rPr>
        <w:t>SiteRegexp</w:t>
      </w:r>
      <w:r w:rsidR="00DF524C" w:rsidRPr="006518C9">
        <w:rPr>
          <w:lang w:val="en-US"/>
        </w:rPr>
        <w:t>&gt;</w:t>
      </w:r>
      <w:r w:rsidR="00DC743D" w:rsidRPr="006518C9">
        <w:rPr>
          <w:lang w:val="en-US"/>
        </w:rPr>
        <w:t xml:space="preserve">. </w:t>
      </w:r>
      <w:r w:rsidR="0089272C" w:rsidRPr="006518C9">
        <w:rPr>
          <w:lang w:val="en-US"/>
        </w:rPr>
        <w:t xml:space="preserve">If the &lt;EnzymeName&gt; element is used, the regular expression MAY also be provided additionally. </w:t>
      </w:r>
      <w:r w:rsidR="00474DD1" w:rsidRPr="006518C9">
        <w:rPr>
          <w:lang w:val="en-US"/>
        </w:rPr>
        <w:t xml:space="preserve">For a no enzyme search, (i.e. one where there may be a cleavage at any residue), the </w:t>
      </w:r>
      <w:r w:rsidR="00BB563D" w:rsidRPr="006518C9">
        <w:rPr>
          <w:lang w:val="en-US"/>
        </w:rPr>
        <w:t xml:space="preserve">CV term </w:t>
      </w:r>
      <w:r w:rsidR="00FC6C95" w:rsidRPr="006518C9">
        <w:rPr>
          <w:lang w:val="en-US"/>
        </w:rPr>
        <w:t xml:space="preserve">MS:1001091 </w:t>
      </w:r>
      <w:r w:rsidR="004B5667" w:rsidRPr="006518C9">
        <w:rPr>
          <w:lang w:val="en-US"/>
        </w:rPr>
        <w:t>‘NoEnzyme’ MUST be specified</w:t>
      </w:r>
      <w:r w:rsidR="00474DD1" w:rsidRPr="006518C9">
        <w:rPr>
          <w:lang w:val="en-US"/>
        </w:rPr>
        <w:t xml:space="preserve">, and the missedCleavages and semiSpecific attributes </w:t>
      </w:r>
      <w:r w:rsidR="005A6154" w:rsidRPr="006518C9">
        <w:rPr>
          <w:lang w:val="en-US"/>
        </w:rPr>
        <w:t>SHOULD NOT</w:t>
      </w:r>
      <w:r w:rsidR="00474DD1" w:rsidRPr="006518C9">
        <w:rPr>
          <w:lang w:val="en-US"/>
        </w:rPr>
        <w:t xml:space="preserve"> be specified.</w:t>
      </w:r>
      <w:r w:rsidR="00B66E29" w:rsidRPr="006518C9">
        <w:rPr>
          <w:lang w:val="en-US"/>
        </w:rPr>
        <w:t xml:space="preserve"> If two or more enzymes are used, multiple </w:t>
      </w:r>
      <w:r w:rsidR="00440C82" w:rsidRPr="006518C9">
        <w:rPr>
          <w:lang w:val="en-US"/>
        </w:rPr>
        <w:t>&lt;</w:t>
      </w:r>
      <w:r w:rsidR="00B66E29" w:rsidRPr="006518C9">
        <w:rPr>
          <w:lang w:val="en-US"/>
        </w:rPr>
        <w:t>Enzyme</w:t>
      </w:r>
      <w:r w:rsidR="00440C82" w:rsidRPr="006518C9">
        <w:rPr>
          <w:lang w:val="en-US"/>
        </w:rPr>
        <w:t>&gt;</w:t>
      </w:r>
      <w:r w:rsidR="00B66E29" w:rsidRPr="006518C9">
        <w:rPr>
          <w:lang w:val="en-US"/>
        </w:rPr>
        <w:t xml:space="preserve"> elements </w:t>
      </w:r>
      <w:r w:rsidR="0093736F" w:rsidRPr="006518C9">
        <w:rPr>
          <w:lang w:val="en-US"/>
        </w:rPr>
        <w:t>SHOULD be provided</w:t>
      </w:r>
      <w:r w:rsidR="00B66E29" w:rsidRPr="006518C9">
        <w:rPr>
          <w:lang w:val="en-US"/>
        </w:rPr>
        <w:t xml:space="preserve"> rat</w:t>
      </w:r>
      <w:r w:rsidR="00AD4575" w:rsidRPr="006518C9">
        <w:rPr>
          <w:lang w:val="en-US"/>
        </w:rPr>
        <w:t>her than trying to build a regular expression covering all cleavage sites</w:t>
      </w:r>
      <w:r w:rsidR="00B66E29" w:rsidRPr="006518C9">
        <w:rPr>
          <w:lang w:val="en-US"/>
        </w:rPr>
        <w:t>.</w:t>
      </w:r>
      <w:r w:rsidR="008876B2" w:rsidRPr="006518C9">
        <w:rPr>
          <w:lang w:val="en-US"/>
        </w:rPr>
        <w:t xml:space="preserve"> If the software uses a name for an enzyme other than the one specified in the CV, a user</w:t>
      </w:r>
      <w:r w:rsidR="00BB563D" w:rsidRPr="006518C9">
        <w:rPr>
          <w:lang w:val="en-US"/>
        </w:rPr>
        <w:t xml:space="preserve"> p</w:t>
      </w:r>
      <w:r w:rsidR="008876B2" w:rsidRPr="006518C9">
        <w:rPr>
          <w:lang w:val="en-US"/>
        </w:rPr>
        <w:t>aram</w:t>
      </w:r>
      <w:r w:rsidR="00BB563D" w:rsidRPr="006518C9">
        <w:rPr>
          <w:lang w:val="en-US"/>
        </w:rPr>
        <w:t xml:space="preserve"> term</w:t>
      </w:r>
      <w:r w:rsidR="008876B2" w:rsidRPr="006518C9">
        <w:rPr>
          <w:lang w:val="en-US"/>
        </w:rPr>
        <w:t xml:space="preserve"> MAY also be given.</w:t>
      </w:r>
    </w:p>
    <w:p w14:paraId="280DAAF4" w14:textId="77777777" w:rsidR="001048BC" w:rsidRPr="006518C9" w:rsidRDefault="001048BC" w:rsidP="00F60D70">
      <w:pPr>
        <w:pStyle w:val="nobreak"/>
        <w:jc w:val="both"/>
        <w:rPr>
          <w:lang w:val="en-US"/>
        </w:rPr>
      </w:pPr>
    </w:p>
    <w:p w14:paraId="2F6411A8" w14:textId="77777777" w:rsidR="00B4502A" w:rsidRPr="006518C9" w:rsidRDefault="003949C2" w:rsidP="00F60D70">
      <w:pPr>
        <w:pStyle w:val="nobreak"/>
        <w:jc w:val="both"/>
        <w:rPr>
          <w:lang w:val="en-US"/>
        </w:rPr>
      </w:pPr>
      <w:r w:rsidRPr="006518C9">
        <w:rPr>
          <w:lang w:val="en-US"/>
        </w:rPr>
        <w:t>The following guidelines SHOULD be followed when generating regular expressions</w:t>
      </w:r>
      <w:r w:rsidR="001048BC" w:rsidRPr="006518C9">
        <w:rPr>
          <w:lang w:val="en-US"/>
        </w:rPr>
        <w:t xml:space="preserve"> in an instance document</w:t>
      </w:r>
      <w:r w:rsidRPr="006518C9">
        <w:rPr>
          <w:lang w:val="en-US"/>
        </w:rPr>
        <w:t xml:space="preserve"> for enzymes not present in the CV</w:t>
      </w:r>
      <w:r w:rsidR="001048BC" w:rsidRPr="006518C9">
        <w:rPr>
          <w:lang w:val="en-US"/>
        </w:rPr>
        <w:t>: 1) use the PCRE supplied negation syntax for look-ahead and look-behind assertions</w:t>
      </w:r>
      <w:r w:rsidR="008D041A" w:rsidRPr="006518C9">
        <w:rPr>
          <w:lang w:val="en-US"/>
        </w:rPr>
        <w:t xml:space="preserve"> and</w:t>
      </w:r>
      <w:r w:rsidR="001048BC" w:rsidRPr="006518C9">
        <w:rPr>
          <w:lang w:val="en-US"/>
        </w:rPr>
        <w:t xml:space="preserve"> 2) use the most compact representation possible for a regex.</w:t>
      </w:r>
      <w:r w:rsidR="00564316" w:rsidRPr="006518C9">
        <w:rPr>
          <w:lang w:val="en-US"/>
        </w:rPr>
        <w:t xml:space="preserve"> </w:t>
      </w:r>
      <w:r w:rsidR="004E3AC2" w:rsidRPr="006518C9">
        <w:rPr>
          <w:lang w:val="en-US"/>
        </w:rPr>
        <w:t>The start of a match specifies the cleavage point.</w:t>
      </w:r>
      <w:r w:rsidR="00602ECD" w:rsidRPr="006518C9">
        <w:rPr>
          <w:lang w:val="en-US"/>
        </w:rPr>
        <w:t xml:space="preserve"> </w:t>
      </w:r>
      <w:r w:rsidR="001048BC" w:rsidRPr="006518C9">
        <w:rPr>
          <w:lang w:val="en-US"/>
        </w:rPr>
        <w:t>For</w:t>
      </w:r>
      <w:r w:rsidR="00854D54" w:rsidRPr="006518C9">
        <w:rPr>
          <w:lang w:val="en-US"/>
        </w:rPr>
        <w:t xml:space="preserve"> example the enzyme</w:t>
      </w:r>
      <w:r w:rsidR="001048BC" w:rsidRPr="006518C9">
        <w:rPr>
          <w:lang w:val="en-US"/>
        </w:rPr>
        <w:t xml:space="preserve"> </w:t>
      </w:r>
      <w:r w:rsidR="00BB563D" w:rsidRPr="006518C9">
        <w:rPr>
          <w:lang w:val="en-US"/>
        </w:rPr>
        <w:t>trypsin</w:t>
      </w:r>
      <w:r w:rsidR="001048BC" w:rsidRPr="006518C9">
        <w:rPr>
          <w:lang w:val="en-US"/>
        </w:rPr>
        <w:t>,</w:t>
      </w:r>
      <w:r w:rsidR="00854D54" w:rsidRPr="006518C9">
        <w:rPr>
          <w:lang w:val="en-US"/>
        </w:rPr>
        <w:t xml:space="preserve"> which cleaves following a K or R residue unless the next residue is P, has the</w:t>
      </w:r>
      <w:r w:rsidR="007B64D6" w:rsidRPr="006518C9">
        <w:rPr>
          <w:lang w:val="en-US"/>
        </w:rPr>
        <w:t xml:space="preserve"> regular expression</w:t>
      </w:r>
      <w:r w:rsidR="00854D54" w:rsidRPr="006518C9">
        <w:rPr>
          <w:lang w:val="en-US"/>
        </w:rPr>
        <w:t>:</w:t>
      </w:r>
      <w:r w:rsidR="007B64D6" w:rsidRPr="006518C9">
        <w:rPr>
          <w:lang w:val="en-US"/>
        </w:rPr>
        <w:t xml:space="preserve"> </w:t>
      </w:r>
    </w:p>
    <w:p w14:paraId="2D062AA8" w14:textId="77777777" w:rsidR="00552978" w:rsidRPr="006518C9" w:rsidRDefault="00552978" w:rsidP="00F60D70">
      <w:pPr>
        <w:pStyle w:val="nobreak"/>
        <w:jc w:val="both"/>
        <w:rPr>
          <w:rFonts w:ascii="Courier New" w:hAnsi="Courier New" w:cs="Courier New"/>
          <w:lang w:val="en-US"/>
        </w:rPr>
      </w:pPr>
    </w:p>
    <w:p w14:paraId="609F3397" w14:textId="77777777" w:rsidR="006A342F" w:rsidRPr="006518C9" w:rsidRDefault="00C57F28" w:rsidP="00F60D70">
      <w:pPr>
        <w:pStyle w:val="nobreak"/>
        <w:jc w:val="both"/>
        <w:rPr>
          <w:rFonts w:ascii="Courier New" w:hAnsi="Courier New" w:cs="Courier New"/>
          <w:lang w:val="en-US"/>
        </w:rPr>
      </w:pPr>
      <w:r w:rsidRPr="006518C9">
        <w:rPr>
          <w:rFonts w:ascii="Courier New" w:hAnsi="Courier New" w:cs="Courier New"/>
          <w:lang w:val="en-US"/>
        </w:rPr>
        <w:t>(?&lt;=[KR])(?!P)</w:t>
      </w:r>
    </w:p>
    <w:p w14:paraId="568B0969" w14:textId="77777777" w:rsidR="00552978" w:rsidRPr="006518C9" w:rsidRDefault="00552978" w:rsidP="00F60D70">
      <w:pPr>
        <w:pStyle w:val="nobreak"/>
        <w:jc w:val="both"/>
        <w:rPr>
          <w:lang w:val="en-US"/>
        </w:rPr>
      </w:pPr>
    </w:p>
    <w:p w14:paraId="2EF4EE04" w14:textId="77777777" w:rsidR="002E1544" w:rsidRPr="006518C9" w:rsidRDefault="001048BC" w:rsidP="00F60D70">
      <w:pPr>
        <w:pStyle w:val="nobreak"/>
        <w:jc w:val="both"/>
        <w:rPr>
          <w:lang w:val="en-US"/>
        </w:rPr>
      </w:pPr>
      <w:r w:rsidRPr="006518C9">
        <w:rPr>
          <w:lang w:val="en-US"/>
        </w:rPr>
        <w:t>The ?&lt;= is a "zero-width positive look-behind assertion", and [] means one of this character set. So, this rule is to look behind for a K or R</w:t>
      </w:r>
      <w:r w:rsidR="006A342F" w:rsidRPr="006518C9">
        <w:rPr>
          <w:lang w:val="en-US"/>
        </w:rPr>
        <w:t xml:space="preserve">. </w:t>
      </w:r>
      <w:r w:rsidRPr="006518C9">
        <w:rPr>
          <w:lang w:val="en-US"/>
        </w:rPr>
        <w:t>?! is a zero-width positive look-ahead assertion, and ?!P means any character that is not P.</w:t>
      </w:r>
      <w:r w:rsidR="008607A4" w:rsidRPr="006518C9">
        <w:rPr>
          <w:lang w:val="en-US"/>
        </w:rPr>
        <w:t xml:space="preserve"> </w:t>
      </w:r>
      <w:r w:rsidR="002E1544" w:rsidRPr="006518C9">
        <w:rPr>
          <w:lang w:val="en-US"/>
        </w:rPr>
        <w:t>An example of an “N-term” enzyme is Asp-N which cleaves before D or B. This can be described using the PCRE:</w:t>
      </w:r>
    </w:p>
    <w:p w14:paraId="055BE660"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(?=[BD])</w:t>
      </w:r>
    </w:p>
    <w:p w14:paraId="31A198F6" w14:textId="77777777" w:rsidR="002E1544" w:rsidRPr="006518C9" w:rsidRDefault="002E1544" w:rsidP="00F60D70">
      <w:pPr>
        <w:jc w:val="both"/>
        <w:rPr>
          <w:lang w:val="en-US"/>
        </w:rPr>
      </w:pPr>
      <w:r w:rsidRPr="006518C9">
        <w:rPr>
          <w:lang w:val="en-US"/>
        </w:rPr>
        <w:lastRenderedPageBreak/>
        <w:t>The ?= is a “zero-width positive look-ahead assertion.”</w:t>
      </w:r>
    </w:p>
    <w:p w14:paraId="1F75F607" w14:textId="77777777" w:rsidR="002E1544" w:rsidRPr="006518C9" w:rsidRDefault="002E1544" w:rsidP="00F60D70">
      <w:pPr>
        <w:jc w:val="both"/>
        <w:rPr>
          <w:lang w:val="en-US"/>
        </w:rPr>
      </w:pPr>
    </w:p>
    <w:p w14:paraId="0B6C2A29" w14:textId="77777777" w:rsidR="002E1544" w:rsidRPr="006518C9" w:rsidRDefault="002E1544" w:rsidP="00F60D70">
      <w:pPr>
        <w:jc w:val="both"/>
        <w:rPr>
          <w:lang w:val="en-US"/>
        </w:rPr>
      </w:pPr>
      <w:r w:rsidRPr="006518C9">
        <w:rPr>
          <w:lang w:val="en-US"/>
        </w:rPr>
        <w:t>A simple 3 line perl program can be written to test a regular expression:</w:t>
      </w:r>
    </w:p>
    <w:p w14:paraId="4F9A2289"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$protein = "ABCDKPEFGHIJKLMNOPQRSTUVWXYZ";</w:t>
      </w:r>
    </w:p>
    <w:p w14:paraId="672BD216"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@peptides = split(/(?&lt;=[KR])( ?!P)/, $protein);</w:t>
      </w:r>
    </w:p>
    <w:p w14:paraId="17277A8C"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print join "\n", @peptides;</w:t>
      </w:r>
    </w:p>
    <w:p w14:paraId="60951D8E" w14:textId="77777777" w:rsidR="002E1544" w:rsidRPr="006518C9" w:rsidRDefault="002E1544" w:rsidP="00F60D70">
      <w:pPr>
        <w:jc w:val="both"/>
        <w:rPr>
          <w:lang w:val="en-US"/>
        </w:rPr>
      </w:pPr>
    </w:p>
    <w:p w14:paraId="539BC27A" w14:textId="77777777" w:rsidR="002E1544" w:rsidRPr="006518C9" w:rsidRDefault="002E1544" w:rsidP="00F60D70">
      <w:pPr>
        <w:jc w:val="both"/>
        <w:rPr>
          <w:lang w:val="en-US"/>
        </w:rPr>
      </w:pPr>
      <w:r w:rsidRPr="006518C9">
        <w:rPr>
          <w:lang w:val="en-US"/>
        </w:rPr>
        <w:t>The program returns:</w:t>
      </w:r>
    </w:p>
    <w:p w14:paraId="19809FC2"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ABCDKPEFGHIJK</w:t>
      </w:r>
    </w:p>
    <w:p w14:paraId="767D9C5B"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LMNOPQR</w:t>
      </w:r>
    </w:p>
    <w:p w14:paraId="4BE448D1"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6518C9" w14:paraId="7A6B985C" w14:textId="77777777" w:rsidTr="00447E4C">
        <w:tc>
          <w:tcPr>
            <w:tcW w:w="1951" w:type="dxa"/>
          </w:tcPr>
          <w:p w14:paraId="0FCA5A36" w14:textId="77777777" w:rsidR="003039C2" w:rsidRPr="006518C9" w:rsidRDefault="003039C2" w:rsidP="00F60D70">
            <w:pPr>
              <w:jc w:val="both"/>
              <w:rPr>
                <w:b/>
                <w:lang w:val="en-US"/>
              </w:rPr>
            </w:pPr>
            <w:r w:rsidRPr="006518C9">
              <w:rPr>
                <w:b/>
                <w:lang w:val="en-US"/>
              </w:rPr>
              <w:t>Enzyme Name</w:t>
            </w:r>
          </w:p>
        </w:tc>
        <w:tc>
          <w:tcPr>
            <w:tcW w:w="2552" w:type="dxa"/>
          </w:tcPr>
          <w:p w14:paraId="60F38CC0" w14:textId="77777777" w:rsidR="003039C2" w:rsidRPr="006518C9" w:rsidRDefault="003039C2" w:rsidP="00F60D70">
            <w:pPr>
              <w:jc w:val="both"/>
              <w:rPr>
                <w:b/>
                <w:lang w:val="en-US"/>
              </w:rPr>
            </w:pPr>
            <w:r w:rsidRPr="006518C9">
              <w:rPr>
                <w:b/>
                <w:lang w:val="en-US"/>
              </w:rPr>
              <w:t>Regular expression</w:t>
            </w:r>
          </w:p>
        </w:tc>
      </w:tr>
      <w:tr w:rsidR="003039C2" w:rsidRPr="006518C9" w14:paraId="16C7AB28" w14:textId="77777777" w:rsidTr="00447E4C">
        <w:tc>
          <w:tcPr>
            <w:tcW w:w="1951" w:type="dxa"/>
          </w:tcPr>
          <w:p w14:paraId="0CC0EFDF" w14:textId="77777777" w:rsidR="003039C2" w:rsidRPr="006518C9" w:rsidRDefault="003039C2" w:rsidP="00F60D70">
            <w:pPr>
              <w:jc w:val="both"/>
              <w:rPr>
                <w:lang w:val="en-US"/>
              </w:rPr>
            </w:pPr>
            <w:r w:rsidRPr="006518C9">
              <w:rPr>
                <w:lang w:val="en-US"/>
              </w:rPr>
              <w:t>Trypsin</w:t>
            </w:r>
          </w:p>
        </w:tc>
        <w:tc>
          <w:tcPr>
            <w:tcW w:w="2552" w:type="dxa"/>
          </w:tcPr>
          <w:p w14:paraId="60BEE798"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(?&lt;=[KR])(?!P)</w:t>
            </w:r>
          </w:p>
        </w:tc>
      </w:tr>
      <w:tr w:rsidR="003039C2" w:rsidRPr="006518C9" w14:paraId="2A91B40B" w14:textId="77777777" w:rsidTr="00447E4C">
        <w:tc>
          <w:tcPr>
            <w:tcW w:w="1951" w:type="dxa"/>
          </w:tcPr>
          <w:p w14:paraId="04FDD774" w14:textId="77777777" w:rsidR="003039C2" w:rsidRPr="006518C9" w:rsidRDefault="003039C2" w:rsidP="00F60D70">
            <w:pPr>
              <w:jc w:val="both"/>
              <w:rPr>
                <w:lang w:val="en-US"/>
              </w:rPr>
            </w:pPr>
            <w:r w:rsidRPr="006518C9">
              <w:rPr>
                <w:lang w:val="en-US"/>
              </w:rPr>
              <w:t>Arg-C</w:t>
            </w:r>
          </w:p>
        </w:tc>
        <w:tc>
          <w:tcPr>
            <w:tcW w:w="2552" w:type="dxa"/>
          </w:tcPr>
          <w:p w14:paraId="193F4047"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(?&lt;=R)(?!P)</w:t>
            </w:r>
          </w:p>
        </w:tc>
      </w:tr>
      <w:tr w:rsidR="003039C2" w:rsidRPr="006518C9" w14:paraId="458A65CF" w14:textId="77777777" w:rsidTr="00447E4C">
        <w:tc>
          <w:tcPr>
            <w:tcW w:w="1951" w:type="dxa"/>
          </w:tcPr>
          <w:p w14:paraId="32B4D214" w14:textId="77777777" w:rsidR="003039C2" w:rsidRPr="006518C9" w:rsidRDefault="003039C2" w:rsidP="00F60D70">
            <w:pPr>
              <w:jc w:val="both"/>
              <w:rPr>
                <w:lang w:val="en-US"/>
              </w:rPr>
            </w:pPr>
            <w:r w:rsidRPr="006518C9">
              <w:rPr>
                <w:lang w:val="en-US"/>
              </w:rPr>
              <w:t>Asp-N</w:t>
            </w:r>
          </w:p>
        </w:tc>
        <w:tc>
          <w:tcPr>
            <w:tcW w:w="2552" w:type="dxa"/>
          </w:tcPr>
          <w:p w14:paraId="5DEC191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(?=[BD])</w:t>
            </w:r>
          </w:p>
        </w:tc>
      </w:tr>
      <w:tr w:rsidR="003039C2" w:rsidRPr="006518C9" w14:paraId="50EC194B" w14:textId="77777777" w:rsidTr="00447E4C">
        <w:tc>
          <w:tcPr>
            <w:tcW w:w="1951" w:type="dxa"/>
          </w:tcPr>
          <w:p w14:paraId="69709EB9" w14:textId="77777777" w:rsidR="003039C2" w:rsidRPr="006518C9" w:rsidRDefault="003039C2" w:rsidP="00F60D70">
            <w:pPr>
              <w:jc w:val="both"/>
              <w:rPr>
                <w:lang w:val="en-US"/>
              </w:rPr>
            </w:pPr>
            <w:r w:rsidRPr="006518C9">
              <w:rPr>
                <w:lang w:val="en-US"/>
              </w:rPr>
              <w:t>Asp-N_ambic</w:t>
            </w:r>
          </w:p>
        </w:tc>
        <w:tc>
          <w:tcPr>
            <w:tcW w:w="2552" w:type="dxa"/>
          </w:tcPr>
          <w:p w14:paraId="208607F6"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(?=[DE]) </w:t>
            </w:r>
          </w:p>
        </w:tc>
      </w:tr>
      <w:tr w:rsidR="003039C2" w:rsidRPr="006518C9" w14:paraId="036FDFEE" w14:textId="77777777" w:rsidTr="00447E4C">
        <w:tc>
          <w:tcPr>
            <w:tcW w:w="1951" w:type="dxa"/>
          </w:tcPr>
          <w:p w14:paraId="0C93438B" w14:textId="77777777" w:rsidR="003039C2" w:rsidRPr="006518C9" w:rsidRDefault="003039C2" w:rsidP="00F60D70">
            <w:pPr>
              <w:jc w:val="both"/>
              <w:rPr>
                <w:lang w:val="en-US"/>
              </w:rPr>
            </w:pPr>
            <w:r w:rsidRPr="006518C9">
              <w:rPr>
                <w:lang w:val="en-US"/>
              </w:rPr>
              <w:t>Chymotrypsin</w:t>
            </w:r>
          </w:p>
        </w:tc>
        <w:tc>
          <w:tcPr>
            <w:tcW w:w="2552" w:type="dxa"/>
          </w:tcPr>
          <w:p w14:paraId="0892D13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(?&lt;=[FYWL])(?!P)</w:t>
            </w:r>
          </w:p>
        </w:tc>
      </w:tr>
      <w:tr w:rsidR="003039C2" w:rsidRPr="006518C9" w14:paraId="27F7BB17" w14:textId="77777777" w:rsidTr="00447E4C">
        <w:tc>
          <w:tcPr>
            <w:tcW w:w="1951" w:type="dxa"/>
          </w:tcPr>
          <w:p w14:paraId="75EE577E" w14:textId="77777777" w:rsidR="003039C2" w:rsidRPr="006518C9" w:rsidRDefault="003039C2" w:rsidP="00F60D70">
            <w:pPr>
              <w:jc w:val="both"/>
              <w:rPr>
                <w:lang w:val="en-US"/>
              </w:rPr>
            </w:pPr>
            <w:r w:rsidRPr="006518C9">
              <w:rPr>
                <w:lang w:val="en-US"/>
              </w:rPr>
              <w:t>CNBr</w:t>
            </w:r>
          </w:p>
        </w:tc>
        <w:tc>
          <w:tcPr>
            <w:tcW w:w="2552" w:type="dxa"/>
          </w:tcPr>
          <w:p w14:paraId="539F7927"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(?&lt;=M)</w:t>
            </w:r>
          </w:p>
        </w:tc>
      </w:tr>
      <w:tr w:rsidR="003039C2" w:rsidRPr="006518C9" w14:paraId="4B0704FB" w14:textId="77777777" w:rsidTr="00447E4C">
        <w:tc>
          <w:tcPr>
            <w:tcW w:w="1951" w:type="dxa"/>
          </w:tcPr>
          <w:p w14:paraId="65D126BD" w14:textId="77777777" w:rsidR="003039C2" w:rsidRPr="006518C9" w:rsidRDefault="003039C2" w:rsidP="00F60D70">
            <w:pPr>
              <w:jc w:val="both"/>
              <w:rPr>
                <w:lang w:val="en-US"/>
              </w:rPr>
            </w:pPr>
            <w:r w:rsidRPr="006518C9">
              <w:rPr>
                <w:lang w:val="en-US"/>
              </w:rPr>
              <w:t>Formic_acid</w:t>
            </w:r>
          </w:p>
        </w:tc>
        <w:tc>
          <w:tcPr>
            <w:tcW w:w="2552" w:type="dxa"/>
          </w:tcPr>
          <w:p w14:paraId="23C80225"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((?&lt;=D))|((?=D)) </w:t>
            </w:r>
          </w:p>
        </w:tc>
      </w:tr>
      <w:tr w:rsidR="003039C2" w:rsidRPr="006518C9" w14:paraId="007720D7" w14:textId="77777777" w:rsidTr="00447E4C">
        <w:tc>
          <w:tcPr>
            <w:tcW w:w="1951" w:type="dxa"/>
          </w:tcPr>
          <w:p w14:paraId="6756EC38" w14:textId="77777777" w:rsidR="003039C2" w:rsidRPr="006518C9" w:rsidRDefault="003039C2" w:rsidP="00F60D70">
            <w:pPr>
              <w:jc w:val="both"/>
              <w:rPr>
                <w:lang w:val="en-US"/>
              </w:rPr>
            </w:pPr>
            <w:r w:rsidRPr="006518C9">
              <w:rPr>
                <w:lang w:val="en-US"/>
              </w:rPr>
              <w:t>Lys-C</w:t>
            </w:r>
          </w:p>
        </w:tc>
        <w:tc>
          <w:tcPr>
            <w:tcW w:w="2552" w:type="dxa"/>
          </w:tcPr>
          <w:p w14:paraId="0CB114C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(?&lt;=K)(?!P)</w:t>
            </w:r>
          </w:p>
        </w:tc>
      </w:tr>
      <w:tr w:rsidR="003039C2" w:rsidRPr="006518C9" w14:paraId="27E42BAE" w14:textId="77777777" w:rsidTr="00447E4C">
        <w:tc>
          <w:tcPr>
            <w:tcW w:w="1951" w:type="dxa"/>
          </w:tcPr>
          <w:p w14:paraId="753385F5" w14:textId="77777777" w:rsidR="003039C2" w:rsidRPr="006518C9" w:rsidRDefault="003039C2" w:rsidP="00F60D70">
            <w:pPr>
              <w:jc w:val="both"/>
              <w:rPr>
                <w:lang w:val="en-US"/>
              </w:rPr>
            </w:pPr>
            <w:r w:rsidRPr="006518C9">
              <w:rPr>
                <w:lang w:val="en-US"/>
              </w:rPr>
              <w:t>Lys-C/P</w:t>
            </w:r>
          </w:p>
        </w:tc>
        <w:tc>
          <w:tcPr>
            <w:tcW w:w="2552" w:type="dxa"/>
          </w:tcPr>
          <w:p w14:paraId="54A70E8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w:t>
            </w:r>
          </w:p>
        </w:tc>
      </w:tr>
      <w:tr w:rsidR="003039C2" w:rsidRPr="006518C9" w14:paraId="361A8F78" w14:textId="77777777" w:rsidTr="00447E4C">
        <w:tc>
          <w:tcPr>
            <w:tcW w:w="1951" w:type="dxa"/>
          </w:tcPr>
          <w:p w14:paraId="776C6A41" w14:textId="77777777" w:rsidR="003039C2" w:rsidRPr="006518C9" w:rsidRDefault="003039C2" w:rsidP="00F60D70">
            <w:pPr>
              <w:jc w:val="both"/>
              <w:rPr>
                <w:lang w:val="en-US"/>
              </w:rPr>
            </w:pPr>
            <w:r w:rsidRPr="006518C9">
              <w:rPr>
                <w:lang w:val="en-US"/>
              </w:rPr>
              <w:t>PepsinA</w:t>
            </w:r>
          </w:p>
        </w:tc>
        <w:tc>
          <w:tcPr>
            <w:tcW w:w="2552" w:type="dxa"/>
          </w:tcPr>
          <w:p w14:paraId="15353AB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(?&lt;=[FL])</w:t>
            </w:r>
          </w:p>
        </w:tc>
      </w:tr>
      <w:tr w:rsidR="003039C2" w:rsidRPr="006518C9" w14:paraId="18AD9A71" w14:textId="77777777" w:rsidTr="00447E4C">
        <w:tc>
          <w:tcPr>
            <w:tcW w:w="1951" w:type="dxa"/>
          </w:tcPr>
          <w:p w14:paraId="33FEB447" w14:textId="77777777" w:rsidR="003039C2" w:rsidRPr="006518C9" w:rsidRDefault="003039C2" w:rsidP="00F60D70">
            <w:pPr>
              <w:jc w:val="both"/>
              <w:rPr>
                <w:lang w:val="en-US"/>
              </w:rPr>
            </w:pPr>
            <w:r w:rsidRPr="006518C9">
              <w:rPr>
                <w:lang w:val="en-US"/>
              </w:rPr>
              <w:t>TrypChymo</w:t>
            </w:r>
          </w:p>
        </w:tc>
        <w:tc>
          <w:tcPr>
            <w:tcW w:w="2552" w:type="dxa"/>
          </w:tcPr>
          <w:p w14:paraId="4D56DEC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(?&lt;=[FYWLKR])(?!P)</w:t>
            </w:r>
          </w:p>
        </w:tc>
      </w:tr>
      <w:tr w:rsidR="003039C2" w:rsidRPr="006518C9" w14:paraId="726AB9EE" w14:textId="77777777" w:rsidTr="00447E4C">
        <w:tc>
          <w:tcPr>
            <w:tcW w:w="1951" w:type="dxa"/>
          </w:tcPr>
          <w:p w14:paraId="570A9739" w14:textId="77777777" w:rsidR="003039C2" w:rsidRPr="006518C9" w:rsidRDefault="003039C2" w:rsidP="00F60D70">
            <w:pPr>
              <w:jc w:val="both"/>
              <w:rPr>
                <w:lang w:val="en-US"/>
              </w:rPr>
            </w:pPr>
            <w:r w:rsidRPr="006518C9">
              <w:rPr>
                <w:lang w:val="en-US"/>
              </w:rPr>
              <w:t>Trypsin/P</w:t>
            </w:r>
          </w:p>
        </w:tc>
        <w:tc>
          <w:tcPr>
            <w:tcW w:w="2552" w:type="dxa"/>
          </w:tcPr>
          <w:p w14:paraId="4C584C0F"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w:t>
            </w:r>
          </w:p>
        </w:tc>
      </w:tr>
      <w:tr w:rsidR="003039C2" w:rsidRPr="006518C9" w14:paraId="205E029F" w14:textId="77777777" w:rsidTr="00447E4C">
        <w:tc>
          <w:tcPr>
            <w:tcW w:w="1951" w:type="dxa"/>
          </w:tcPr>
          <w:p w14:paraId="036BE18A" w14:textId="77777777" w:rsidR="003039C2" w:rsidRPr="006518C9" w:rsidRDefault="003039C2" w:rsidP="00F60D70">
            <w:pPr>
              <w:jc w:val="both"/>
              <w:rPr>
                <w:lang w:val="en-US"/>
              </w:rPr>
            </w:pPr>
            <w:r w:rsidRPr="006518C9">
              <w:rPr>
                <w:lang w:val="en-US"/>
              </w:rPr>
              <w:t>V8-DE</w:t>
            </w:r>
          </w:p>
        </w:tc>
        <w:tc>
          <w:tcPr>
            <w:tcW w:w="2552" w:type="dxa"/>
          </w:tcPr>
          <w:p w14:paraId="5CB82B32"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(?&lt;=[BDEZ])(?!P)</w:t>
            </w:r>
          </w:p>
        </w:tc>
      </w:tr>
      <w:tr w:rsidR="003039C2" w:rsidRPr="006518C9" w14:paraId="0203660D" w14:textId="77777777" w:rsidTr="00447E4C">
        <w:tc>
          <w:tcPr>
            <w:tcW w:w="1951" w:type="dxa"/>
          </w:tcPr>
          <w:p w14:paraId="51973EFD" w14:textId="77777777" w:rsidR="003039C2" w:rsidRPr="006518C9" w:rsidRDefault="003039C2" w:rsidP="00F60D70">
            <w:pPr>
              <w:jc w:val="both"/>
              <w:rPr>
                <w:lang w:val="en-US"/>
              </w:rPr>
            </w:pPr>
            <w:r w:rsidRPr="006518C9">
              <w:rPr>
                <w:lang w:val="en-US"/>
              </w:rPr>
              <w:t>V8-E</w:t>
            </w:r>
          </w:p>
        </w:tc>
        <w:tc>
          <w:tcPr>
            <w:tcW w:w="2552" w:type="dxa"/>
          </w:tcPr>
          <w:p w14:paraId="325856B7" w14:textId="77777777" w:rsidR="003039C2" w:rsidRPr="006518C9" w:rsidRDefault="003039C2" w:rsidP="00F60D70">
            <w:pPr>
              <w:jc w:val="both"/>
              <w:rPr>
                <w:rFonts w:ascii="Courier New" w:hAnsi="Courier New" w:cs="Courier New"/>
                <w:highlight w:val="yellow"/>
                <w:lang w:val="en-US"/>
              </w:rPr>
            </w:pPr>
            <w:r w:rsidRPr="006518C9">
              <w:rPr>
                <w:rFonts w:ascii="Courier New" w:hAnsi="Courier New" w:cs="Courier New"/>
                <w:lang w:val="en-US"/>
              </w:rPr>
              <w:t>(?&lt;=[EZ])(?!P)</w:t>
            </w:r>
          </w:p>
        </w:tc>
      </w:tr>
      <w:tr w:rsidR="00735E36" w:rsidRPr="006518C9" w14:paraId="52C66649" w14:textId="77777777" w:rsidTr="00447E4C">
        <w:tc>
          <w:tcPr>
            <w:tcW w:w="1951" w:type="dxa"/>
          </w:tcPr>
          <w:p w14:paraId="576EC3B5" w14:textId="77777777" w:rsidR="00735E36" w:rsidRPr="006518C9" w:rsidRDefault="00735E36" w:rsidP="00F60D70">
            <w:pPr>
              <w:jc w:val="both"/>
              <w:rPr>
                <w:lang w:val="en-US"/>
              </w:rPr>
            </w:pPr>
            <w:r w:rsidRPr="006518C9">
              <w:rPr>
                <w:lang w:val="en-US"/>
              </w:rPr>
              <w:t>Leukocyte elastase</w:t>
            </w:r>
          </w:p>
        </w:tc>
        <w:tc>
          <w:tcPr>
            <w:tcW w:w="2552" w:type="dxa"/>
          </w:tcPr>
          <w:p w14:paraId="4F56DF6E"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(?&lt;=[ALIV])(?!P)</w:t>
            </w:r>
          </w:p>
        </w:tc>
      </w:tr>
      <w:tr w:rsidR="00735E36" w:rsidRPr="006518C9" w14:paraId="080C841B" w14:textId="77777777" w:rsidTr="00447E4C">
        <w:tc>
          <w:tcPr>
            <w:tcW w:w="1951" w:type="dxa"/>
          </w:tcPr>
          <w:p w14:paraId="204EEADE" w14:textId="77777777" w:rsidR="00735E36" w:rsidRPr="006518C9" w:rsidRDefault="00735E36" w:rsidP="00F60D70">
            <w:pPr>
              <w:jc w:val="both"/>
              <w:rPr>
                <w:lang w:val="en-US"/>
              </w:rPr>
            </w:pPr>
            <w:r w:rsidRPr="006518C9">
              <w:rPr>
                <w:lang w:val="en-US"/>
              </w:rPr>
              <w:t>Proline endopeptidase</w:t>
            </w:r>
          </w:p>
        </w:tc>
        <w:tc>
          <w:tcPr>
            <w:tcW w:w="2552" w:type="dxa"/>
          </w:tcPr>
          <w:p w14:paraId="0E951327"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(?&lt;=[HKR]P)(?!P)</w:t>
            </w:r>
          </w:p>
        </w:tc>
      </w:tr>
      <w:tr w:rsidR="00735E36" w:rsidRPr="006518C9" w14:paraId="72706011" w14:textId="77777777" w:rsidTr="00447E4C">
        <w:tc>
          <w:tcPr>
            <w:tcW w:w="1951" w:type="dxa"/>
          </w:tcPr>
          <w:p w14:paraId="6334B77A" w14:textId="77777777" w:rsidR="00735E36" w:rsidRPr="006518C9" w:rsidRDefault="00735E36" w:rsidP="00F60D70">
            <w:pPr>
              <w:jc w:val="both"/>
              <w:rPr>
                <w:lang w:val="en-US"/>
              </w:rPr>
            </w:pPr>
            <w:r w:rsidRPr="006518C9">
              <w:rPr>
                <w:lang w:val="en-US"/>
              </w:rPr>
              <w:t>Glutamyl endopeptidase</w:t>
            </w:r>
          </w:p>
        </w:tc>
        <w:tc>
          <w:tcPr>
            <w:tcW w:w="2552" w:type="dxa"/>
          </w:tcPr>
          <w:p w14:paraId="786FC1F2"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(?&lt;=[^E]E)</w:t>
            </w:r>
          </w:p>
        </w:tc>
      </w:tr>
      <w:tr w:rsidR="00735E36" w:rsidRPr="006518C9" w14:paraId="1215781D" w14:textId="77777777" w:rsidTr="00447E4C">
        <w:tc>
          <w:tcPr>
            <w:tcW w:w="1951" w:type="dxa"/>
          </w:tcPr>
          <w:p w14:paraId="5C224F74" w14:textId="77777777" w:rsidR="00735E36" w:rsidRPr="006518C9" w:rsidRDefault="00735E36" w:rsidP="00F60D70">
            <w:pPr>
              <w:jc w:val="both"/>
              <w:rPr>
                <w:lang w:val="en-US"/>
              </w:rPr>
            </w:pPr>
            <w:r w:rsidRPr="006518C9">
              <w:rPr>
                <w:lang w:val="en-US"/>
              </w:rPr>
              <w:t>2-iodobenzoate</w:t>
            </w:r>
          </w:p>
        </w:tc>
        <w:tc>
          <w:tcPr>
            <w:tcW w:w="2552" w:type="dxa"/>
          </w:tcPr>
          <w:p w14:paraId="2B4F08E8"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(?&lt;=W)</w:t>
            </w:r>
          </w:p>
        </w:tc>
      </w:tr>
    </w:tbl>
    <w:p w14:paraId="5CAD9D1E" w14:textId="77777777" w:rsidR="008438DA" w:rsidRPr="006518C9" w:rsidRDefault="003039C2" w:rsidP="00F60D70">
      <w:pPr>
        <w:pStyle w:val="Caption"/>
        <w:jc w:val="both"/>
        <w:rPr>
          <w:b w:val="0"/>
          <w:lang w:val="en-US"/>
        </w:rPr>
      </w:pPr>
      <w:bookmarkStart w:id="325" w:name="_Ref215304396"/>
      <w:r w:rsidRPr="006518C9">
        <w:rPr>
          <w:lang w:val="en-US"/>
        </w:rPr>
        <w:t xml:space="preserve">Table </w:t>
      </w:r>
      <w:bookmarkEnd w:id="325"/>
      <w:r w:rsidR="0036463B" w:rsidRPr="006518C9">
        <w:rPr>
          <w:lang w:val="en-US"/>
        </w:rPr>
        <w:t>6</w:t>
      </w:r>
      <w:r w:rsidR="00655131" w:rsidRPr="006518C9">
        <w:rPr>
          <w:lang w:val="en-US"/>
        </w:rPr>
        <w:t>.</w:t>
      </w:r>
      <w:r w:rsidRPr="006518C9">
        <w:rPr>
          <w:lang w:val="en-US"/>
        </w:rPr>
        <w:t xml:space="preserve"> </w:t>
      </w:r>
      <w:r w:rsidR="004453F6" w:rsidRPr="006518C9">
        <w:rPr>
          <w:b w:val="0"/>
          <w:lang w:val="en-US"/>
        </w:rPr>
        <w:t xml:space="preserve">Common enzymes and the cleavage site specified as regular expressions as represented in the </w:t>
      </w:r>
      <w:r w:rsidR="00FC6C95" w:rsidRPr="006518C9">
        <w:rPr>
          <w:b w:val="0"/>
          <w:lang w:val="en-US"/>
        </w:rPr>
        <w:t>PSI-MS</w:t>
      </w:r>
      <w:r w:rsidR="004453F6" w:rsidRPr="006518C9">
        <w:rPr>
          <w:b w:val="0"/>
          <w:lang w:val="en-US"/>
        </w:rPr>
        <w:t xml:space="preserve"> CV.</w:t>
      </w:r>
    </w:p>
    <w:p w14:paraId="0B7164AA" w14:textId="77777777" w:rsidR="00805A43" w:rsidRPr="006518C9" w:rsidRDefault="00805A43" w:rsidP="00F60D70">
      <w:pPr>
        <w:jc w:val="both"/>
        <w:rPr>
          <w:highlight w:val="yellow"/>
          <w:lang w:val="en-US"/>
        </w:rPr>
      </w:pPr>
    </w:p>
    <w:p w14:paraId="182F7C4B" w14:textId="77777777" w:rsidR="00805A43" w:rsidRPr="006518C9" w:rsidRDefault="00805A43" w:rsidP="00F60D70">
      <w:pPr>
        <w:pStyle w:val="Heading2"/>
        <w:jc w:val="both"/>
      </w:pPr>
      <w:bookmarkStart w:id="326" w:name="_Toc457214153"/>
      <w:r w:rsidRPr="006518C9">
        <w:t>Unknown modifications</w:t>
      </w:r>
      <w:bookmarkEnd w:id="326"/>
    </w:p>
    <w:p w14:paraId="70BFF500" w14:textId="77777777" w:rsidR="005827EC" w:rsidRPr="006518C9" w:rsidRDefault="005827EC" w:rsidP="00F60D70">
      <w:pPr>
        <w:jc w:val="both"/>
        <w:rPr>
          <w:lang w:val="en-US"/>
        </w:rPr>
      </w:pPr>
      <w:r w:rsidRPr="006518C9">
        <w:rPr>
          <w:lang w:val="en-US"/>
        </w:rPr>
        <w:t>In version 1.1.0</w:t>
      </w:r>
      <w:r w:rsidR="003A732E" w:rsidRPr="006518C9">
        <w:rPr>
          <w:lang w:val="en-US"/>
        </w:rPr>
        <w:t xml:space="preserve"> onwards</w:t>
      </w:r>
      <w:r w:rsidRPr="006518C9">
        <w:rPr>
          <w:lang w:val="en-US"/>
        </w:rPr>
        <w:t xml:space="preserve"> of mzIdentML there has been a change with respect to how “unknown modifications” (i.e. those not present in an allowed CV) are reported on peptides. In version 1.0, </w:t>
      </w:r>
      <w:r w:rsidR="00BB563D" w:rsidRPr="006518C9">
        <w:rPr>
          <w:lang w:val="en-US"/>
        </w:rPr>
        <w:t>&lt;</w:t>
      </w:r>
      <w:r w:rsidRPr="006518C9">
        <w:rPr>
          <w:lang w:val="en-US"/>
        </w:rPr>
        <w:t>userParam</w:t>
      </w:r>
      <w:r w:rsidR="00BB563D" w:rsidRPr="006518C9">
        <w:rPr>
          <w:lang w:val="en-US"/>
        </w:rPr>
        <w:t>&gt;</w:t>
      </w:r>
      <w:r w:rsidRPr="006518C9">
        <w:rPr>
          <w:lang w:val="en-US"/>
        </w:rPr>
        <w:t xml:space="preserve"> elements were allowed on </w:t>
      </w:r>
      <w:r w:rsidR="00BB563D" w:rsidRPr="006518C9">
        <w:rPr>
          <w:lang w:val="en-US"/>
        </w:rPr>
        <w:t>&lt;</w:t>
      </w:r>
      <w:r w:rsidRPr="006518C9">
        <w:rPr>
          <w:lang w:val="en-US"/>
        </w:rPr>
        <w:t>Peptide</w:t>
      </w:r>
      <w:r w:rsidR="00BB563D" w:rsidRPr="006518C9">
        <w:rPr>
          <w:lang w:val="en-US"/>
        </w:rPr>
        <w:t>&gt;</w:t>
      </w:r>
      <w:r w:rsidRPr="006518C9">
        <w:rPr>
          <w:lang w:val="en-US"/>
        </w:rPr>
        <w:t xml:space="preserve"> to capture these modifications. In version 1.1.0</w:t>
      </w:r>
      <w:r w:rsidR="00A742DB" w:rsidRPr="006518C9">
        <w:rPr>
          <w:lang w:val="en-US"/>
        </w:rPr>
        <w:t xml:space="preserve"> onwards</w:t>
      </w:r>
      <w:r w:rsidRPr="006518C9">
        <w:rPr>
          <w:lang w:val="en-US"/>
        </w:rPr>
        <w:t xml:space="preserve">, only </w:t>
      </w:r>
      <w:r w:rsidR="00BB563D" w:rsidRPr="006518C9">
        <w:rPr>
          <w:lang w:val="en-US"/>
        </w:rPr>
        <w:t>&lt;</w:t>
      </w:r>
      <w:r w:rsidRPr="006518C9">
        <w:rPr>
          <w:lang w:val="en-US"/>
        </w:rPr>
        <w:t>cvParam</w:t>
      </w:r>
      <w:r w:rsidR="00BB563D" w:rsidRPr="006518C9">
        <w:rPr>
          <w:lang w:val="en-US"/>
        </w:rPr>
        <w:t>&gt;</w:t>
      </w:r>
      <w:r w:rsidRPr="006518C9">
        <w:rPr>
          <w:lang w:val="en-US"/>
        </w:rPr>
        <w:t xml:space="preserve"> elements can be given on </w:t>
      </w:r>
      <w:r w:rsidR="00BB563D" w:rsidRPr="006518C9">
        <w:rPr>
          <w:lang w:val="en-US"/>
        </w:rPr>
        <w:t>&lt;</w:t>
      </w:r>
      <w:r w:rsidRPr="006518C9">
        <w:rPr>
          <w:lang w:val="en-US"/>
        </w:rPr>
        <w:t>Peptide</w:t>
      </w:r>
      <w:r w:rsidR="00BB563D" w:rsidRPr="006518C9">
        <w:rPr>
          <w:lang w:val="en-US"/>
        </w:rPr>
        <w:t>&gt;</w:t>
      </w:r>
      <w:r w:rsidRPr="006518C9">
        <w:rPr>
          <w:lang w:val="en-US"/>
        </w:rPr>
        <w:t xml:space="preserve"> and a term “unknown modification” has been added to the PSI-MS CV. This term MUST only be used if the identified modification is not present in </w:t>
      </w:r>
      <w:r w:rsidR="00BB563D" w:rsidRPr="006518C9">
        <w:rPr>
          <w:lang w:val="en-US"/>
        </w:rPr>
        <w:t xml:space="preserve">Unimod </w:t>
      </w:r>
      <w:r w:rsidRPr="006518C9">
        <w:rPr>
          <w:lang w:val="en-US"/>
        </w:rPr>
        <w:t>(or other allowed CV</w:t>
      </w:r>
      <w:r w:rsidR="00655131" w:rsidRPr="006518C9">
        <w:rPr>
          <w:lang w:val="en-US"/>
        </w:rPr>
        <w:t xml:space="preserve"> such as PSI-MOD</w:t>
      </w:r>
      <w:r w:rsidR="00BB563D" w:rsidRPr="006518C9">
        <w:rPr>
          <w:lang w:val="en-US"/>
        </w:rPr>
        <w:t>, although PSI-MOD is now deprecated</w:t>
      </w:r>
      <w:r w:rsidRPr="006518C9">
        <w:rPr>
          <w:lang w:val="en-US"/>
        </w:rPr>
        <w:t>), according to the identity of the residue modifi</w:t>
      </w:r>
      <w:r w:rsidR="006807FB" w:rsidRPr="006518C9">
        <w:rPr>
          <w:lang w:val="en-US"/>
        </w:rPr>
        <w:t>ed and the delta mass, within the parent tolerance specified in the search</w:t>
      </w:r>
      <w:r w:rsidRPr="006518C9">
        <w:rPr>
          <w:lang w:val="en-US"/>
        </w:rPr>
        <w:t xml:space="preserve">. </w:t>
      </w:r>
      <w:r w:rsidR="00C51A85" w:rsidRPr="006518C9">
        <w:rPr>
          <w:lang w:val="en-US"/>
        </w:rPr>
        <w:t>The semantic validator will check any uses of the “unknown modification” term</w:t>
      </w:r>
      <w:r w:rsidR="00273678" w:rsidRPr="006518C9">
        <w:rPr>
          <w:lang w:val="en-US"/>
        </w:rPr>
        <w:t xml:space="preserve"> (MS:1001460)</w:t>
      </w:r>
      <w:r w:rsidR="00C51A85" w:rsidRPr="006518C9">
        <w:rPr>
          <w:lang w:val="en-US"/>
        </w:rPr>
        <w:t xml:space="preserve"> and reject files if the modification is present in </w:t>
      </w:r>
      <w:r w:rsidR="00BB563D" w:rsidRPr="006518C9">
        <w:rPr>
          <w:lang w:val="en-US"/>
        </w:rPr>
        <w:t>Unimod</w:t>
      </w:r>
      <w:r w:rsidR="00C51A85" w:rsidRPr="006518C9">
        <w:rPr>
          <w:lang w:val="en-US"/>
        </w:rPr>
        <w:t xml:space="preserve">. </w:t>
      </w:r>
    </w:p>
    <w:p w14:paraId="0F270434" w14:textId="77777777" w:rsidR="00D60965" w:rsidRPr="006518C9" w:rsidRDefault="00D60965" w:rsidP="00F60D70">
      <w:pPr>
        <w:jc w:val="both"/>
        <w:rPr>
          <w:lang w:val="en-US"/>
        </w:rPr>
      </w:pPr>
    </w:p>
    <w:p w14:paraId="66D8F476" w14:textId="77777777" w:rsidR="00805A43" w:rsidRPr="006518C9" w:rsidRDefault="00805A43" w:rsidP="00F60D70">
      <w:pPr>
        <w:jc w:val="both"/>
        <w:rPr>
          <w:highlight w:val="yellow"/>
          <w:lang w:val="en-US"/>
        </w:rPr>
      </w:pPr>
    </w:p>
    <w:p w14:paraId="2C274E33" w14:textId="77777777" w:rsidR="008B6BE0" w:rsidRPr="006518C9" w:rsidRDefault="008B6BE0" w:rsidP="00F60D70">
      <w:pPr>
        <w:pStyle w:val="Heading1"/>
        <w:jc w:val="both"/>
      </w:pPr>
      <w:bookmarkStart w:id="327" w:name="_Ref170622236"/>
      <w:bookmarkStart w:id="328" w:name="_Toc170636047"/>
      <w:bookmarkStart w:id="329" w:name="_Toc457214154"/>
      <w:bookmarkStart w:id="330" w:name="_Toc111817895"/>
      <w:bookmarkStart w:id="331" w:name="_Toc118017570"/>
      <w:r w:rsidRPr="006518C9">
        <w:t>Conclusions</w:t>
      </w:r>
      <w:bookmarkEnd w:id="327"/>
      <w:bookmarkEnd w:id="328"/>
      <w:bookmarkEnd w:id="329"/>
    </w:p>
    <w:p w14:paraId="7AEFD39D" w14:textId="77777777" w:rsidR="008B6BE0" w:rsidRPr="006518C9" w:rsidRDefault="008B6BE0" w:rsidP="00F60D70">
      <w:pPr>
        <w:jc w:val="both"/>
        <w:rPr>
          <w:lang w:val="en-US"/>
        </w:rPr>
      </w:pPr>
      <w:r w:rsidRPr="006518C9">
        <w:rPr>
          <w:lang w:val="en-US"/>
        </w:rPr>
        <w:t xml:space="preserve">This document contains the specifications for using the </w:t>
      </w:r>
      <w:r w:rsidR="006D41B9" w:rsidRPr="006518C9">
        <w:rPr>
          <w:lang w:val="en-US"/>
        </w:rPr>
        <w:t>mzIdentML</w:t>
      </w:r>
      <w:r w:rsidRPr="006518C9">
        <w:rPr>
          <w:lang w:val="en-US"/>
        </w:rPr>
        <w:t xml:space="preserve"> format to represent </w:t>
      </w:r>
      <w:r w:rsidR="00A329E2" w:rsidRPr="006518C9">
        <w:rPr>
          <w:lang w:val="en-US"/>
        </w:rPr>
        <w:t>results from peptide and protein identification pipelines</w:t>
      </w:r>
      <w:r w:rsidRPr="006518C9">
        <w:rPr>
          <w:lang w:val="en-US"/>
        </w:rPr>
        <w:t>, in the context of a proteomics investigation. This specification, in conjunction with the XML Schema</w:t>
      </w:r>
      <w:r w:rsidR="005517FE" w:rsidRPr="006518C9">
        <w:rPr>
          <w:lang w:val="en-US"/>
        </w:rPr>
        <w:t>, mapping file and CV</w:t>
      </w:r>
      <w:r w:rsidRPr="006518C9">
        <w:rPr>
          <w:lang w:val="en-US"/>
        </w:rPr>
        <w:t xml:space="preserve"> constitute a proposal for a standard from the Proteomics Standards Initiative. These artefacts are currently undergoing the PSI document process standardization process, which will result in a standard officially sanctioned by PSI.</w:t>
      </w:r>
    </w:p>
    <w:p w14:paraId="5D962D1D" w14:textId="77777777" w:rsidR="006B02A5" w:rsidRPr="006518C9" w:rsidRDefault="006B02A5" w:rsidP="00F60D70">
      <w:pPr>
        <w:jc w:val="both"/>
        <w:rPr>
          <w:highlight w:val="yellow"/>
          <w:lang w:val="en-US"/>
        </w:rPr>
      </w:pPr>
    </w:p>
    <w:p w14:paraId="654D8DC5" w14:textId="77777777" w:rsidR="00BA2856" w:rsidRPr="006518C9" w:rsidRDefault="006B02A5" w:rsidP="00F60D70">
      <w:pPr>
        <w:pStyle w:val="Heading1"/>
        <w:jc w:val="both"/>
      </w:pPr>
      <w:bookmarkStart w:id="332" w:name="_Toc457214155"/>
      <w:r w:rsidRPr="006518C9">
        <w:lastRenderedPageBreak/>
        <w:t>Authors</w:t>
      </w:r>
      <w:r w:rsidR="005B103B" w:rsidRPr="006518C9">
        <w:t xml:space="preserve"> and Contributors</w:t>
      </w:r>
      <w:bookmarkEnd w:id="332"/>
    </w:p>
    <w:bookmarkEnd w:id="330"/>
    <w:bookmarkEnd w:id="331"/>
    <w:p w14:paraId="6B44AF68" w14:textId="77777777" w:rsidR="00D81DE0" w:rsidRPr="006518C9" w:rsidRDefault="00D81DE0" w:rsidP="00F60D70">
      <w:pPr>
        <w:jc w:val="both"/>
        <w:rPr>
          <w:lang w:val="en-US"/>
        </w:rPr>
      </w:pPr>
    </w:p>
    <w:p w14:paraId="450A17C0" w14:textId="77777777" w:rsidR="00D01283" w:rsidRPr="006518C9" w:rsidRDefault="00D01283" w:rsidP="00F60D70">
      <w:pPr>
        <w:jc w:val="both"/>
        <w:rPr>
          <w:lang w:val="en-US"/>
        </w:rPr>
      </w:pPr>
      <w:r w:rsidRPr="006518C9">
        <w:rPr>
          <w:lang w:val="en-US"/>
        </w:rPr>
        <w:t>Authors of this specification:</w:t>
      </w:r>
    </w:p>
    <w:p w14:paraId="2F3DFB0A" w14:textId="77777777" w:rsidR="001F7ECD" w:rsidRPr="006518C9" w:rsidRDefault="001F7ECD" w:rsidP="00F60D70">
      <w:pPr>
        <w:jc w:val="both"/>
        <w:rPr>
          <w:lang w:val="en-US"/>
        </w:rPr>
      </w:pPr>
      <w:r w:rsidRPr="006518C9">
        <w:rPr>
          <w:lang w:val="en-US"/>
        </w:rPr>
        <w:t xml:space="preserve">Juan Antonio Vizcaíno, European Bioinformatics Institute </w:t>
      </w:r>
    </w:p>
    <w:p w14:paraId="77D483C0" w14:textId="77777777" w:rsidR="001F7ECD" w:rsidRPr="006518C9" w:rsidRDefault="001F7ECD" w:rsidP="00F60D70">
      <w:pPr>
        <w:jc w:val="both"/>
        <w:rPr>
          <w:lang w:val="en-US"/>
        </w:rPr>
      </w:pPr>
      <w:r w:rsidRPr="006518C9">
        <w:rPr>
          <w:lang w:val="en-US"/>
        </w:rPr>
        <w:t xml:space="preserve">Gerhard Mayer, Medizinisches Proteom-Center, Ruhr-Universität Bochum </w:t>
      </w:r>
    </w:p>
    <w:p w14:paraId="2ECF43C7" w14:textId="77777777" w:rsidR="001F7ECD" w:rsidRPr="006518C9" w:rsidRDefault="001F7ECD" w:rsidP="00F60D70">
      <w:pPr>
        <w:jc w:val="both"/>
        <w:rPr>
          <w:lang w:val="en-US"/>
        </w:rPr>
      </w:pPr>
      <w:r w:rsidRPr="006518C9">
        <w:rPr>
          <w:lang w:val="en-US"/>
        </w:rPr>
        <w:t>Martin Eisenacher, Medizinisches Proteom-Center, Ruhr-Universität Bochum</w:t>
      </w:r>
    </w:p>
    <w:p w14:paraId="6067F9D7" w14:textId="77777777" w:rsidR="001F7ECD" w:rsidRPr="006518C9" w:rsidRDefault="001F7ECD" w:rsidP="00F60D70">
      <w:pPr>
        <w:jc w:val="both"/>
        <w:rPr>
          <w:lang w:val="en-US"/>
        </w:rPr>
      </w:pPr>
      <w:r w:rsidRPr="006518C9">
        <w:rPr>
          <w:lang w:val="en-US"/>
        </w:rPr>
        <w:t>Sean Seymour, SCIEX</w:t>
      </w:r>
      <w:r w:rsidR="007C10B6" w:rsidRPr="006518C9">
        <w:rPr>
          <w:lang w:val="en-US"/>
        </w:rPr>
        <w:t xml:space="preserve"> / Applied Biosystems</w:t>
      </w:r>
    </w:p>
    <w:p w14:paraId="0FE89110" w14:textId="77777777" w:rsidR="001F7ECD" w:rsidRDefault="001F7ECD" w:rsidP="00F60D70">
      <w:pPr>
        <w:jc w:val="both"/>
        <w:rPr>
          <w:lang w:val="en-US"/>
        </w:rPr>
      </w:pPr>
      <w:r w:rsidRPr="006518C9">
        <w:rPr>
          <w:lang w:val="en-US"/>
        </w:rPr>
        <w:t>Terry Farrah, Institute for Systems Biology</w:t>
      </w:r>
    </w:p>
    <w:p w14:paraId="6811D220" w14:textId="77777777" w:rsidR="006518C9" w:rsidRPr="006518C9" w:rsidRDefault="006518C9" w:rsidP="00F60D70">
      <w:pPr>
        <w:jc w:val="both"/>
        <w:rPr>
          <w:lang w:val="en-US"/>
        </w:rPr>
      </w:pPr>
      <w:r>
        <w:rPr>
          <w:lang w:val="en-US"/>
        </w:rPr>
        <w:t xml:space="preserve">Eric Deutsch, </w:t>
      </w:r>
      <w:r w:rsidRPr="006518C9">
        <w:rPr>
          <w:lang w:val="en-US"/>
        </w:rPr>
        <w:t>Institute for Systems Biology</w:t>
      </w:r>
    </w:p>
    <w:p w14:paraId="0EB70220" w14:textId="77777777" w:rsidR="001F7ECD" w:rsidRPr="006518C9" w:rsidRDefault="001F7ECD" w:rsidP="00F60D70">
      <w:pPr>
        <w:jc w:val="both"/>
        <w:rPr>
          <w:lang w:val="en-US"/>
        </w:rPr>
      </w:pPr>
      <w:r w:rsidRPr="006518C9">
        <w:rPr>
          <w:lang w:val="en-US"/>
        </w:rPr>
        <w:t>Andrew R Jones, University of Liverpool</w:t>
      </w:r>
    </w:p>
    <w:p w14:paraId="1DD939B4" w14:textId="77777777" w:rsidR="00D81DE0" w:rsidRPr="006518C9" w:rsidRDefault="00D81DE0" w:rsidP="001F7ECD">
      <w:pPr>
        <w:rPr>
          <w:lang w:val="en-US"/>
        </w:rPr>
      </w:pPr>
    </w:p>
    <w:p w14:paraId="31876B15" w14:textId="77777777" w:rsidR="00D81DE0" w:rsidRPr="006518C9" w:rsidRDefault="006239D3" w:rsidP="00466496">
      <w:pPr>
        <w:rPr>
          <w:lang w:val="en-US"/>
        </w:rPr>
      </w:pPr>
      <w:r w:rsidRPr="006518C9">
        <w:rPr>
          <w:lang w:val="en-US"/>
        </w:rPr>
        <w:t>Correspondence</w:t>
      </w:r>
      <w:r w:rsidR="007C10B6" w:rsidRPr="006518C9">
        <w:rPr>
          <w:lang w:val="en-US"/>
        </w:rPr>
        <w:t xml:space="preserve"> -</w:t>
      </w:r>
      <w:r w:rsidR="00D81DE0" w:rsidRPr="006518C9">
        <w:rPr>
          <w:lang w:val="en-US"/>
        </w:rPr>
        <w:t xml:space="preserve"> </w:t>
      </w:r>
      <w:hyperlink r:id="rId460" w:history="1">
        <w:r w:rsidR="00D81DE0" w:rsidRPr="006518C9">
          <w:rPr>
            <w:rStyle w:val="Hyperlink"/>
            <w:lang w:val="en-US"/>
          </w:rPr>
          <w:t>andrew.jones@liv.ac.uk</w:t>
        </w:r>
      </w:hyperlink>
    </w:p>
    <w:p w14:paraId="3323E36A" w14:textId="77777777" w:rsidR="00D81DE0" w:rsidRPr="006518C9" w:rsidRDefault="00D81DE0" w:rsidP="00466496">
      <w:pPr>
        <w:rPr>
          <w:lang w:val="en-US"/>
        </w:rPr>
      </w:pPr>
    </w:p>
    <w:p w14:paraId="02D82ABC" w14:textId="77777777" w:rsidR="00D01283" w:rsidRPr="006518C9" w:rsidRDefault="00D01283" w:rsidP="00466496">
      <w:pPr>
        <w:rPr>
          <w:lang w:val="en-US"/>
        </w:rPr>
      </w:pPr>
    </w:p>
    <w:p w14:paraId="39EC1DE1" w14:textId="77777777" w:rsidR="00060CAA" w:rsidRPr="006518C9" w:rsidRDefault="00060CAA" w:rsidP="00466496">
      <w:pPr>
        <w:rPr>
          <w:lang w:val="en-US"/>
        </w:rPr>
      </w:pPr>
    </w:p>
    <w:p w14:paraId="32430154" w14:textId="77777777" w:rsidR="008B6BE0" w:rsidRPr="006518C9" w:rsidRDefault="008B6BE0" w:rsidP="00466496">
      <w:pPr>
        <w:rPr>
          <w:lang w:val="en-US"/>
        </w:rPr>
      </w:pPr>
      <w:r w:rsidRPr="006518C9">
        <w:rPr>
          <w:lang w:val="en-US"/>
        </w:rPr>
        <w:t xml:space="preserve">In addition to the authors, the following people contributed to the model development, gave feedback or tested </w:t>
      </w:r>
      <w:r w:rsidR="006D41B9" w:rsidRPr="006518C9">
        <w:rPr>
          <w:lang w:val="en-US"/>
        </w:rPr>
        <w:t>mzIdentML</w:t>
      </w:r>
      <w:r w:rsidRPr="006518C9">
        <w:rPr>
          <w:lang w:val="en-US"/>
        </w:rPr>
        <w:t>:</w:t>
      </w:r>
    </w:p>
    <w:p w14:paraId="4F96D406" w14:textId="77777777" w:rsidR="008B6BE0" w:rsidRPr="006518C9" w:rsidRDefault="008B6BE0" w:rsidP="00466496">
      <w:pPr>
        <w:numPr>
          <w:ilvl w:val="0"/>
          <w:numId w:val="17"/>
        </w:numPr>
        <w:rPr>
          <w:lang w:val="en-US"/>
        </w:rPr>
      </w:pPr>
      <w:r w:rsidRPr="006518C9">
        <w:rPr>
          <w:lang w:val="en-US"/>
        </w:rPr>
        <w:t>Simon Hubbard</w:t>
      </w:r>
      <w:r w:rsidR="004A5AFB" w:rsidRPr="006518C9">
        <w:rPr>
          <w:lang w:val="en-US"/>
        </w:rPr>
        <w:t>, University of Manchester</w:t>
      </w:r>
    </w:p>
    <w:p w14:paraId="6850C238" w14:textId="77777777" w:rsidR="00FF6617" w:rsidRPr="006518C9" w:rsidRDefault="008B6BE0" w:rsidP="00466496">
      <w:pPr>
        <w:numPr>
          <w:ilvl w:val="0"/>
          <w:numId w:val="17"/>
        </w:numPr>
        <w:rPr>
          <w:lang w:val="en-US"/>
        </w:rPr>
      </w:pPr>
      <w:r w:rsidRPr="006518C9">
        <w:rPr>
          <w:lang w:val="en-US"/>
        </w:rPr>
        <w:t>Julian Selley</w:t>
      </w:r>
      <w:r w:rsidR="004A5AFB" w:rsidRPr="006518C9">
        <w:rPr>
          <w:lang w:val="en-US"/>
        </w:rPr>
        <w:t>, University of Manchester</w:t>
      </w:r>
    </w:p>
    <w:p w14:paraId="7D37C897" w14:textId="77777777" w:rsidR="00FF6617" w:rsidRPr="006518C9" w:rsidRDefault="00FF6617" w:rsidP="00466496">
      <w:pPr>
        <w:numPr>
          <w:ilvl w:val="0"/>
          <w:numId w:val="17"/>
        </w:numPr>
        <w:rPr>
          <w:lang w:val="en-US"/>
        </w:rPr>
      </w:pPr>
      <w:r w:rsidRPr="006518C9">
        <w:rPr>
          <w:lang w:val="en-US"/>
        </w:rPr>
        <w:t>Zsuzsanna Bencsath-Makkai, Biomedical Engineering, McGill University</w:t>
      </w:r>
    </w:p>
    <w:p w14:paraId="6017386C" w14:textId="77777777" w:rsidR="0010650C" w:rsidRPr="006518C9" w:rsidRDefault="00DA3855" w:rsidP="00466496">
      <w:pPr>
        <w:numPr>
          <w:ilvl w:val="0"/>
          <w:numId w:val="17"/>
        </w:numPr>
        <w:rPr>
          <w:lang w:val="en-US"/>
        </w:rPr>
      </w:pPr>
      <w:r w:rsidRPr="006518C9">
        <w:rPr>
          <w:lang w:val="en-US"/>
        </w:rPr>
        <w:t xml:space="preserve">Randy Julian, </w:t>
      </w:r>
      <w:r w:rsidR="00357480" w:rsidRPr="006518C9">
        <w:rPr>
          <w:lang w:val="en-US"/>
        </w:rPr>
        <w:t>IndigoBio</w:t>
      </w:r>
    </w:p>
    <w:p w14:paraId="75DC72E7" w14:textId="77777777" w:rsidR="0010650C" w:rsidRPr="006518C9" w:rsidRDefault="00DA3855" w:rsidP="00466496">
      <w:pPr>
        <w:numPr>
          <w:ilvl w:val="0"/>
          <w:numId w:val="17"/>
        </w:numPr>
        <w:rPr>
          <w:lang w:val="en-US"/>
        </w:rPr>
      </w:pPr>
      <w:r w:rsidRPr="006518C9">
        <w:rPr>
          <w:lang w:val="en-US"/>
        </w:rPr>
        <w:t>Pierre-Alain</w:t>
      </w:r>
      <w:r w:rsidR="0010650C" w:rsidRPr="006518C9">
        <w:rPr>
          <w:lang w:val="en-US"/>
        </w:rPr>
        <w:t xml:space="preserve"> Binz</w:t>
      </w:r>
      <w:r w:rsidRPr="006518C9">
        <w:rPr>
          <w:lang w:val="en-US"/>
        </w:rPr>
        <w:t xml:space="preserve">, </w:t>
      </w:r>
      <w:r w:rsidR="00A52115" w:rsidRPr="006518C9">
        <w:rPr>
          <w:lang w:val="en-US"/>
        </w:rPr>
        <w:t>GeneBio Geneva</w:t>
      </w:r>
    </w:p>
    <w:p w14:paraId="253108CC" w14:textId="77777777" w:rsidR="00DA3855" w:rsidRPr="006518C9" w:rsidRDefault="00DA3855" w:rsidP="00466496">
      <w:pPr>
        <w:numPr>
          <w:ilvl w:val="0"/>
          <w:numId w:val="17"/>
        </w:numPr>
        <w:rPr>
          <w:lang w:val="en-US"/>
        </w:rPr>
      </w:pPr>
      <w:r w:rsidRPr="006518C9">
        <w:rPr>
          <w:lang w:val="en-US"/>
        </w:rPr>
        <w:t>Alex Masselot</w:t>
      </w:r>
      <w:r w:rsidR="0012768D" w:rsidRPr="006518C9">
        <w:rPr>
          <w:lang w:val="en-US"/>
        </w:rPr>
        <w:t>, GeneBio Geneva</w:t>
      </w:r>
    </w:p>
    <w:p w14:paraId="652B3DC5" w14:textId="77777777" w:rsidR="00E6728C" w:rsidRPr="006518C9" w:rsidRDefault="00E6728C" w:rsidP="00466496">
      <w:pPr>
        <w:numPr>
          <w:ilvl w:val="0"/>
          <w:numId w:val="17"/>
        </w:numPr>
        <w:rPr>
          <w:lang w:val="en-US"/>
        </w:rPr>
      </w:pPr>
      <w:r w:rsidRPr="006518C9">
        <w:rPr>
          <w:lang w:val="en-US"/>
        </w:rPr>
        <w:t>Lennart Martens, European Bioinformatics Institute</w:t>
      </w:r>
    </w:p>
    <w:p w14:paraId="46ED893B" w14:textId="77777777" w:rsidR="00E6728C" w:rsidRPr="006518C9" w:rsidRDefault="003434D9" w:rsidP="00466496">
      <w:pPr>
        <w:numPr>
          <w:ilvl w:val="0"/>
          <w:numId w:val="17"/>
        </w:numPr>
        <w:rPr>
          <w:lang w:val="en-US"/>
        </w:rPr>
      </w:pPr>
      <w:r w:rsidRPr="006518C9">
        <w:rPr>
          <w:lang w:val="en-US"/>
        </w:rPr>
        <w:t>Henning Hermjakob, European Bioinformatics Institute</w:t>
      </w:r>
    </w:p>
    <w:p w14:paraId="21B66E08" w14:textId="77777777" w:rsidR="008B3521" w:rsidRPr="006518C9" w:rsidRDefault="008B3521" w:rsidP="00466496">
      <w:pPr>
        <w:numPr>
          <w:ilvl w:val="0"/>
          <w:numId w:val="17"/>
        </w:numPr>
        <w:rPr>
          <w:lang w:val="en-US"/>
        </w:rPr>
      </w:pPr>
      <w:r w:rsidRPr="006518C9">
        <w:rPr>
          <w:lang w:val="en-US"/>
        </w:rPr>
        <w:t>Luisa Montecchi, European Bioinformatics Institute</w:t>
      </w:r>
    </w:p>
    <w:p w14:paraId="6EA7FB53" w14:textId="77777777" w:rsidR="00886F9A" w:rsidRPr="006518C9" w:rsidRDefault="00886F9A" w:rsidP="00466496">
      <w:pPr>
        <w:numPr>
          <w:ilvl w:val="0"/>
          <w:numId w:val="17"/>
        </w:numPr>
        <w:rPr>
          <w:lang w:val="en-US"/>
        </w:rPr>
      </w:pPr>
      <w:r w:rsidRPr="006518C9">
        <w:rPr>
          <w:lang w:val="en-US"/>
        </w:rPr>
        <w:t>Richard C</w:t>
      </w:r>
      <w:r w:rsidR="00100EA5" w:rsidRPr="006518C9">
        <w:rPr>
          <w:lang w:val="en-US"/>
        </w:rPr>
        <w:t>ô</w:t>
      </w:r>
      <w:r w:rsidRPr="006518C9">
        <w:rPr>
          <w:lang w:val="en-US"/>
        </w:rPr>
        <w:t>t</w:t>
      </w:r>
      <w:r w:rsidR="00100EA5" w:rsidRPr="006518C9">
        <w:rPr>
          <w:lang w:val="en-US"/>
        </w:rPr>
        <w:t>é</w:t>
      </w:r>
      <w:r w:rsidRPr="006518C9">
        <w:rPr>
          <w:lang w:val="en-US"/>
        </w:rPr>
        <w:t>, European Bioinformatics Institute</w:t>
      </w:r>
    </w:p>
    <w:p w14:paraId="3D6197DD" w14:textId="77777777" w:rsidR="00D81DE0" w:rsidRPr="006518C9" w:rsidRDefault="00F91C5A" w:rsidP="00466496">
      <w:pPr>
        <w:pStyle w:val="PlainText"/>
        <w:numPr>
          <w:ilvl w:val="0"/>
          <w:numId w:val="17"/>
        </w:numPr>
        <w:rPr>
          <w:rFonts w:ascii="Arial" w:hAnsi="Arial" w:cs="Arial"/>
        </w:rPr>
      </w:pPr>
      <w:r w:rsidRPr="006518C9">
        <w:rPr>
          <w:rFonts w:ascii="Arial" w:hAnsi="Arial" w:cs="Arial"/>
        </w:rPr>
        <w:t>Marc Sturm, Eberhard Karls University, Tübingen</w:t>
      </w:r>
    </w:p>
    <w:p w14:paraId="640BC4BC" w14:textId="77777777" w:rsidR="00AF0D40" w:rsidRPr="006518C9" w:rsidRDefault="00AF0D40" w:rsidP="00466496">
      <w:pPr>
        <w:numPr>
          <w:ilvl w:val="0"/>
          <w:numId w:val="17"/>
        </w:numPr>
        <w:rPr>
          <w:lang w:val="en-US"/>
        </w:rPr>
      </w:pPr>
      <w:r w:rsidRPr="006518C9">
        <w:rPr>
          <w:lang w:val="en-US"/>
        </w:rPr>
        <w:t>Jim Shofstahl, Thermo Fisher</w:t>
      </w:r>
    </w:p>
    <w:p w14:paraId="32875D21" w14:textId="77777777" w:rsidR="00AF0D40" w:rsidRPr="006518C9" w:rsidRDefault="00AF0D40" w:rsidP="00466496">
      <w:pPr>
        <w:numPr>
          <w:ilvl w:val="0"/>
          <w:numId w:val="17"/>
        </w:numPr>
        <w:rPr>
          <w:lang w:val="en-US"/>
        </w:rPr>
      </w:pPr>
      <w:r w:rsidRPr="006518C9">
        <w:rPr>
          <w:lang w:val="en-US"/>
        </w:rPr>
        <w:t>David Horn, Agilent</w:t>
      </w:r>
    </w:p>
    <w:p w14:paraId="0E0C85FF" w14:textId="77777777" w:rsidR="00AF0D40" w:rsidRPr="006518C9" w:rsidRDefault="00AF0D40" w:rsidP="00466496">
      <w:pPr>
        <w:numPr>
          <w:ilvl w:val="0"/>
          <w:numId w:val="17"/>
        </w:numPr>
        <w:rPr>
          <w:lang w:val="en-US"/>
        </w:rPr>
      </w:pPr>
      <w:r w:rsidRPr="006518C9">
        <w:rPr>
          <w:lang w:val="en-US"/>
        </w:rPr>
        <w:t>Jimmy Eng, Fred Hutchinson Cancer Research</w:t>
      </w:r>
    </w:p>
    <w:p w14:paraId="117D344C" w14:textId="77777777" w:rsidR="00AF0D40" w:rsidRPr="006518C9" w:rsidRDefault="00AF0D40" w:rsidP="00466496">
      <w:pPr>
        <w:numPr>
          <w:ilvl w:val="0"/>
          <w:numId w:val="17"/>
        </w:numPr>
        <w:rPr>
          <w:lang w:val="en-US"/>
        </w:rPr>
      </w:pPr>
      <w:r w:rsidRPr="006518C9">
        <w:rPr>
          <w:lang w:val="en-US"/>
        </w:rPr>
        <w:t>Brian Searle, Proteome Software</w:t>
      </w:r>
    </w:p>
    <w:p w14:paraId="0B4C04FB" w14:textId="77777777" w:rsidR="00AF0D40" w:rsidRPr="006518C9" w:rsidRDefault="00AF0D40" w:rsidP="00466496">
      <w:pPr>
        <w:numPr>
          <w:ilvl w:val="0"/>
          <w:numId w:val="17"/>
        </w:numPr>
        <w:rPr>
          <w:lang w:val="en-US"/>
        </w:rPr>
      </w:pPr>
      <w:r w:rsidRPr="006518C9">
        <w:rPr>
          <w:lang w:val="en-US"/>
        </w:rPr>
        <w:t xml:space="preserve">Phillip Young, Waters </w:t>
      </w:r>
    </w:p>
    <w:p w14:paraId="7E67BB97" w14:textId="77777777" w:rsidR="00491A6E" w:rsidRPr="006518C9" w:rsidRDefault="00491A6E" w:rsidP="00466496">
      <w:pPr>
        <w:numPr>
          <w:ilvl w:val="0"/>
          <w:numId w:val="17"/>
        </w:numPr>
        <w:rPr>
          <w:lang w:val="en-US"/>
        </w:rPr>
      </w:pPr>
      <w:r w:rsidRPr="006518C9">
        <w:rPr>
          <w:lang w:val="en-US"/>
        </w:rPr>
        <w:t>Michael Kohl, Medizinisches Proteom-Center, Ruhr-Universität Bochum, Germany</w:t>
      </w:r>
    </w:p>
    <w:p w14:paraId="6C9488B6" w14:textId="77777777" w:rsidR="00491A6E" w:rsidRPr="006518C9" w:rsidRDefault="00491A6E" w:rsidP="00466496">
      <w:pPr>
        <w:numPr>
          <w:ilvl w:val="0"/>
          <w:numId w:val="17"/>
        </w:numPr>
        <w:rPr>
          <w:lang w:val="en-US"/>
        </w:rPr>
      </w:pPr>
      <w:r w:rsidRPr="006518C9">
        <w:rPr>
          <w:lang w:val="en-US"/>
        </w:rPr>
        <w:t>Christian Stephan, Medizinisches Proteom-Center, Ruhr-Universität Bochum, Germany</w:t>
      </w:r>
    </w:p>
    <w:p w14:paraId="194DADDF" w14:textId="77777777" w:rsidR="00A11B7C" w:rsidRPr="006518C9" w:rsidRDefault="00A11B7C" w:rsidP="00466496">
      <w:pPr>
        <w:numPr>
          <w:ilvl w:val="0"/>
          <w:numId w:val="17"/>
        </w:numPr>
        <w:rPr>
          <w:lang w:val="en-US"/>
        </w:rPr>
      </w:pPr>
      <w:r w:rsidRPr="006518C9">
        <w:rPr>
          <w:lang w:val="en-US"/>
        </w:rPr>
        <w:t xml:space="preserve">Eugene Kapp, </w:t>
      </w:r>
      <w:r w:rsidR="00B65271" w:rsidRPr="006518C9">
        <w:rPr>
          <w:lang w:val="en-US"/>
        </w:rPr>
        <w:t>Ludwig Institute for Cancer Research</w:t>
      </w:r>
    </w:p>
    <w:p w14:paraId="54141250" w14:textId="77777777" w:rsidR="00A57C7C" w:rsidRPr="006518C9" w:rsidRDefault="00A57C7C" w:rsidP="00466496">
      <w:pPr>
        <w:numPr>
          <w:ilvl w:val="0"/>
          <w:numId w:val="17"/>
        </w:numPr>
        <w:rPr>
          <w:lang w:val="en-US"/>
        </w:rPr>
      </w:pPr>
      <w:r w:rsidRPr="006518C9">
        <w:rPr>
          <w:lang w:val="en-US"/>
        </w:rPr>
        <w:t>Mich</w:t>
      </w:r>
      <w:r w:rsidR="00762CCD" w:rsidRPr="006518C9">
        <w:rPr>
          <w:lang w:val="en-US"/>
        </w:rPr>
        <w:t>ael Coleman, Stowers Institute</w:t>
      </w:r>
    </w:p>
    <w:p w14:paraId="210F59C9" w14:textId="77777777" w:rsidR="00A550D8" w:rsidRPr="006518C9" w:rsidRDefault="00A550D8" w:rsidP="00466496">
      <w:pPr>
        <w:numPr>
          <w:ilvl w:val="0"/>
          <w:numId w:val="17"/>
        </w:numPr>
        <w:rPr>
          <w:lang w:val="en-US"/>
        </w:rPr>
      </w:pPr>
      <w:r w:rsidRPr="006518C9">
        <w:rPr>
          <w:lang w:val="en-US"/>
        </w:rPr>
        <w:t>Julian Uszkoreit, Medizinisches Proteom-Center, Ruhr-Universität Bochum, Germany</w:t>
      </w:r>
    </w:p>
    <w:p w14:paraId="64F43BE0" w14:textId="77777777" w:rsidR="00A550D8" w:rsidRPr="006518C9" w:rsidRDefault="00A550D8" w:rsidP="00466496">
      <w:pPr>
        <w:numPr>
          <w:ilvl w:val="0"/>
          <w:numId w:val="17"/>
        </w:numPr>
        <w:rPr>
          <w:lang w:val="en-US"/>
        </w:rPr>
      </w:pPr>
      <w:r w:rsidRPr="006518C9">
        <w:rPr>
          <w:lang w:val="en-US"/>
        </w:rPr>
        <w:t xml:space="preserve">Oliver Kohlbacher, </w:t>
      </w:r>
      <w:r w:rsidRPr="006518C9">
        <w:rPr>
          <w:rFonts w:cs="Arial"/>
          <w:lang w:val="en-US"/>
        </w:rPr>
        <w:t>Eberhard Karls University, Tübingen</w:t>
      </w:r>
    </w:p>
    <w:p w14:paraId="08A9E1A3" w14:textId="77777777" w:rsidR="00762CCD" w:rsidRPr="006518C9" w:rsidRDefault="00762CCD" w:rsidP="00466496">
      <w:pPr>
        <w:numPr>
          <w:ilvl w:val="0"/>
          <w:numId w:val="17"/>
        </w:numPr>
        <w:rPr>
          <w:lang w:val="en-US"/>
        </w:rPr>
      </w:pPr>
      <w:r w:rsidRPr="006518C9">
        <w:rPr>
          <w:lang w:val="en-US"/>
        </w:rPr>
        <w:t xml:space="preserve">Mathias Walzer, </w:t>
      </w:r>
      <w:r w:rsidRPr="006518C9">
        <w:rPr>
          <w:rFonts w:cs="Arial"/>
          <w:lang w:val="en-US"/>
        </w:rPr>
        <w:t>Eberhard Karls University, Tübingen</w:t>
      </w:r>
    </w:p>
    <w:p w14:paraId="7841D4D9" w14:textId="77777777" w:rsidR="00790870" w:rsidRPr="006518C9" w:rsidRDefault="00790870" w:rsidP="00466496">
      <w:pPr>
        <w:numPr>
          <w:ilvl w:val="0"/>
          <w:numId w:val="17"/>
        </w:numPr>
        <w:rPr>
          <w:lang w:val="en-US"/>
        </w:rPr>
      </w:pPr>
      <w:r w:rsidRPr="006518C9">
        <w:rPr>
          <w:lang w:val="en-US"/>
        </w:rPr>
        <w:t>David Ovelleiro, European Bioinformatics Institute</w:t>
      </w:r>
    </w:p>
    <w:p w14:paraId="108F703C" w14:textId="77777777" w:rsidR="00A550D8" w:rsidRPr="006518C9" w:rsidRDefault="00A550D8" w:rsidP="00466496">
      <w:pPr>
        <w:numPr>
          <w:ilvl w:val="0"/>
          <w:numId w:val="17"/>
        </w:numPr>
        <w:rPr>
          <w:lang w:val="en-US"/>
        </w:rPr>
      </w:pPr>
      <w:r w:rsidRPr="006518C9">
        <w:rPr>
          <w:lang w:val="en-US"/>
        </w:rPr>
        <w:t>Alberto Medina, ProteoRed Consortium, Spain</w:t>
      </w:r>
    </w:p>
    <w:p w14:paraId="69D17ABF" w14:textId="77777777" w:rsidR="00A550D8" w:rsidRPr="006518C9" w:rsidRDefault="00A550D8" w:rsidP="00466496">
      <w:pPr>
        <w:numPr>
          <w:ilvl w:val="0"/>
          <w:numId w:val="17"/>
        </w:numPr>
        <w:rPr>
          <w:lang w:val="en-US"/>
        </w:rPr>
      </w:pPr>
      <w:r w:rsidRPr="006518C9">
        <w:rPr>
          <w:lang w:val="en-US"/>
        </w:rPr>
        <w:t>Salvador Mart</w:t>
      </w:r>
      <w:r w:rsidR="007C10B6" w:rsidRPr="006518C9">
        <w:rPr>
          <w:lang w:val="en-US"/>
        </w:rPr>
        <w:t>í</w:t>
      </w:r>
      <w:r w:rsidRPr="006518C9">
        <w:rPr>
          <w:lang w:val="en-US"/>
        </w:rPr>
        <w:t>nez</w:t>
      </w:r>
      <w:r w:rsidR="007C10B6" w:rsidRPr="006518C9">
        <w:rPr>
          <w:lang w:val="en-US"/>
        </w:rPr>
        <w:t>-Bartolomé</w:t>
      </w:r>
      <w:r w:rsidRPr="006518C9">
        <w:rPr>
          <w:lang w:val="en-US"/>
        </w:rPr>
        <w:t>, ProteoRed Consortium, Spain</w:t>
      </w:r>
    </w:p>
    <w:p w14:paraId="245EE022" w14:textId="77777777" w:rsidR="00790870" w:rsidRPr="006518C9" w:rsidRDefault="00790870" w:rsidP="00466496">
      <w:pPr>
        <w:numPr>
          <w:ilvl w:val="0"/>
          <w:numId w:val="17"/>
        </w:numPr>
        <w:rPr>
          <w:lang w:val="en-US"/>
        </w:rPr>
      </w:pPr>
      <w:r w:rsidRPr="006518C9">
        <w:rPr>
          <w:lang w:val="en-US"/>
        </w:rPr>
        <w:t>Laurent Gatto, University of Cambridge</w:t>
      </w:r>
    </w:p>
    <w:p w14:paraId="66C93DA8" w14:textId="77777777" w:rsidR="00F55DCC" w:rsidRPr="006518C9" w:rsidRDefault="00F55DCC" w:rsidP="00466496">
      <w:pPr>
        <w:numPr>
          <w:ilvl w:val="0"/>
          <w:numId w:val="17"/>
        </w:numPr>
        <w:rPr>
          <w:lang w:val="en-US"/>
        </w:rPr>
      </w:pPr>
      <w:r w:rsidRPr="006518C9">
        <w:rPr>
          <w:lang w:val="en-US"/>
        </w:rPr>
        <w:t>Simon Perkins, University of Liverpool</w:t>
      </w:r>
    </w:p>
    <w:p w14:paraId="514F56E8" w14:textId="77777777" w:rsidR="00F55DCC" w:rsidRPr="006518C9" w:rsidRDefault="00F55DCC" w:rsidP="00466496">
      <w:pPr>
        <w:numPr>
          <w:ilvl w:val="0"/>
          <w:numId w:val="17"/>
        </w:numPr>
        <w:rPr>
          <w:lang w:val="en-US"/>
        </w:rPr>
      </w:pPr>
      <w:r w:rsidRPr="006518C9">
        <w:rPr>
          <w:lang w:val="en-US"/>
        </w:rPr>
        <w:t>Harald Barsnes, University of Bergen</w:t>
      </w:r>
    </w:p>
    <w:p w14:paraId="6BC5EC4D" w14:textId="77777777" w:rsidR="00F55DCC" w:rsidRPr="006518C9" w:rsidRDefault="00F55DCC" w:rsidP="00466496">
      <w:pPr>
        <w:numPr>
          <w:ilvl w:val="0"/>
          <w:numId w:val="17"/>
        </w:numPr>
        <w:rPr>
          <w:lang w:val="en-US"/>
        </w:rPr>
      </w:pPr>
      <w:r w:rsidRPr="006518C9">
        <w:rPr>
          <w:lang w:val="en-US"/>
        </w:rPr>
        <w:t>Marc Vaudel, University of Bergen</w:t>
      </w:r>
    </w:p>
    <w:p w14:paraId="23074700" w14:textId="77777777" w:rsidR="00F55DCC" w:rsidRPr="006518C9" w:rsidRDefault="00F55DCC" w:rsidP="00466496">
      <w:pPr>
        <w:numPr>
          <w:ilvl w:val="0"/>
          <w:numId w:val="17"/>
        </w:numPr>
        <w:rPr>
          <w:lang w:val="en-US"/>
        </w:rPr>
      </w:pPr>
      <w:r w:rsidRPr="006518C9">
        <w:rPr>
          <w:lang w:val="en-US"/>
        </w:rPr>
        <w:t>Yasset Perez-Riverol, European Bioinformatics Institute</w:t>
      </w:r>
    </w:p>
    <w:p w14:paraId="693B9CBF" w14:textId="77777777" w:rsidR="00F55DCC" w:rsidRPr="006518C9" w:rsidRDefault="00F55DCC" w:rsidP="00466496">
      <w:pPr>
        <w:numPr>
          <w:ilvl w:val="0"/>
          <w:numId w:val="17"/>
        </w:numPr>
        <w:rPr>
          <w:lang w:val="en-US"/>
        </w:rPr>
      </w:pPr>
      <w:r w:rsidRPr="006518C9">
        <w:rPr>
          <w:lang w:val="en-US"/>
        </w:rPr>
        <w:t>Tobias Ternent, European Bioinformatics Institute</w:t>
      </w:r>
    </w:p>
    <w:p w14:paraId="2EF92BBF" w14:textId="77777777" w:rsidR="00F55DCC" w:rsidRPr="006518C9" w:rsidRDefault="007C10B6" w:rsidP="00466496">
      <w:pPr>
        <w:numPr>
          <w:ilvl w:val="0"/>
          <w:numId w:val="17"/>
        </w:numPr>
        <w:rPr>
          <w:lang w:val="en-US"/>
        </w:rPr>
      </w:pPr>
      <w:r w:rsidRPr="006518C9">
        <w:rPr>
          <w:lang w:val="en-US"/>
        </w:rPr>
        <w:t>Lutz Fischer, University of Edinburgh</w:t>
      </w:r>
    </w:p>
    <w:p w14:paraId="2810087E" w14:textId="77777777" w:rsidR="007C10B6" w:rsidRPr="006518C9" w:rsidRDefault="007C10B6" w:rsidP="00466496">
      <w:pPr>
        <w:numPr>
          <w:ilvl w:val="0"/>
          <w:numId w:val="17"/>
        </w:numPr>
        <w:rPr>
          <w:lang w:val="en-US"/>
        </w:rPr>
      </w:pPr>
      <w:r w:rsidRPr="006518C9">
        <w:rPr>
          <w:lang w:val="en-US"/>
        </w:rPr>
        <w:t>Juri Rappsilber, University of Edinburgh</w:t>
      </w:r>
    </w:p>
    <w:p w14:paraId="0A2295E7" w14:textId="77777777" w:rsidR="007C10B6" w:rsidRPr="006518C9" w:rsidRDefault="007C10B6" w:rsidP="00466496">
      <w:pPr>
        <w:numPr>
          <w:ilvl w:val="0"/>
          <w:numId w:val="17"/>
        </w:numPr>
        <w:rPr>
          <w:lang w:val="en-US"/>
        </w:rPr>
      </w:pPr>
      <w:r w:rsidRPr="006518C9">
        <w:rPr>
          <w:lang w:val="en-US"/>
        </w:rPr>
        <w:t>Eugen Netz, Max Planck Institute for Developmental Biology, Tübingen</w:t>
      </w:r>
    </w:p>
    <w:p w14:paraId="6BDD875F" w14:textId="77777777" w:rsidR="007C10B6" w:rsidRPr="006518C9" w:rsidRDefault="007C10B6" w:rsidP="00466496">
      <w:pPr>
        <w:numPr>
          <w:ilvl w:val="0"/>
          <w:numId w:val="17"/>
        </w:numPr>
        <w:rPr>
          <w:lang w:val="en-US"/>
        </w:rPr>
      </w:pPr>
      <w:r w:rsidRPr="006518C9">
        <w:rPr>
          <w:lang w:val="en-US"/>
        </w:rPr>
        <w:t>Alexander Leitner, ETH ZürichRobert J. Chalkley, University of California San Franscisco</w:t>
      </w:r>
    </w:p>
    <w:p w14:paraId="2C9F3A27" w14:textId="77777777" w:rsidR="007C10B6" w:rsidRPr="006518C9" w:rsidRDefault="007C10B6" w:rsidP="00466496">
      <w:pPr>
        <w:numPr>
          <w:ilvl w:val="0"/>
          <w:numId w:val="17"/>
        </w:numPr>
        <w:rPr>
          <w:lang w:val="en-US"/>
        </w:rPr>
      </w:pPr>
      <w:r w:rsidRPr="006518C9">
        <w:rPr>
          <w:lang w:val="en-US"/>
        </w:rPr>
        <w:t>Fawaz Ghali, University of Liverpool</w:t>
      </w:r>
    </w:p>
    <w:p w14:paraId="7386C0B5" w14:textId="77777777" w:rsidR="00180A75" w:rsidRPr="006518C9" w:rsidRDefault="00180A75" w:rsidP="00466496">
      <w:pPr>
        <w:numPr>
          <w:ilvl w:val="0"/>
          <w:numId w:val="17"/>
        </w:numPr>
        <w:rPr>
          <w:lang w:val="en-US"/>
        </w:rPr>
      </w:pPr>
      <w:r w:rsidRPr="006518C9">
        <w:rPr>
          <w:lang w:val="en-US"/>
        </w:rPr>
        <w:t xml:space="preserve">Timo Sachsenberg, </w:t>
      </w:r>
      <w:r w:rsidRPr="006518C9">
        <w:rPr>
          <w:rFonts w:cs="Arial"/>
          <w:lang w:val="en-US"/>
        </w:rPr>
        <w:t>Eberhard Karls University, Tübingen</w:t>
      </w:r>
    </w:p>
    <w:p w14:paraId="139BD817" w14:textId="77777777" w:rsidR="007C10B6" w:rsidRPr="006518C9" w:rsidRDefault="007C10B6" w:rsidP="00466496">
      <w:pPr>
        <w:numPr>
          <w:ilvl w:val="0"/>
          <w:numId w:val="17"/>
        </w:numPr>
        <w:rPr>
          <w:lang w:val="en-US"/>
        </w:rPr>
      </w:pPr>
      <w:r w:rsidRPr="006518C9">
        <w:rPr>
          <w:lang w:val="en-US"/>
        </w:rPr>
        <w:t>Andrea Sinz, Martin Luther University Halle-Wittenberg</w:t>
      </w:r>
    </w:p>
    <w:p w14:paraId="5CBDB967" w14:textId="77777777" w:rsidR="00A12DD3" w:rsidRPr="006518C9" w:rsidRDefault="00A12DD3" w:rsidP="00466496">
      <w:pPr>
        <w:rPr>
          <w:highlight w:val="yellow"/>
          <w:lang w:val="en-US"/>
        </w:rPr>
      </w:pPr>
    </w:p>
    <w:p w14:paraId="757E9675" w14:textId="77777777" w:rsidR="00C226A7" w:rsidRPr="006518C9" w:rsidRDefault="00C226A7" w:rsidP="00466496">
      <w:pPr>
        <w:pStyle w:val="Heading1"/>
      </w:pPr>
      <w:bookmarkStart w:id="333" w:name="_Toc457214156"/>
      <w:r w:rsidRPr="006518C9">
        <w:t>References</w:t>
      </w:r>
      <w:bookmarkEnd w:id="333"/>
    </w:p>
    <w:p w14:paraId="145EF1E1" w14:textId="77777777" w:rsidR="0031233F" w:rsidRPr="006518C9" w:rsidRDefault="0031233F" w:rsidP="00B151A4">
      <w:pPr>
        <w:ind w:left="720"/>
        <w:rPr>
          <w:lang w:val="en-US"/>
        </w:rPr>
      </w:pPr>
    </w:p>
    <w:p w14:paraId="19720375" w14:textId="77777777" w:rsidR="00131AA7" w:rsidRPr="006518C9" w:rsidRDefault="0031233F" w:rsidP="00131AA7">
      <w:pPr>
        <w:pStyle w:val="EndNoteBibliography"/>
        <w:rPr>
          <w:lang w:val="en-US"/>
        </w:rPr>
      </w:pPr>
      <w:r w:rsidRPr="006518C9">
        <w:rPr>
          <w:lang w:val="en-US"/>
        </w:rPr>
        <w:fldChar w:fldCharType="begin"/>
      </w:r>
      <w:r w:rsidRPr="006518C9">
        <w:rPr>
          <w:lang w:val="en-US"/>
        </w:rPr>
        <w:instrText xml:space="preserve"> ADDIN EN.REFLIST </w:instrText>
      </w:r>
      <w:r w:rsidRPr="006518C9">
        <w:rPr>
          <w:lang w:val="en-US"/>
        </w:rPr>
        <w:fldChar w:fldCharType="separate"/>
      </w:r>
      <w:r w:rsidR="00131AA7" w:rsidRPr="006518C9">
        <w:rPr>
          <w:lang w:val="en-US"/>
        </w:rPr>
        <w:t>1.</w:t>
      </w:r>
      <w:r w:rsidR="00131AA7" w:rsidRPr="006518C9">
        <w:rPr>
          <w:lang w:val="en-US"/>
        </w:rPr>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131AA7" w:rsidRPr="006518C9">
        <w:rPr>
          <w:i/>
          <w:lang w:val="en-US"/>
        </w:rPr>
        <w:t>Molecular &amp; Cellular Proteomics</w:t>
      </w:r>
      <w:r w:rsidR="00131AA7" w:rsidRPr="006518C9">
        <w:rPr>
          <w:lang w:val="en-US"/>
        </w:rPr>
        <w:t xml:space="preserve"> 10, R110.000133</w:t>
      </w:r>
    </w:p>
    <w:p w14:paraId="45FB5441" w14:textId="77777777" w:rsidR="00131AA7" w:rsidRPr="006518C9" w:rsidRDefault="00131AA7" w:rsidP="00131AA7">
      <w:pPr>
        <w:pStyle w:val="EndNoteBibliography"/>
        <w:rPr>
          <w:lang w:val="en-US"/>
        </w:rPr>
      </w:pPr>
      <w:r w:rsidRPr="006518C9">
        <w:rPr>
          <w:lang w:val="en-US"/>
        </w:rPr>
        <w:t>2.</w:t>
      </w:r>
      <w:r w:rsidRPr="006518C9">
        <w:rPr>
          <w:lang w:val="en-US"/>
        </w:rPr>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6518C9">
        <w:rPr>
          <w:i/>
          <w:lang w:val="en-US"/>
        </w:rPr>
        <w:t>Molecular &amp; cellular proteomics : MCP</w:t>
      </w:r>
      <w:r w:rsidRPr="006518C9">
        <w:rPr>
          <w:lang w:val="en-US"/>
        </w:rPr>
        <w:t xml:space="preserve"> 12, 2332-2340</w:t>
      </w:r>
    </w:p>
    <w:p w14:paraId="55DC16A8" w14:textId="77777777" w:rsidR="00131AA7" w:rsidRPr="006518C9" w:rsidRDefault="00131AA7" w:rsidP="00131AA7">
      <w:pPr>
        <w:pStyle w:val="EndNoteBibliography"/>
        <w:rPr>
          <w:lang w:val="en-US"/>
        </w:rPr>
      </w:pPr>
      <w:r w:rsidRPr="006518C9">
        <w:rPr>
          <w:lang w:val="en-US"/>
        </w:rPr>
        <w:t>3.</w:t>
      </w:r>
      <w:r w:rsidRPr="006518C9">
        <w:rPr>
          <w:lang w:val="en-US"/>
        </w:rPr>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6518C9">
        <w:rPr>
          <w:i/>
          <w:lang w:val="en-US"/>
        </w:rPr>
        <w:t>Molecular &amp; cellular proteomics : MCP</w:t>
      </w:r>
      <w:r w:rsidRPr="006518C9">
        <w:rPr>
          <w:lang w:val="en-US"/>
        </w:rPr>
        <w:t xml:space="preserve"> 13, 2765-2775</w:t>
      </w:r>
    </w:p>
    <w:p w14:paraId="775E0B16" w14:textId="77777777" w:rsidR="00131AA7" w:rsidRPr="006518C9" w:rsidRDefault="00131AA7" w:rsidP="00131AA7">
      <w:pPr>
        <w:pStyle w:val="EndNoteBibliography"/>
        <w:rPr>
          <w:lang w:val="en-US"/>
        </w:rPr>
      </w:pPr>
      <w:r w:rsidRPr="006518C9">
        <w:rPr>
          <w:lang w:val="en-US"/>
        </w:rPr>
        <w:t>4.</w:t>
      </w:r>
      <w:r w:rsidRPr="006518C9">
        <w:rPr>
          <w:lang w:val="en-US"/>
        </w:rPr>
        <w:tab/>
        <w:t xml:space="preserve">Kerrien, S., Orchard, S., Montecchi-Palazzi, L., Aranda, B., Quinn, A., Vinod, N., Bader, G., Xenarios, I., Wojcik, J., Sherman, D., Tyers, M., Salama, J., Moore, S., Ceol, A., Chatr-aryamontri, A., Oesterheld, M., Stumpflen, V., Salwinski, L., Nerothin, J., Cerami, E., Cusick, M., Vidal, M., Gilson, M., Armstrong, J., Woollard, P., Hogue, C., Eisenberg, D., Cesareni, G., Apweiler, R., and Hermjakob, H. (2007) Broadening the horizon - level 2.5 of the HUPO-PSI format for molecular interactions. </w:t>
      </w:r>
      <w:r w:rsidRPr="006518C9">
        <w:rPr>
          <w:i/>
          <w:lang w:val="en-US"/>
        </w:rPr>
        <w:t>BMC Biology</w:t>
      </w:r>
      <w:r w:rsidRPr="006518C9">
        <w:rPr>
          <w:lang w:val="en-US"/>
        </w:rPr>
        <w:t xml:space="preserve"> 5, 44</w:t>
      </w:r>
    </w:p>
    <w:p w14:paraId="6DDC45F2" w14:textId="77777777" w:rsidR="00131AA7" w:rsidRPr="006518C9" w:rsidRDefault="00131AA7" w:rsidP="00131AA7">
      <w:pPr>
        <w:pStyle w:val="EndNoteBibliography"/>
        <w:rPr>
          <w:lang w:val="en-US"/>
        </w:rPr>
      </w:pPr>
      <w:r w:rsidRPr="006518C9">
        <w:rPr>
          <w:lang w:val="en-US"/>
        </w:rPr>
        <w:t>5.</w:t>
      </w:r>
      <w:r w:rsidRPr="006518C9">
        <w:rPr>
          <w:lang w:val="en-US"/>
        </w:rPr>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6518C9">
        <w:rPr>
          <w:i/>
          <w:lang w:val="en-US"/>
        </w:rPr>
        <w:t>Database</w:t>
      </w:r>
      <w:r w:rsidRPr="006518C9">
        <w:rPr>
          <w:lang w:val="en-US"/>
        </w:rPr>
        <w:t xml:space="preserve"> 2013</w:t>
      </w:r>
    </w:p>
    <w:p w14:paraId="367457F7" w14:textId="77777777" w:rsidR="00131AA7" w:rsidRPr="006518C9" w:rsidRDefault="00131AA7" w:rsidP="00131AA7">
      <w:pPr>
        <w:pStyle w:val="EndNoteBibliography"/>
        <w:rPr>
          <w:lang w:val="en-US"/>
        </w:rPr>
      </w:pPr>
      <w:r w:rsidRPr="006518C9">
        <w:rPr>
          <w:lang w:val="en-US"/>
        </w:rPr>
        <w:t>6.</w:t>
      </w:r>
      <w:r w:rsidRPr="006518C9">
        <w:rPr>
          <w:lang w:val="en-US"/>
        </w:rPr>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6518C9">
        <w:rPr>
          <w:i/>
          <w:lang w:val="en-US"/>
        </w:rPr>
        <w:t>Proteomics</w:t>
      </w:r>
      <w:r w:rsidRPr="006518C9">
        <w:rPr>
          <w:lang w:val="en-US"/>
        </w:rPr>
        <w:t xml:space="preserve"> 14, 2389-2399</w:t>
      </w:r>
    </w:p>
    <w:p w14:paraId="285F6CBC" w14:textId="77777777" w:rsidR="00131AA7" w:rsidRPr="006518C9" w:rsidRDefault="00131AA7" w:rsidP="00131AA7">
      <w:pPr>
        <w:pStyle w:val="EndNoteBibliography"/>
        <w:rPr>
          <w:lang w:val="en-US"/>
        </w:rPr>
      </w:pPr>
      <w:r w:rsidRPr="006518C9">
        <w:rPr>
          <w:lang w:val="en-US"/>
        </w:rPr>
        <w:t>7.</w:t>
      </w:r>
      <w:r w:rsidRPr="006518C9">
        <w:rPr>
          <w:lang w:val="en-US"/>
        </w:rPr>
        <w:tab/>
        <w:t xml:space="preserve">Li, H., Handsaker, B., Wysoker, A., Fennell, T., Ruan, J., Homer, N., Marth, G., Abecasis, G., and Durbin, R. (2009) The Sequence Alignment/Map format and SAMtools. </w:t>
      </w:r>
      <w:r w:rsidRPr="006518C9">
        <w:rPr>
          <w:i/>
          <w:lang w:val="en-US"/>
        </w:rPr>
        <w:t>Bioinformatics (Oxford, England)</w:t>
      </w:r>
      <w:r w:rsidRPr="006518C9">
        <w:rPr>
          <w:lang w:val="en-US"/>
        </w:rPr>
        <w:t xml:space="preserve"> 25, 2078-2079</w:t>
      </w:r>
    </w:p>
    <w:p w14:paraId="6FDB1F24" w14:textId="77777777" w:rsidR="0031233F" w:rsidRPr="006518C9" w:rsidRDefault="0031233F" w:rsidP="00F60D70">
      <w:pPr>
        <w:ind w:left="720"/>
        <w:jc w:val="both"/>
        <w:rPr>
          <w:lang w:val="en-US"/>
        </w:rPr>
      </w:pPr>
      <w:r w:rsidRPr="006518C9">
        <w:rPr>
          <w:lang w:val="en-US"/>
        </w:rPr>
        <w:fldChar w:fldCharType="end"/>
      </w:r>
    </w:p>
    <w:p w14:paraId="4446A6C8" w14:textId="77777777" w:rsidR="0031233F" w:rsidRPr="006518C9" w:rsidRDefault="0031233F" w:rsidP="00F60D70">
      <w:pPr>
        <w:ind w:left="720"/>
        <w:jc w:val="both"/>
        <w:rPr>
          <w:lang w:val="en-US"/>
        </w:rPr>
      </w:pPr>
    </w:p>
    <w:p w14:paraId="6579267D" w14:textId="77777777" w:rsidR="00507A7E" w:rsidRPr="006518C9" w:rsidRDefault="00507A7E" w:rsidP="00F60D70">
      <w:pPr>
        <w:pStyle w:val="Heading1"/>
        <w:jc w:val="both"/>
      </w:pPr>
      <w:bookmarkStart w:id="334" w:name="_Toc526008660"/>
      <w:bookmarkStart w:id="335" w:name="_Toc153690678"/>
      <w:bookmarkStart w:id="336" w:name="_Toc155584023"/>
      <w:bookmarkStart w:id="337" w:name="_Toc156877875"/>
      <w:bookmarkStart w:id="338" w:name="_Toc457214157"/>
      <w:r w:rsidRPr="006518C9">
        <w:t>Intellectual Property Statement</w:t>
      </w:r>
      <w:bookmarkEnd w:id="334"/>
      <w:bookmarkEnd w:id="335"/>
      <w:bookmarkEnd w:id="336"/>
      <w:bookmarkEnd w:id="337"/>
      <w:bookmarkEnd w:id="338"/>
    </w:p>
    <w:p w14:paraId="73C66F76" w14:textId="77777777" w:rsidR="008B6BE0" w:rsidRPr="006518C9" w:rsidRDefault="008B6BE0" w:rsidP="00F60D70">
      <w:pPr>
        <w:jc w:val="both"/>
        <w:rPr>
          <w:rFonts w:eastAsia="MS Mincho"/>
          <w:lang w:val="en-US" w:eastAsia="zh-CN"/>
        </w:rPr>
      </w:pPr>
      <w:r w:rsidRPr="006518C9">
        <w:rPr>
          <w:rFonts w:eastAsia="MS Mincho"/>
          <w:lang w:val="en-US"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1EAEEAD8" w14:textId="77777777" w:rsidR="008B6BE0" w:rsidRPr="006518C9" w:rsidRDefault="008B6BE0" w:rsidP="00F60D70">
      <w:pPr>
        <w:jc w:val="both"/>
        <w:rPr>
          <w:rFonts w:eastAsia="MS Mincho"/>
          <w:lang w:val="en-US" w:eastAsia="zh-CN"/>
        </w:rPr>
      </w:pPr>
    </w:p>
    <w:p w14:paraId="37742661" w14:textId="77777777" w:rsidR="008B6BE0" w:rsidRPr="006518C9" w:rsidRDefault="008B6BE0" w:rsidP="00F60D70">
      <w:pPr>
        <w:jc w:val="both"/>
        <w:rPr>
          <w:rFonts w:eastAsia="MS Mincho"/>
          <w:lang w:val="en-US" w:eastAsia="zh-CN"/>
        </w:rPr>
      </w:pPr>
      <w:r w:rsidRPr="006518C9">
        <w:rPr>
          <w:rFonts w:eastAsia="MS Mincho"/>
          <w:lang w:val="en-US"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14:paraId="7DF11CC5" w14:textId="77777777" w:rsidR="00852A2F" w:rsidRPr="006518C9" w:rsidRDefault="00852A2F" w:rsidP="00F60D70">
      <w:pPr>
        <w:jc w:val="both"/>
        <w:rPr>
          <w:highlight w:val="yellow"/>
          <w:lang w:val="en-US"/>
        </w:rPr>
      </w:pPr>
    </w:p>
    <w:p w14:paraId="25E9A0FD" w14:textId="77777777" w:rsidR="00852A2F" w:rsidRPr="006518C9" w:rsidRDefault="00852A2F" w:rsidP="00F60D70">
      <w:pPr>
        <w:jc w:val="both"/>
        <w:rPr>
          <w:highlight w:val="yellow"/>
          <w:lang w:val="en-US"/>
        </w:rPr>
      </w:pPr>
    </w:p>
    <w:p w14:paraId="0ED1C149" w14:textId="77777777" w:rsidR="00507A7E" w:rsidRPr="006518C9" w:rsidRDefault="00507A7E" w:rsidP="00F60D70">
      <w:pPr>
        <w:pStyle w:val="Heading1"/>
        <w:numPr>
          <w:ilvl w:val="0"/>
          <w:numId w:val="0"/>
        </w:numPr>
        <w:jc w:val="both"/>
      </w:pPr>
      <w:bookmarkStart w:id="339" w:name="_Toc153687291"/>
      <w:bookmarkStart w:id="340" w:name="_Toc155584024"/>
      <w:bookmarkStart w:id="341" w:name="_Toc156877876"/>
      <w:bookmarkStart w:id="342" w:name="_Toc457214158"/>
      <w:r w:rsidRPr="006518C9">
        <w:t>Copyright Notice</w:t>
      </w:r>
      <w:bookmarkEnd w:id="339"/>
      <w:bookmarkEnd w:id="340"/>
      <w:bookmarkEnd w:id="341"/>
      <w:bookmarkEnd w:id="342"/>
    </w:p>
    <w:p w14:paraId="1FF0C9EA" w14:textId="77777777" w:rsidR="008B6BE0" w:rsidRPr="006518C9" w:rsidRDefault="008B6BE0" w:rsidP="00F60D70">
      <w:pPr>
        <w:jc w:val="both"/>
        <w:rPr>
          <w:lang w:val="en-US"/>
        </w:rPr>
      </w:pPr>
      <w:r w:rsidRPr="006518C9">
        <w:rPr>
          <w:lang w:val="en-US"/>
        </w:rPr>
        <w:t>Copyright (C) Proteomics Standards Initiative (</w:t>
      </w:r>
      <w:r w:rsidR="001C6138" w:rsidRPr="006518C9">
        <w:rPr>
          <w:lang w:val="en-US"/>
        </w:rPr>
        <w:t>2016</w:t>
      </w:r>
      <w:r w:rsidRPr="006518C9">
        <w:rPr>
          <w:lang w:val="en-US"/>
        </w:rPr>
        <w:t>). All Rights Reserved.</w:t>
      </w:r>
    </w:p>
    <w:p w14:paraId="737ED8EA" w14:textId="77777777" w:rsidR="008B6BE0" w:rsidRPr="006518C9" w:rsidRDefault="008B6BE0" w:rsidP="00F60D70">
      <w:pPr>
        <w:jc w:val="both"/>
        <w:rPr>
          <w:lang w:val="en-US"/>
        </w:rPr>
      </w:pPr>
    </w:p>
    <w:p w14:paraId="64549113" w14:textId="77777777" w:rsidR="008B6BE0" w:rsidRPr="006518C9" w:rsidRDefault="008B6BE0" w:rsidP="00F60D70">
      <w:pPr>
        <w:jc w:val="both"/>
        <w:rPr>
          <w:lang w:val="en-US"/>
        </w:rPr>
      </w:pPr>
      <w:r w:rsidRPr="006518C9">
        <w:rPr>
          <w:lang w:val="en-US"/>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w:t>
      </w:r>
      <w:r w:rsidRPr="006518C9">
        <w:rPr>
          <w:lang w:val="en-US"/>
        </w:rPr>
        <w:lastRenderedPageBreak/>
        <w:t>the purpose of developing Proteomics Recommendations in which case the procedures for copyrights defined in the PSI Document process must be followed, or as required to translate it into languages other than English.</w:t>
      </w:r>
    </w:p>
    <w:p w14:paraId="1B4E80B6" w14:textId="77777777" w:rsidR="008B6BE0" w:rsidRPr="006518C9" w:rsidRDefault="008B6BE0" w:rsidP="00F60D70">
      <w:pPr>
        <w:jc w:val="both"/>
        <w:rPr>
          <w:lang w:val="en-US"/>
        </w:rPr>
      </w:pPr>
    </w:p>
    <w:p w14:paraId="2DAC94CB" w14:textId="77777777" w:rsidR="008B6BE0" w:rsidRPr="006518C9" w:rsidRDefault="008B6BE0" w:rsidP="00F60D70">
      <w:pPr>
        <w:jc w:val="both"/>
        <w:rPr>
          <w:lang w:val="en-US"/>
        </w:rPr>
      </w:pPr>
      <w:r w:rsidRPr="006518C9">
        <w:rPr>
          <w:lang w:val="en-US"/>
        </w:rPr>
        <w:t>The limited permissions granted above are perpetual and will not be revoked by the PSI or its successors or assigns.</w:t>
      </w:r>
    </w:p>
    <w:p w14:paraId="50D4FEF2" w14:textId="77777777" w:rsidR="008B6BE0" w:rsidRPr="006518C9" w:rsidRDefault="008B6BE0" w:rsidP="00F60D70">
      <w:pPr>
        <w:jc w:val="both"/>
        <w:rPr>
          <w:lang w:val="en-US"/>
        </w:rPr>
      </w:pPr>
    </w:p>
    <w:p w14:paraId="16456388" w14:textId="77777777" w:rsidR="008B6BE0" w:rsidRPr="006518C9" w:rsidRDefault="008B6BE0" w:rsidP="00F60D70">
      <w:pPr>
        <w:jc w:val="both"/>
        <w:rPr>
          <w:lang w:val="en-US"/>
        </w:rPr>
      </w:pPr>
      <w:r w:rsidRPr="006518C9">
        <w:rPr>
          <w:lang w:val="en-US"/>
        </w:rP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343" w:name="29"/>
      <w:bookmarkStart w:id="344" w:name="30"/>
      <w:bookmarkStart w:id="345" w:name="31"/>
      <w:bookmarkEnd w:id="343"/>
      <w:bookmarkEnd w:id="344"/>
      <w:bookmarkEnd w:id="345"/>
    </w:p>
    <w:p w14:paraId="7F08152B" w14:textId="77777777" w:rsidR="008B6BE0" w:rsidRPr="006518C9" w:rsidRDefault="008B6BE0" w:rsidP="00F60D70">
      <w:pPr>
        <w:jc w:val="both"/>
        <w:rPr>
          <w:lang w:val="en-US"/>
        </w:rPr>
      </w:pPr>
    </w:p>
    <w:p w14:paraId="74211EBC" w14:textId="77777777" w:rsidR="0031233F" w:rsidRPr="006518C9" w:rsidRDefault="0031233F" w:rsidP="00466496">
      <w:pPr>
        <w:rPr>
          <w:lang w:val="en-US"/>
        </w:rPr>
      </w:pPr>
    </w:p>
    <w:p w14:paraId="35A505EA" w14:textId="50A1951A" w:rsidR="00507A7E" w:rsidRPr="006518C9" w:rsidRDefault="00507A7E" w:rsidP="00466496">
      <w:pPr>
        <w:rPr>
          <w:lang w:val="en-US"/>
        </w:rPr>
      </w:pPr>
    </w:p>
    <w:sectPr w:rsidR="00507A7E" w:rsidRPr="006518C9" w:rsidSect="00060CAA">
      <w:headerReference w:type="even" r:id="rId461"/>
      <w:headerReference w:type="default" r:id="rId462"/>
      <w:footerReference w:type="even" r:id="rId463"/>
      <w:footerReference w:type="default" r:id="rId464"/>
      <w:headerReference w:type="first" r:id="rId465"/>
      <w:footerReference w:type="first" r:id="rId466"/>
      <w:pgSz w:w="12240" w:h="15840"/>
      <w:pgMar w:top="1134" w:right="1134" w:bottom="1134" w:left="1134" w:header="720" w:footer="720" w:gutter="0"/>
      <w:cols w:space="720"/>
      <w:noEndnote/>
      <w:titlePg/>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1" w:author="Jones, Andy" w:date="2017-01-09T13:24:00Z" w:initials="JA">
    <w:p w14:paraId="4D19EB9B" w14:textId="77777777" w:rsidR="0032247A" w:rsidRPr="000315C6" w:rsidRDefault="0032247A">
      <w:pPr>
        <w:pStyle w:val="CommentText"/>
        <w:rPr>
          <w:lang w:val="en-GB"/>
        </w:rPr>
      </w:pPr>
      <w:r>
        <w:rPr>
          <w:rStyle w:val="CommentReference"/>
        </w:rPr>
        <w:annotationRef/>
      </w:r>
      <w:r>
        <w:rPr>
          <w:lang w:val="en-GB"/>
        </w:rPr>
        <w:t>Comment from reviewer 2 to link directly to validator. I would prefer to update webpage with final deliverables, in case things move on GitHub. TO 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D19EB9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9ADFC6" w14:textId="77777777" w:rsidR="00A6726E" w:rsidRDefault="00A6726E">
      <w:r>
        <w:separator/>
      </w:r>
    </w:p>
  </w:endnote>
  <w:endnote w:type="continuationSeparator" w:id="0">
    <w:p w14:paraId="5D2EECDF" w14:textId="77777777" w:rsidR="00A6726E" w:rsidRDefault="00A672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F3CB5" w14:textId="77777777" w:rsidR="0032247A" w:rsidRDefault="003224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132F" w14:textId="77777777" w:rsidR="0032247A" w:rsidRDefault="00A6726E" w:rsidP="008B5995">
    <w:pPr>
      <w:pStyle w:val="Footer"/>
      <w:tabs>
        <w:tab w:val="clear" w:pos="4320"/>
      </w:tabs>
    </w:pPr>
    <w:hyperlink r:id="rId1" w:history="1">
      <w:r w:rsidR="0032247A" w:rsidRPr="0006081C">
        <w:rPr>
          <w:rStyle w:val="Hyperlink"/>
        </w:rPr>
        <w:t>http://www.psidev.info/</w:t>
      </w:r>
    </w:hyperlink>
    <w:r w:rsidR="0032247A">
      <w:rPr>
        <w:rStyle w:val="PageNumber"/>
      </w:rPr>
      <w:tab/>
    </w:r>
    <w:r w:rsidR="0032247A">
      <w:rPr>
        <w:rStyle w:val="PageNumber"/>
      </w:rPr>
      <w:fldChar w:fldCharType="begin"/>
    </w:r>
    <w:r w:rsidR="0032247A">
      <w:rPr>
        <w:rStyle w:val="PageNumber"/>
      </w:rPr>
      <w:instrText xml:space="preserve"> PAGE </w:instrText>
    </w:r>
    <w:r w:rsidR="0032247A">
      <w:rPr>
        <w:rStyle w:val="PageNumber"/>
      </w:rPr>
      <w:fldChar w:fldCharType="separate"/>
    </w:r>
    <w:r w:rsidR="003814F2">
      <w:rPr>
        <w:rStyle w:val="PageNumber"/>
        <w:noProof/>
      </w:rPr>
      <w:t>14</w:t>
    </w:r>
    <w:r w:rsidR="0032247A">
      <w:rPr>
        <w:rStyle w:val="PageNumber"/>
      </w:rPr>
      <w:fldChar w:fldCharType="end"/>
    </w:r>
    <w:r w:rsidR="0032247A">
      <w:rPr>
        <w:rStyle w:val="PageNumber"/>
      </w:rPr>
      <w:t xml:space="preserve"> / </w:t>
    </w:r>
    <w:r w:rsidR="0032247A">
      <w:rPr>
        <w:rStyle w:val="PageNumber"/>
      </w:rPr>
      <w:fldChar w:fldCharType="begin"/>
    </w:r>
    <w:r w:rsidR="0032247A">
      <w:rPr>
        <w:rStyle w:val="PageNumber"/>
      </w:rPr>
      <w:instrText xml:space="preserve"> NUMPAGES   \* MERGEFORMAT </w:instrText>
    </w:r>
    <w:r w:rsidR="0032247A">
      <w:rPr>
        <w:rStyle w:val="PageNumber"/>
      </w:rPr>
      <w:fldChar w:fldCharType="separate"/>
    </w:r>
    <w:r w:rsidR="003814F2">
      <w:rPr>
        <w:rStyle w:val="PageNumber"/>
        <w:noProof/>
      </w:rPr>
      <w:t>89</w:t>
    </w:r>
    <w:r w:rsidR="0032247A">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4DB01" w14:textId="77777777" w:rsidR="0032247A" w:rsidRDefault="003224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C765FE" w14:textId="77777777" w:rsidR="00A6726E" w:rsidRDefault="00A6726E">
      <w:r>
        <w:separator/>
      </w:r>
    </w:p>
  </w:footnote>
  <w:footnote w:type="continuationSeparator" w:id="0">
    <w:p w14:paraId="1E0454E3" w14:textId="77777777" w:rsidR="00A6726E" w:rsidRDefault="00A672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63DF07" w14:textId="77777777" w:rsidR="0032247A" w:rsidRDefault="0032247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FAC3" w14:textId="77777777" w:rsidR="0032247A" w:rsidRDefault="0032247A" w:rsidP="008B5995">
    <w:pPr>
      <w:tabs>
        <w:tab w:val="left" w:pos="7938"/>
      </w:tabs>
    </w:pPr>
    <w:r>
      <w:t xml:space="preserve">mzIdentML Specification </w:t>
    </w:r>
    <w:r w:rsidRPr="002A5705">
      <w:t>version 1.</w:t>
    </w:r>
    <w:r>
      <w:t>2.0 draft</w:t>
    </w:r>
    <w:r>
      <w:tab/>
      <w:t>July 2016</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85D57" w14:textId="77777777" w:rsidR="0032247A" w:rsidRDefault="0032247A" w:rsidP="00AC7651">
    <w:r>
      <w:t xml:space="preserve">PSI draft recommendation                                                           </w:t>
    </w:r>
    <w:r>
      <w:tab/>
      <w:t xml:space="preserve">       PSI Proteomics Informatics Working Group</w:t>
    </w:r>
  </w:p>
  <w:p w14:paraId="5181A4E0" w14:textId="77777777" w:rsidR="0032247A" w:rsidRDefault="0032247A" w:rsidP="005B103B">
    <w:pPr>
      <w:jc w:val="right"/>
      <w:rPr>
        <w:lang w:val="pt-BR"/>
      </w:rPr>
    </w:pPr>
  </w:p>
  <w:p w14:paraId="759F1025" w14:textId="77777777" w:rsidR="0032247A" w:rsidRPr="00B64B28" w:rsidRDefault="0032247A" w:rsidP="005B103B">
    <w:pPr>
      <w:jc w:val="right"/>
    </w:pPr>
    <w:r w:rsidRPr="00B64B28">
      <w:t xml:space="preserve">Juan Antonio Vizcaíno, European Bioinformatics Institute </w:t>
    </w:r>
  </w:p>
  <w:p w14:paraId="723B556C" w14:textId="77777777" w:rsidR="0032247A" w:rsidRDefault="0032247A"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14:paraId="69490558" w14:textId="77777777" w:rsidR="0032247A" w:rsidRDefault="0032247A" w:rsidP="005B103B">
    <w:pPr>
      <w:jc w:val="right"/>
      <w:rPr>
        <w:lang w:val="de-DE"/>
      </w:rPr>
    </w:pPr>
    <w:r w:rsidRPr="008B5995">
      <w:rPr>
        <w:lang w:val="de-DE"/>
      </w:rPr>
      <w:t>Martin Eisenacher, Medizinisches Proteom-Center, Ruhr-Universität Bochum</w:t>
    </w:r>
  </w:p>
  <w:p w14:paraId="315EFD93" w14:textId="77777777" w:rsidR="0032247A" w:rsidRPr="00071A7F" w:rsidRDefault="0032247A" w:rsidP="005B103B">
    <w:pPr>
      <w:jc w:val="right"/>
      <w:rPr>
        <w:lang w:val="en-US"/>
      </w:rPr>
    </w:pPr>
    <w:r w:rsidRPr="00071A7F">
      <w:rPr>
        <w:lang w:val="en-US"/>
      </w:rPr>
      <w:t>Sean Seymour, SCIEX</w:t>
    </w:r>
  </w:p>
  <w:p w14:paraId="2432CCDE" w14:textId="77777777" w:rsidR="0032247A" w:rsidRDefault="0032247A" w:rsidP="005B103B">
    <w:pPr>
      <w:jc w:val="right"/>
      <w:rPr>
        <w:lang w:val="en-US"/>
      </w:rPr>
    </w:pPr>
    <w:r w:rsidRPr="00071A7F">
      <w:rPr>
        <w:lang w:val="en-US"/>
      </w:rPr>
      <w:t>Terry Farrah, Institute for Systems Biology</w:t>
    </w:r>
  </w:p>
  <w:p w14:paraId="4BEA19AB" w14:textId="77777777" w:rsidR="0032247A" w:rsidRPr="00071A7F" w:rsidRDefault="0032247A" w:rsidP="006518C9">
    <w:pPr>
      <w:jc w:val="right"/>
      <w:rPr>
        <w:lang w:val="en-US"/>
      </w:rPr>
    </w:pPr>
    <w:r>
      <w:rPr>
        <w:lang w:val="en-US"/>
      </w:rPr>
      <w:t xml:space="preserve">Eric Deutsch, </w:t>
    </w:r>
    <w:r w:rsidRPr="006518C9">
      <w:rPr>
        <w:lang w:val="en-US"/>
      </w:rPr>
      <w:t>Institute for Systems Biology</w:t>
    </w:r>
  </w:p>
  <w:p w14:paraId="6EE797B9" w14:textId="77777777" w:rsidR="0032247A" w:rsidRDefault="0032247A" w:rsidP="005B103B">
    <w:pPr>
      <w:jc w:val="right"/>
    </w:pPr>
    <w:r>
      <w:t>Andrew R Jones, University of Liverpool</w:t>
    </w:r>
  </w:p>
  <w:p w14:paraId="45B495E8" w14:textId="77777777" w:rsidR="0032247A" w:rsidRDefault="0032247A" w:rsidP="005B103B">
    <w:pPr>
      <w:jc w:val="right"/>
    </w:pPr>
  </w:p>
  <w:p w14:paraId="3BE7CF4E" w14:textId="77777777" w:rsidR="0032247A" w:rsidRDefault="0032247A" w:rsidP="005B103B"/>
  <w:p w14:paraId="4708BE00" w14:textId="77777777" w:rsidR="0032247A" w:rsidRDefault="0032247A" w:rsidP="007B733F">
    <w:pPr>
      <w:jc w:val="right"/>
    </w:pPr>
    <w:r>
      <w:t>July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8pt;height:11.8pt" o:bullet="t">
        <v:imagedata r:id="rId1" o:title=""/>
      </v:shape>
    </w:pict>
  </w:numPicBullet>
  <w:abstractNum w:abstractNumId="0" w15:restartNumberingAfterBreak="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69"/>
        </w:tabs>
        <w:ind w:left="15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15:restartNumberingAfterBreak="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15:restartNumberingAfterBreak="0">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15:restartNumberingAfterBreak="0">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15:restartNumberingAfterBreak="0">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es, Andy">
    <w15:presenceInfo w15:providerId="AD" w15:userId="S-1-5-21-137024685-2204166116-4157399963-1219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1"/>
  <w:activeWritingStyle w:appName="MSWord" w:lang="de-DE" w:vendorID="64" w:dllVersion="131078" w:nlCheck="1" w:checkStyle="0"/>
  <w:activeWritingStyle w:appName="MSWord" w:lang="pt-BR" w:vendorID="64" w:dllVersion="131078" w:nlCheck="1" w:checkStyle="0"/>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trackRevisions/>
  <w:doNotTrackMoves/>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429&lt;/item&gt;&lt;item&gt;625&lt;/item&gt;&lt;item&gt;841&lt;/item&gt;&lt;item&gt;925&lt;/item&gt;&lt;item&gt;926&lt;/item&gt;&lt;item&gt;945&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36C"/>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EA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5C6"/>
    <w:rsid w:val="0003166B"/>
    <w:rsid w:val="000317BC"/>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4D56"/>
    <w:rsid w:val="00075989"/>
    <w:rsid w:val="00076401"/>
    <w:rsid w:val="0007698F"/>
    <w:rsid w:val="00077105"/>
    <w:rsid w:val="000774F7"/>
    <w:rsid w:val="00077C6B"/>
    <w:rsid w:val="00077FCB"/>
    <w:rsid w:val="000804F9"/>
    <w:rsid w:val="00080672"/>
    <w:rsid w:val="000812DA"/>
    <w:rsid w:val="000821E7"/>
    <w:rsid w:val="000824B1"/>
    <w:rsid w:val="00082D5A"/>
    <w:rsid w:val="00082E35"/>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307"/>
    <w:rsid w:val="000A35BE"/>
    <w:rsid w:val="000A5398"/>
    <w:rsid w:val="000A5CAF"/>
    <w:rsid w:val="000A655D"/>
    <w:rsid w:val="000A6662"/>
    <w:rsid w:val="000A77CC"/>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038"/>
    <w:rsid w:val="000B529B"/>
    <w:rsid w:val="000B6B5E"/>
    <w:rsid w:val="000B78F7"/>
    <w:rsid w:val="000B7E48"/>
    <w:rsid w:val="000C0541"/>
    <w:rsid w:val="000C1783"/>
    <w:rsid w:val="000C18A7"/>
    <w:rsid w:val="000C1D8C"/>
    <w:rsid w:val="000C2337"/>
    <w:rsid w:val="000C2748"/>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1AA7"/>
    <w:rsid w:val="00132945"/>
    <w:rsid w:val="00132B8C"/>
    <w:rsid w:val="001334A8"/>
    <w:rsid w:val="00133AC5"/>
    <w:rsid w:val="00133C78"/>
    <w:rsid w:val="00133FF5"/>
    <w:rsid w:val="00134123"/>
    <w:rsid w:val="001354F5"/>
    <w:rsid w:val="00135748"/>
    <w:rsid w:val="00135D51"/>
    <w:rsid w:val="00137895"/>
    <w:rsid w:val="001406E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47971"/>
    <w:rsid w:val="0015036F"/>
    <w:rsid w:val="0015081A"/>
    <w:rsid w:val="00151051"/>
    <w:rsid w:val="001511D0"/>
    <w:rsid w:val="00152467"/>
    <w:rsid w:val="00152A49"/>
    <w:rsid w:val="0015391D"/>
    <w:rsid w:val="00154181"/>
    <w:rsid w:val="00155632"/>
    <w:rsid w:val="00155F4E"/>
    <w:rsid w:val="00155FD8"/>
    <w:rsid w:val="00156604"/>
    <w:rsid w:val="001600E5"/>
    <w:rsid w:val="00161027"/>
    <w:rsid w:val="001614C1"/>
    <w:rsid w:val="00161808"/>
    <w:rsid w:val="00161BF1"/>
    <w:rsid w:val="00162660"/>
    <w:rsid w:val="00162727"/>
    <w:rsid w:val="00162C79"/>
    <w:rsid w:val="00167CFA"/>
    <w:rsid w:val="00170349"/>
    <w:rsid w:val="001707F1"/>
    <w:rsid w:val="0017294D"/>
    <w:rsid w:val="0017324F"/>
    <w:rsid w:val="0017359F"/>
    <w:rsid w:val="00173DC5"/>
    <w:rsid w:val="00176341"/>
    <w:rsid w:val="00176681"/>
    <w:rsid w:val="00176FC2"/>
    <w:rsid w:val="0017796E"/>
    <w:rsid w:val="00180A75"/>
    <w:rsid w:val="00181A79"/>
    <w:rsid w:val="00182CDD"/>
    <w:rsid w:val="001839DA"/>
    <w:rsid w:val="00183F1A"/>
    <w:rsid w:val="001844ED"/>
    <w:rsid w:val="00184C07"/>
    <w:rsid w:val="001850C7"/>
    <w:rsid w:val="00185129"/>
    <w:rsid w:val="00185472"/>
    <w:rsid w:val="00186951"/>
    <w:rsid w:val="001873DB"/>
    <w:rsid w:val="00187ED9"/>
    <w:rsid w:val="00187F44"/>
    <w:rsid w:val="00190364"/>
    <w:rsid w:val="001919FC"/>
    <w:rsid w:val="00191C14"/>
    <w:rsid w:val="00192017"/>
    <w:rsid w:val="001920E9"/>
    <w:rsid w:val="001922DF"/>
    <w:rsid w:val="00193359"/>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0733"/>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86D"/>
    <w:rsid w:val="001D2919"/>
    <w:rsid w:val="001D2E93"/>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6582"/>
    <w:rsid w:val="001F7ECD"/>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0D9"/>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1338"/>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3DDC"/>
    <w:rsid w:val="00274ECD"/>
    <w:rsid w:val="0027501D"/>
    <w:rsid w:val="002766E5"/>
    <w:rsid w:val="00276875"/>
    <w:rsid w:val="002775BE"/>
    <w:rsid w:val="002814C4"/>
    <w:rsid w:val="00281973"/>
    <w:rsid w:val="00281A39"/>
    <w:rsid w:val="002828FB"/>
    <w:rsid w:val="00283391"/>
    <w:rsid w:val="00284A59"/>
    <w:rsid w:val="00284A5E"/>
    <w:rsid w:val="00285E3B"/>
    <w:rsid w:val="00286983"/>
    <w:rsid w:val="00286C2C"/>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0C18"/>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1F5"/>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152"/>
    <w:rsid w:val="003223F9"/>
    <w:rsid w:val="0032247A"/>
    <w:rsid w:val="003225C0"/>
    <w:rsid w:val="00322C6D"/>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259"/>
    <w:rsid w:val="003434D9"/>
    <w:rsid w:val="00343BCF"/>
    <w:rsid w:val="00343CB6"/>
    <w:rsid w:val="003452BC"/>
    <w:rsid w:val="00345517"/>
    <w:rsid w:val="00346EFF"/>
    <w:rsid w:val="00346FD0"/>
    <w:rsid w:val="00347492"/>
    <w:rsid w:val="00347A46"/>
    <w:rsid w:val="00347AF1"/>
    <w:rsid w:val="00350189"/>
    <w:rsid w:val="003510ED"/>
    <w:rsid w:val="00351C25"/>
    <w:rsid w:val="0035210B"/>
    <w:rsid w:val="003525C3"/>
    <w:rsid w:val="00352B3D"/>
    <w:rsid w:val="00353C34"/>
    <w:rsid w:val="003546EC"/>
    <w:rsid w:val="00354D6D"/>
    <w:rsid w:val="003551BB"/>
    <w:rsid w:val="00357480"/>
    <w:rsid w:val="00357F15"/>
    <w:rsid w:val="0036038B"/>
    <w:rsid w:val="003604EB"/>
    <w:rsid w:val="00361EA8"/>
    <w:rsid w:val="00362016"/>
    <w:rsid w:val="00362C3D"/>
    <w:rsid w:val="0036318E"/>
    <w:rsid w:val="00363389"/>
    <w:rsid w:val="0036463B"/>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14F2"/>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42D7"/>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803"/>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6FA3"/>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3F2D"/>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6DB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50C3"/>
    <w:rsid w:val="00495406"/>
    <w:rsid w:val="004A15B1"/>
    <w:rsid w:val="004A2274"/>
    <w:rsid w:val="004A279D"/>
    <w:rsid w:val="004A36B8"/>
    <w:rsid w:val="004A3701"/>
    <w:rsid w:val="004A3FC3"/>
    <w:rsid w:val="004A42EB"/>
    <w:rsid w:val="004A4ACF"/>
    <w:rsid w:val="004A549E"/>
    <w:rsid w:val="004A5AFB"/>
    <w:rsid w:val="004A6611"/>
    <w:rsid w:val="004A7B01"/>
    <w:rsid w:val="004A7B5C"/>
    <w:rsid w:val="004B085B"/>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E4B"/>
    <w:rsid w:val="004C4F18"/>
    <w:rsid w:val="004C62E2"/>
    <w:rsid w:val="004C64AC"/>
    <w:rsid w:val="004C6D53"/>
    <w:rsid w:val="004D0214"/>
    <w:rsid w:val="004D06DF"/>
    <w:rsid w:val="004D0FE2"/>
    <w:rsid w:val="004D14C2"/>
    <w:rsid w:val="004D16C0"/>
    <w:rsid w:val="004D2A78"/>
    <w:rsid w:val="004D36EF"/>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47C"/>
    <w:rsid w:val="00511B2B"/>
    <w:rsid w:val="005127EA"/>
    <w:rsid w:val="00512A26"/>
    <w:rsid w:val="00512CE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707"/>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77F"/>
    <w:rsid w:val="00572FC3"/>
    <w:rsid w:val="005730AA"/>
    <w:rsid w:val="0057341B"/>
    <w:rsid w:val="00574371"/>
    <w:rsid w:val="0057515C"/>
    <w:rsid w:val="00575F0F"/>
    <w:rsid w:val="00577359"/>
    <w:rsid w:val="00577C0E"/>
    <w:rsid w:val="0058060B"/>
    <w:rsid w:val="00580FC9"/>
    <w:rsid w:val="005816D4"/>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3B0D"/>
    <w:rsid w:val="005E4A25"/>
    <w:rsid w:val="005E64A4"/>
    <w:rsid w:val="005E6D78"/>
    <w:rsid w:val="005E7996"/>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07975"/>
    <w:rsid w:val="00611355"/>
    <w:rsid w:val="006124AA"/>
    <w:rsid w:val="00612675"/>
    <w:rsid w:val="00612BF4"/>
    <w:rsid w:val="006138BD"/>
    <w:rsid w:val="00613E99"/>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5DDA"/>
    <w:rsid w:val="00626BB3"/>
    <w:rsid w:val="00627E57"/>
    <w:rsid w:val="00631000"/>
    <w:rsid w:val="00631C2F"/>
    <w:rsid w:val="00632058"/>
    <w:rsid w:val="0063378F"/>
    <w:rsid w:val="0063385B"/>
    <w:rsid w:val="006344A0"/>
    <w:rsid w:val="00635072"/>
    <w:rsid w:val="006361BA"/>
    <w:rsid w:val="00637045"/>
    <w:rsid w:val="00637178"/>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8C9"/>
    <w:rsid w:val="00651C69"/>
    <w:rsid w:val="00652A72"/>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A05"/>
    <w:rsid w:val="00663BB1"/>
    <w:rsid w:val="00664436"/>
    <w:rsid w:val="00665515"/>
    <w:rsid w:val="0066577E"/>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49C"/>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2C1"/>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1F9"/>
    <w:rsid w:val="006F4300"/>
    <w:rsid w:val="006F4DC0"/>
    <w:rsid w:val="006F5564"/>
    <w:rsid w:val="006F5C66"/>
    <w:rsid w:val="006F688B"/>
    <w:rsid w:val="006F6C0C"/>
    <w:rsid w:val="006F712A"/>
    <w:rsid w:val="006F7FA4"/>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3B7C"/>
    <w:rsid w:val="007145C9"/>
    <w:rsid w:val="00714C2F"/>
    <w:rsid w:val="007163D4"/>
    <w:rsid w:val="007173CA"/>
    <w:rsid w:val="00717537"/>
    <w:rsid w:val="0071788C"/>
    <w:rsid w:val="00721329"/>
    <w:rsid w:val="00722456"/>
    <w:rsid w:val="0072285D"/>
    <w:rsid w:val="00723940"/>
    <w:rsid w:val="0072413E"/>
    <w:rsid w:val="00724362"/>
    <w:rsid w:val="007244BF"/>
    <w:rsid w:val="00724855"/>
    <w:rsid w:val="00724FDF"/>
    <w:rsid w:val="007259F2"/>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7C6"/>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C8A"/>
    <w:rsid w:val="00752CEF"/>
    <w:rsid w:val="00752FD0"/>
    <w:rsid w:val="0075306D"/>
    <w:rsid w:val="00754025"/>
    <w:rsid w:val="00755D8E"/>
    <w:rsid w:val="0075640E"/>
    <w:rsid w:val="007564A5"/>
    <w:rsid w:val="007564CE"/>
    <w:rsid w:val="00756883"/>
    <w:rsid w:val="00756DD7"/>
    <w:rsid w:val="00760FCA"/>
    <w:rsid w:val="00761927"/>
    <w:rsid w:val="007619EF"/>
    <w:rsid w:val="00761A17"/>
    <w:rsid w:val="0076217C"/>
    <w:rsid w:val="00762CCD"/>
    <w:rsid w:val="00762FC4"/>
    <w:rsid w:val="0076327D"/>
    <w:rsid w:val="00763B05"/>
    <w:rsid w:val="00765C02"/>
    <w:rsid w:val="00765D00"/>
    <w:rsid w:val="00767EFE"/>
    <w:rsid w:val="00770CC9"/>
    <w:rsid w:val="00771C60"/>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C2A"/>
    <w:rsid w:val="00787F4E"/>
    <w:rsid w:val="007903EA"/>
    <w:rsid w:val="007905D7"/>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B6"/>
    <w:rsid w:val="007C10E9"/>
    <w:rsid w:val="007C1B8F"/>
    <w:rsid w:val="007C25E3"/>
    <w:rsid w:val="007C273E"/>
    <w:rsid w:val="007C2754"/>
    <w:rsid w:val="007C3BFC"/>
    <w:rsid w:val="007C6533"/>
    <w:rsid w:val="007D003B"/>
    <w:rsid w:val="007D0366"/>
    <w:rsid w:val="007D14B4"/>
    <w:rsid w:val="007D22EB"/>
    <w:rsid w:val="007D3216"/>
    <w:rsid w:val="007D410C"/>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7F783B"/>
    <w:rsid w:val="00800805"/>
    <w:rsid w:val="00800FEA"/>
    <w:rsid w:val="008027C0"/>
    <w:rsid w:val="008030CC"/>
    <w:rsid w:val="0080433B"/>
    <w:rsid w:val="00805A43"/>
    <w:rsid w:val="00805C85"/>
    <w:rsid w:val="00806937"/>
    <w:rsid w:val="00806948"/>
    <w:rsid w:val="00806DC2"/>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4757"/>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AC3"/>
    <w:rsid w:val="008A2FBA"/>
    <w:rsid w:val="008A33DF"/>
    <w:rsid w:val="008A3963"/>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26ED"/>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658"/>
    <w:rsid w:val="008E3CFD"/>
    <w:rsid w:val="008E4D71"/>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2AB"/>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72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3F40"/>
    <w:rsid w:val="00954A09"/>
    <w:rsid w:val="00954CB9"/>
    <w:rsid w:val="0095665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19A8"/>
    <w:rsid w:val="009C2037"/>
    <w:rsid w:val="009C25C6"/>
    <w:rsid w:val="009C311D"/>
    <w:rsid w:val="009C3896"/>
    <w:rsid w:val="009C3EAF"/>
    <w:rsid w:val="009C43C5"/>
    <w:rsid w:val="009C5855"/>
    <w:rsid w:val="009C59AD"/>
    <w:rsid w:val="009C7A83"/>
    <w:rsid w:val="009D0133"/>
    <w:rsid w:val="009D02E4"/>
    <w:rsid w:val="009D17DE"/>
    <w:rsid w:val="009D2A8A"/>
    <w:rsid w:val="009D31A6"/>
    <w:rsid w:val="009D37D5"/>
    <w:rsid w:val="009D3C88"/>
    <w:rsid w:val="009D3E81"/>
    <w:rsid w:val="009D3F62"/>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2EAA"/>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3BD"/>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2C47"/>
    <w:rsid w:val="00A63CE4"/>
    <w:rsid w:val="00A660F1"/>
    <w:rsid w:val="00A661DF"/>
    <w:rsid w:val="00A6726E"/>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0169"/>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70"/>
    <w:rsid w:val="00AC3DF9"/>
    <w:rsid w:val="00AC51AB"/>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08"/>
    <w:rsid w:val="00AE579B"/>
    <w:rsid w:val="00AE6598"/>
    <w:rsid w:val="00AE6CED"/>
    <w:rsid w:val="00AE7CAF"/>
    <w:rsid w:val="00AE7E8C"/>
    <w:rsid w:val="00AF0D40"/>
    <w:rsid w:val="00AF13E6"/>
    <w:rsid w:val="00AF1566"/>
    <w:rsid w:val="00AF34DC"/>
    <w:rsid w:val="00AF3DFC"/>
    <w:rsid w:val="00AF4A45"/>
    <w:rsid w:val="00AF5B55"/>
    <w:rsid w:val="00AF612A"/>
    <w:rsid w:val="00AF6E55"/>
    <w:rsid w:val="00AF6FB0"/>
    <w:rsid w:val="00AF727F"/>
    <w:rsid w:val="00AF77F1"/>
    <w:rsid w:val="00B00A97"/>
    <w:rsid w:val="00B01751"/>
    <w:rsid w:val="00B018B2"/>
    <w:rsid w:val="00B01B45"/>
    <w:rsid w:val="00B01B64"/>
    <w:rsid w:val="00B0210D"/>
    <w:rsid w:val="00B029FA"/>
    <w:rsid w:val="00B061E2"/>
    <w:rsid w:val="00B067EF"/>
    <w:rsid w:val="00B06A45"/>
    <w:rsid w:val="00B06EE8"/>
    <w:rsid w:val="00B1125F"/>
    <w:rsid w:val="00B11A6D"/>
    <w:rsid w:val="00B11D0E"/>
    <w:rsid w:val="00B129C0"/>
    <w:rsid w:val="00B1312D"/>
    <w:rsid w:val="00B13302"/>
    <w:rsid w:val="00B14274"/>
    <w:rsid w:val="00B14558"/>
    <w:rsid w:val="00B14A65"/>
    <w:rsid w:val="00B151A4"/>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3A1"/>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287D"/>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228D"/>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35F"/>
    <w:rsid w:val="00BB2784"/>
    <w:rsid w:val="00BB2BB9"/>
    <w:rsid w:val="00BB3156"/>
    <w:rsid w:val="00BB383A"/>
    <w:rsid w:val="00BB563D"/>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1AC9"/>
    <w:rsid w:val="00BD27FF"/>
    <w:rsid w:val="00BD4C2D"/>
    <w:rsid w:val="00BD7B1C"/>
    <w:rsid w:val="00BE01B3"/>
    <w:rsid w:val="00BE01B7"/>
    <w:rsid w:val="00BE04D3"/>
    <w:rsid w:val="00BE177E"/>
    <w:rsid w:val="00BE2453"/>
    <w:rsid w:val="00BE37C4"/>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6A9F"/>
    <w:rsid w:val="00C072C8"/>
    <w:rsid w:val="00C077C8"/>
    <w:rsid w:val="00C07A41"/>
    <w:rsid w:val="00C07F84"/>
    <w:rsid w:val="00C103BC"/>
    <w:rsid w:val="00C1053E"/>
    <w:rsid w:val="00C11065"/>
    <w:rsid w:val="00C1223F"/>
    <w:rsid w:val="00C134ED"/>
    <w:rsid w:val="00C13A8A"/>
    <w:rsid w:val="00C13CD2"/>
    <w:rsid w:val="00C14FC6"/>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2AFB"/>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8D6"/>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BFF"/>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909"/>
    <w:rsid w:val="00CC0B64"/>
    <w:rsid w:val="00CC1CD2"/>
    <w:rsid w:val="00CC2448"/>
    <w:rsid w:val="00CC2E74"/>
    <w:rsid w:val="00CC3C08"/>
    <w:rsid w:val="00CC4048"/>
    <w:rsid w:val="00CC534C"/>
    <w:rsid w:val="00CC5EEA"/>
    <w:rsid w:val="00CC66F3"/>
    <w:rsid w:val="00CC723C"/>
    <w:rsid w:val="00CC738F"/>
    <w:rsid w:val="00CD0076"/>
    <w:rsid w:val="00CD0364"/>
    <w:rsid w:val="00CD3150"/>
    <w:rsid w:val="00CD3CD9"/>
    <w:rsid w:val="00CD5274"/>
    <w:rsid w:val="00CD52FB"/>
    <w:rsid w:val="00CD5BB7"/>
    <w:rsid w:val="00CD5BEA"/>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2B3"/>
    <w:rsid w:val="00CF3443"/>
    <w:rsid w:val="00CF3D6E"/>
    <w:rsid w:val="00CF497C"/>
    <w:rsid w:val="00CF544D"/>
    <w:rsid w:val="00CF5C7B"/>
    <w:rsid w:val="00CF6C5F"/>
    <w:rsid w:val="00CF6CF5"/>
    <w:rsid w:val="00CF73B6"/>
    <w:rsid w:val="00CF74F8"/>
    <w:rsid w:val="00CF799D"/>
    <w:rsid w:val="00CF79F1"/>
    <w:rsid w:val="00D01283"/>
    <w:rsid w:val="00D0174E"/>
    <w:rsid w:val="00D01D0C"/>
    <w:rsid w:val="00D0236A"/>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77F87"/>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6DCE"/>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150"/>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41B"/>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12CD"/>
    <w:rsid w:val="00E81A39"/>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2FC9"/>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4A0E"/>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09B9"/>
    <w:rsid w:val="00F11CA5"/>
    <w:rsid w:val="00F12711"/>
    <w:rsid w:val="00F1480F"/>
    <w:rsid w:val="00F15599"/>
    <w:rsid w:val="00F16014"/>
    <w:rsid w:val="00F16019"/>
    <w:rsid w:val="00F16082"/>
    <w:rsid w:val="00F17371"/>
    <w:rsid w:val="00F17784"/>
    <w:rsid w:val="00F17F28"/>
    <w:rsid w:val="00F2016A"/>
    <w:rsid w:val="00F20941"/>
    <w:rsid w:val="00F2154A"/>
    <w:rsid w:val="00F21A52"/>
    <w:rsid w:val="00F21E7B"/>
    <w:rsid w:val="00F230B7"/>
    <w:rsid w:val="00F251E8"/>
    <w:rsid w:val="00F2536C"/>
    <w:rsid w:val="00F27386"/>
    <w:rsid w:val="00F2760E"/>
    <w:rsid w:val="00F27CB0"/>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5DCC"/>
    <w:rsid w:val="00F56559"/>
    <w:rsid w:val="00F5671B"/>
    <w:rsid w:val="00F57860"/>
    <w:rsid w:val="00F57CDB"/>
    <w:rsid w:val="00F60200"/>
    <w:rsid w:val="00F60D7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AF2"/>
    <w:rsid w:val="00F7224E"/>
    <w:rsid w:val="00F72514"/>
    <w:rsid w:val="00F72F6F"/>
    <w:rsid w:val="00F73E11"/>
    <w:rsid w:val="00F74656"/>
    <w:rsid w:val="00F763EA"/>
    <w:rsid w:val="00F7723A"/>
    <w:rsid w:val="00F80A0C"/>
    <w:rsid w:val="00F81842"/>
    <w:rsid w:val="00F82756"/>
    <w:rsid w:val="00F82A9C"/>
    <w:rsid w:val="00F83452"/>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5361"/>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6E46"/>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A75357"/>
  <w15:docId w15:val="{C0A87BED-1517-4AB4-806B-32E3F5F81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3DC"/>
    <w:rPr>
      <w:rFonts w:ascii="Arial" w:hAnsi="Arial"/>
    </w:rPr>
  </w:style>
  <w:style w:type="paragraph" w:styleId="Heading1">
    <w:name w:val="heading 1"/>
    <w:basedOn w:val="Normal"/>
    <w:next w:val="nobreak"/>
    <w:link w:val="Heading1Char"/>
    <w:uiPriority w:val="9"/>
    <w:qFormat/>
    <w:rsid w:val="00DB3ECF"/>
    <w:pPr>
      <w:keepNext/>
      <w:numPr>
        <w:numId w:val="1"/>
      </w:numPr>
      <w:spacing w:before="120" w:after="60"/>
      <w:outlineLvl w:val="0"/>
    </w:pPr>
    <w:rPr>
      <w:b/>
      <w:bCs/>
      <w:kern w:val="32"/>
      <w:sz w:val="28"/>
      <w:szCs w:val="32"/>
      <w:lang w:val="en-US" w:eastAsia="en-US"/>
    </w:rPr>
  </w:style>
  <w:style w:type="paragraph" w:styleId="Heading2">
    <w:name w:val="heading 2"/>
    <w:basedOn w:val="Normal"/>
    <w:next w:val="nobreak"/>
    <w:link w:val="Heading2Char"/>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Heading3">
    <w:name w:val="heading 3"/>
    <w:basedOn w:val="Normal"/>
    <w:next w:val="nobreak"/>
    <w:link w:val="Heading3Char"/>
    <w:uiPriority w:val="9"/>
    <w:qFormat/>
    <w:rsid w:val="00DB3ECF"/>
    <w:pPr>
      <w:keepNext/>
      <w:numPr>
        <w:ilvl w:val="2"/>
        <w:numId w:val="1"/>
      </w:numPr>
      <w:outlineLvl w:val="2"/>
    </w:pPr>
    <w:rPr>
      <w:rFonts w:ascii="Helvetica" w:hAnsi="Helvetica"/>
      <w:b/>
      <w:bCs/>
      <w:szCs w:val="26"/>
      <w:lang w:val="en-US" w:eastAsia="en-US"/>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rPr>
  </w:style>
  <w:style w:type="paragraph" w:styleId="NormalWeb">
    <w:name w:val="Normal (Web)"/>
    <w:basedOn w:val="Normal"/>
    <w:uiPriority w:val="99"/>
    <w:rPr>
      <w:rFonts w:ascii="Times New Roman" w:hAnsi="Times New Roman"/>
      <w:sz w:val="24"/>
    </w:rPr>
  </w:style>
  <w:style w:type="paragraph" w:styleId="PlainText">
    <w:name w:val="Plain Text"/>
    <w:basedOn w:val="Normal"/>
    <w:link w:val="PlainTextChar"/>
    <w:uiPriority w:val="99"/>
    <w:pPr>
      <w:ind w:left="720"/>
    </w:pPr>
    <w:rPr>
      <w:rFonts w:ascii="Courier New" w:hAnsi="Courier New"/>
      <w:lang w:val="en-US" w:eastAsia="en-US"/>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link w:val="CommentTextChar"/>
    <w:uiPriority w:val="99"/>
    <w:rPr>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FootnoteText">
    <w:name w:val="footnote text"/>
    <w:basedOn w:val="Normal"/>
    <w:semiHidden/>
  </w:style>
  <w:style w:type="paragraph" w:styleId="HTMLAddress">
    <w:name w:val="HTML Address"/>
    <w:basedOn w:val="Normal"/>
    <w:rPr>
      <w:i/>
      <w:iCs/>
    </w:rPr>
  </w:style>
  <w:style w:type="paragraph" w:styleId="HTMLPreformatted">
    <w:name w:val="HTML Preformatted"/>
    <w:basedOn w:val="Normal"/>
    <w:link w:val="HTMLPreformattedChar"/>
    <w:uiPriority w:val="99"/>
    <w:rsid w:val="00AE565B"/>
    <w:rPr>
      <w:rFonts w:ascii="Courier New" w:hAnsi="Courier New"/>
      <w:sz w:val="14"/>
      <w:lang w:val="en-US" w:eastAsia="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rsid w:val="00462541"/>
    <w:pPr>
      <w:tabs>
        <w:tab w:val="left" w:pos="800"/>
        <w:tab w:val="right" w:leader="dot" w:pos="9962"/>
      </w:tabs>
      <w:ind w:left="198"/>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llowedHyperlink">
    <w:name w:val="FollowedHyperlink"/>
    <w:uiPriority w:val="99"/>
    <w:rPr>
      <w:color w:val="800080"/>
      <w:u w:val="single"/>
    </w:rPr>
  </w:style>
  <w:style w:type="paragraph" w:styleId="BalloonText">
    <w:name w:val="Balloon Text"/>
    <w:basedOn w:val="Normal"/>
    <w:link w:val="BalloonTextChar"/>
    <w:uiPriority w:val="99"/>
    <w:semiHidden/>
    <w:rPr>
      <w:rFonts w:ascii="Tahoma" w:hAnsi="Tahoma"/>
      <w:sz w:val="16"/>
      <w:szCs w:val="16"/>
      <w:lang w:val="en-US" w:eastAsia="en-US"/>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uiPriority w:val="99"/>
    <w:rsid w:val="00463D05"/>
    <w:rPr>
      <w:sz w:val="16"/>
      <w:szCs w:val="16"/>
    </w:rPr>
  </w:style>
  <w:style w:type="table" w:styleId="TableGrid">
    <w:name w:val="Table Grid"/>
    <w:basedOn w:val="TableNormal"/>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HTMLPreformattedChar">
    <w:name w:val="HTML Preformatted Char"/>
    <w:link w:val="HTMLPreformatted"/>
    <w:uiPriority w:val="99"/>
    <w:rsid w:val="00A35AC6"/>
    <w:rPr>
      <w:rFonts w:ascii="Courier New" w:hAnsi="Courier New" w:cs="Helvetica"/>
      <w:sz w:val="14"/>
      <w:lang w:val="en-US" w:eastAsia="en-US"/>
    </w:rPr>
  </w:style>
  <w:style w:type="character" w:customStyle="1" w:styleId="pun">
    <w:name w:val="pun"/>
    <w:basedOn w:val="DefaultParagraphFont"/>
    <w:rsid w:val="00A35AC6"/>
  </w:style>
  <w:style w:type="character" w:customStyle="1" w:styleId="tag">
    <w:name w:val="tag"/>
    <w:basedOn w:val="DefaultParagraphFont"/>
    <w:rsid w:val="00A35AC6"/>
  </w:style>
  <w:style w:type="character" w:customStyle="1" w:styleId="pln">
    <w:name w:val="pln"/>
    <w:basedOn w:val="DefaultParagraphFont"/>
    <w:rsid w:val="00A35AC6"/>
  </w:style>
  <w:style w:type="character" w:customStyle="1" w:styleId="atn">
    <w:name w:val="atn"/>
    <w:basedOn w:val="DefaultParagraphFont"/>
    <w:rsid w:val="00A35AC6"/>
  </w:style>
  <w:style w:type="character" w:customStyle="1" w:styleId="atv">
    <w:name w:val="atv"/>
    <w:basedOn w:val="DefaultParagraphFont"/>
    <w:rsid w:val="00A35AC6"/>
  </w:style>
  <w:style w:type="character" w:styleId="Strong">
    <w:name w:val="Strong"/>
    <w:uiPriority w:val="22"/>
    <w:qFormat/>
    <w:rsid w:val="00A35AC6"/>
    <w:rPr>
      <w:b/>
      <w:bCs/>
    </w:rPr>
  </w:style>
  <w:style w:type="character" w:customStyle="1" w:styleId="Heading1Char">
    <w:name w:val="Heading 1 Char"/>
    <w:link w:val="Heading1"/>
    <w:uiPriority w:val="9"/>
    <w:rsid w:val="008E6A79"/>
    <w:rPr>
      <w:rFonts w:ascii="Arial" w:hAnsi="Arial" w:cs="Arial"/>
      <w:b/>
      <w:bCs/>
      <w:kern w:val="32"/>
      <w:sz w:val="28"/>
      <w:szCs w:val="32"/>
      <w:lang w:val="en-US" w:eastAsia="en-US"/>
    </w:rPr>
  </w:style>
  <w:style w:type="character" w:customStyle="1" w:styleId="Heading2Char">
    <w:name w:val="Heading 2 Char"/>
    <w:link w:val="Heading2"/>
    <w:uiPriority w:val="9"/>
    <w:rsid w:val="009C311D"/>
    <w:rPr>
      <w:rFonts w:ascii="Arial" w:hAnsi="Arial" w:cs="Arial"/>
      <w:b/>
      <w:bCs/>
      <w:iCs/>
      <w:sz w:val="24"/>
      <w:szCs w:val="28"/>
      <w:lang w:val="en-US" w:eastAsia="en-US"/>
    </w:rPr>
  </w:style>
  <w:style w:type="character" w:customStyle="1" w:styleId="Heading3Char">
    <w:name w:val="Heading 3 Char"/>
    <w:link w:val="Heading3"/>
    <w:uiPriority w:val="9"/>
    <w:rsid w:val="008E6A79"/>
    <w:rPr>
      <w:rFonts w:ascii="Helvetica" w:hAnsi="Helvetica" w:cs="Arial"/>
      <w:b/>
      <w:bCs/>
      <w:szCs w:val="26"/>
      <w:lang w:val="en-US" w:eastAsia="en-US"/>
    </w:rPr>
  </w:style>
  <w:style w:type="character" w:customStyle="1" w:styleId="Heading4Char">
    <w:name w:val="Heading 4 Char"/>
    <w:link w:val="Heading4"/>
    <w:uiPriority w:val="9"/>
    <w:rsid w:val="008E6A79"/>
    <w:rPr>
      <w:b/>
      <w:bCs/>
      <w:sz w:val="28"/>
      <w:szCs w:val="28"/>
      <w:lang w:val="en-US" w:eastAsia="en-US"/>
    </w:rPr>
  </w:style>
  <w:style w:type="character" w:customStyle="1" w:styleId="BalloonTextChar">
    <w:name w:val="Balloon Text Char"/>
    <w:link w:val="BalloonText"/>
    <w:uiPriority w:val="99"/>
    <w:semiHidden/>
    <w:rsid w:val="008E6A79"/>
    <w:rPr>
      <w:rFonts w:ascii="Tahoma" w:hAnsi="Tahoma" w:cs="Tahoma"/>
      <w:sz w:val="16"/>
      <w:szCs w:val="16"/>
      <w:lang w:val="en-US" w:eastAsia="en-US"/>
    </w:rPr>
  </w:style>
  <w:style w:type="character" w:customStyle="1" w:styleId="PlainTextChar">
    <w:name w:val="Plain Text Char"/>
    <w:link w:val="PlainText"/>
    <w:uiPriority w:val="99"/>
    <w:rsid w:val="00F91C5A"/>
    <w:rPr>
      <w:rFonts w:ascii="Courier New" w:hAnsi="Courier New" w:cs="Helvetica"/>
      <w:lang w:val="en-US" w:eastAsia="en-US"/>
    </w:rPr>
  </w:style>
  <w:style w:type="character" w:customStyle="1" w:styleId="popup">
    <w:name w:val="popup"/>
    <w:basedOn w:val="DefaultParagraphFont"/>
    <w:rsid w:val="008520BF"/>
  </w:style>
  <w:style w:type="table" w:customStyle="1" w:styleId="LightShading-Accent11">
    <w:name w:val="Light Shading - Accent 11"/>
    <w:basedOn w:val="TableNormal"/>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TableNormal"/>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CommentTextChar">
    <w:name w:val="Comment Text Char"/>
    <w:link w:val="Comment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rPr>
  </w:style>
  <w:style w:type="table" w:styleId="MediumGrid1-Accent1">
    <w:name w:val="Medium Grid 1 Accent 1"/>
    <w:basedOn w:val="TableNormal"/>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FF75C6"/>
    <w:rPr>
      <w:rFonts w:ascii="Arial" w:hAnsi="Arial"/>
    </w:rPr>
  </w:style>
  <w:style w:type="paragraph" w:customStyle="1" w:styleId="EndNoteBibliographyTitle">
    <w:name w:val="EndNote Bibliography Title"/>
    <w:basedOn w:val="Normal"/>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lang w:val="en-GB" w:eastAsia="en-GB"/>
    </w:rPr>
  </w:style>
  <w:style w:type="paragraph" w:customStyle="1" w:styleId="EndNoteBibliography">
    <w:name w:val="EndNote Bibliography"/>
    <w:basedOn w:val="Normal"/>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lang w:val="en-GB" w:eastAsia="en-GB"/>
    </w:rPr>
  </w:style>
  <w:style w:type="character" w:styleId="HTMLCode">
    <w:name w:val="HTML Code"/>
    <w:uiPriority w:val="99"/>
    <w:unhideWhenUsed/>
    <w:rsid w:val="004C4F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470" TargetMode="External"/><Relationship Id="rId299" Type="http://schemas.openxmlformats.org/officeDocument/2006/relationships/hyperlink" Target="http://www.ebi.ac.uk/ols/beta/ontologies/ms/terms?iri=http://purl.obolibrary.org/obo/MS_1001022" TargetMode="External"/><Relationship Id="rId21" Type="http://schemas.openxmlformats.org/officeDocument/2006/relationships/hyperlink" Target="http://psidev.cvs.sourceforge.net/viewvc/psidev/psi/mod/data/PSI-MOD.obo" TargetMode="External"/><Relationship Id="rId63" Type="http://schemas.openxmlformats.org/officeDocument/2006/relationships/hyperlink" Target="http://www.ebi.ac.uk/ols/beta/ontologies/ms/terms?iri=http://purl.obolibrary.org/obo/MS_1001038" TargetMode="External"/><Relationship Id="rId159" Type="http://schemas.openxmlformats.org/officeDocument/2006/relationships/hyperlink" Target="http://www.ebi.ac.uk/ols/beta/ontologies/ms/terms?iri=http://purl.obolibrary.org/obo/MS_1001027" TargetMode="External"/><Relationship Id="rId324" Type="http://schemas.openxmlformats.org/officeDocument/2006/relationships/hyperlink" Target="http://www.ebi.ac.uk/ols/beta/ontologies/ms/terms?iri=http://purl.obolibrary.org/obo/MS_1001082" TargetMode="External"/><Relationship Id="rId366" Type="http://schemas.openxmlformats.org/officeDocument/2006/relationships/hyperlink" Target="http://www.ebi.ac.uk/ols/beta/ontologies/ms/terms?iri=http://purl.obolibrary.org/obo/MS_1001030" TargetMode="External"/><Relationship Id="rId170" Type="http://schemas.openxmlformats.org/officeDocument/2006/relationships/hyperlink" Target="http://www.ebi.ac.uk/ols/beta/ontologies/ms/terms?iri=http://purl.obolibrary.org/obo/MS_1001469" TargetMode="External"/><Relationship Id="rId226" Type="http://schemas.openxmlformats.org/officeDocument/2006/relationships/hyperlink" Target="http://www.ebi.ac.uk/ols/beta/ontologies/ms/terms?iri=http://purl.obolibrary.org/obo/MS_1001153" TargetMode="External"/><Relationship Id="rId433" Type="http://schemas.openxmlformats.org/officeDocument/2006/relationships/hyperlink" Target="http://www.ebi.ac.uk/ols/beta/ontologies/ms/terms?iri=http://purl.obolibrary.org/obo/MS_1001028" TargetMode="External"/><Relationship Id="rId268" Type="http://schemas.openxmlformats.org/officeDocument/2006/relationships/hyperlink" Target="http://www.ebi.ac.uk/ols/beta/ontologies/ms/terms?iri=http://purl.obolibrary.org/obo/MS_1002404" TargetMode="External"/><Relationship Id="rId32" Type="http://schemas.openxmlformats.org/officeDocument/2006/relationships/image" Target="media/image8.png"/><Relationship Id="rId74" Type="http://schemas.openxmlformats.org/officeDocument/2006/relationships/hyperlink" Target="http://www.ebi.ac.uk/ols/beta/ontologies/ms/terms?iri=http://purl.obolibrary.org/obo/MS_1001287" TargetMode="External"/><Relationship Id="rId128" Type="http://schemas.openxmlformats.org/officeDocument/2006/relationships/hyperlink" Target="http://www.ebi.ac.uk/ols/beta/ontologies/ms/terms?iri=http://purl.obolibrary.org/obo/MS_1002659" TargetMode="External"/><Relationship Id="rId335" Type="http://schemas.openxmlformats.org/officeDocument/2006/relationships/hyperlink" Target="http://www.ebi.ac.uk/ols/beta/ontologies/ms/terms?iri=http://purl.obolibrary.org/obo/MS_1000532" TargetMode="External"/><Relationship Id="rId377" Type="http://schemas.openxmlformats.org/officeDocument/2006/relationships/hyperlink" Target="http://www.ebi.ac.uk/ols/beta/ontologies/ms/terms?iri=http://purl.obolibrary.org/obo/MS_1000797" TargetMode="External"/><Relationship Id="rId5" Type="http://schemas.openxmlformats.org/officeDocument/2006/relationships/webSettings" Target="webSettings.xml"/><Relationship Id="rId181" Type="http://schemas.openxmlformats.org/officeDocument/2006/relationships/hyperlink" Target="http://www.ebi.ac.uk/ols/beta/ontologies/ms/terms?iri=http://purl.obolibrary.org/obo/MS_1001224" TargetMode="External"/><Relationship Id="rId237" Type="http://schemas.openxmlformats.org/officeDocument/2006/relationships/hyperlink" Target="http://www.ebi.ac.uk/ols/beta/ontologies/ms/terms?iri=http://purl.obolibrary.org/obo/MS_1001153" TargetMode="External"/><Relationship Id="rId402" Type="http://schemas.openxmlformats.org/officeDocument/2006/relationships/hyperlink" Target="http://www.ebi.ac.uk/ols/beta/ontologies/ms/terms?iri=http://purl.obolibrary.org/obo/MS_1001302" TargetMode="External"/><Relationship Id="rId279" Type="http://schemas.openxmlformats.org/officeDocument/2006/relationships/hyperlink" Target="http://www.ebi.ac.uk/ols/beta/ontologies/ms/terms?iri=http://purl.obolibrary.org/obo/MS_1001268" TargetMode="External"/><Relationship Id="rId444" Type="http://schemas.openxmlformats.org/officeDocument/2006/relationships/hyperlink" Target="http://www.ebi.ac.uk/ols/beta/ontologies/ms/terms?iri=http://purl.obolibrary.org/obo/MS_1001157" TargetMode="External"/><Relationship Id="rId43" Type="http://schemas.openxmlformats.org/officeDocument/2006/relationships/hyperlink" Target="http://www.ebi.ac.uk/ols/beta/ontologies/ms/terms?iri=http://purl.obolibrary.org/obo/MS_1001042" TargetMode="External"/><Relationship Id="rId139" Type="http://schemas.openxmlformats.org/officeDocument/2006/relationships/hyperlink" Target="http://www.ebi.ac.uk/ols/beta/ontologies/ms/terms?iri=http://purl.obolibrary.org/obo/MS_1001399" TargetMode="External"/><Relationship Id="rId290" Type="http://schemas.openxmlformats.org/officeDocument/2006/relationships/hyperlink" Target="http://www.ebi.ac.uk/ols/beta/ontologies/ms/terms?iri=http://purl.obolibrary.org/obo/MS_1000568" TargetMode="External"/><Relationship Id="rId304" Type="http://schemas.openxmlformats.org/officeDocument/2006/relationships/hyperlink" Target="http://www.ebi.ac.uk/ols/beta/ontologies/ms/terms?iri=http://purl.obolibrary.org/obo/MS_1002509" TargetMode="External"/><Relationship Id="rId346" Type="http://schemas.openxmlformats.org/officeDocument/2006/relationships/hyperlink" Target="http://www.ebi.ac.uk/ols/beta/ontologies/ms/terms?iri=http://purl.obolibrary.org/obo/MS_1000561" TargetMode="External"/><Relationship Id="rId388" Type="http://schemas.openxmlformats.org/officeDocument/2006/relationships/hyperlink" Target="http://www.ebi.ac.uk/ols/beta/ontologies/ms/terms?iri=http://purl.obolibrary.org/obo/MS_1000769" TargetMode="External"/><Relationship Id="rId85" Type="http://schemas.openxmlformats.org/officeDocument/2006/relationships/hyperlink" Target="http://www.ebi.ac.uk/ols/beta/ontologies/ms/terms?iri=http://purl.obolibrary.org/obo/MS_1001344" TargetMode="External"/><Relationship Id="rId150" Type="http://schemas.openxmlformats.org/officeDocument/2006/relationships/hyperlink" Target="http://www.ebi.ac.uk/ols/beta/ontologies/ms/terms?iri=http://purl.obolibrary.org/obo/MS_1000584" TargetMode="External"/><Relationship Id="rId192" Type="http://schemas.openxmlformats.org/officeDocument/2006/relationships/hyperlink" Target="http://www.ebi.ac.uk/ols/beta/ontologies/ms/terms?iri=http://purl.obolibrary.org/obo/MS_1000587" TargetMode="External"/><Relationship Id="rId206" Type="http://schemas.openxmlformats.org/officeDocument/2006/relationships/hyperlink" Target="http://www.ebi.ac.uk/ols/beta/ontologies/ms/terms?iri=http://purl.obolibrary.org/obo/MS_1002236" TargetMode="External"/><Relationship Id="rId413" Type="http://schemas.openxmlformats.org/officeDocument/2006/relationships/hyperlink" Target="http://www.ebi.ac.uk/ols/beta/ontologies/ms/terms?iri=http://purl.obolibrary.org/obo/MS_1001302" TargetMode="External"/><Relationship Id="rId248" Type="http://schemas.openxmlformats.org/officeDocument/2006/relationships/hyperlink" Target="http://www.ebi.ac.uk/ols/beta/ontologies/ms/terms?iri=http://purl.obolibrary.org/obo/MS_1002055" TargetMode="External"/><Relationship Id="rId455" Type="http://schemas.openxmlformats.org/officeDocument/2006/relationships/hyperlink" Target="http://www.ebi.ac.uk/ols/beta/ontologies/ms/terms?iri=http://purl.obolibrary.org/obo/MS_1001025" TargetMode="External"/><Relationship Id="rId12" Type="http://schemas.openxmlformats.org/officeDocument/2006/relationships/hyperlink" Target="http://www.psidev.info/mzml" TargetMode="External"/><Relationship Id="rId108" Type="http://schemas.openxmlformats.org/officeDocument/2006/relationships/hyperlink" Target="http://www.ebi.ac.uk/ols/beta/ontologies/ms/terms?iri=http://purl.obolibrary.org/obo/MS_1001512" TargetMode="External"/><Relationship Id="rId315" Type="http://schemas.openxmlformats.org/officeDocument/2006/relationships/hyperlink" Target="http://www.ebi.ac.uk/ols/beta/ontologies/ms/terms?iri=http://purl.obolibrary.org/obo/MS_1001460" TargetMode="External"/><Relationship Id="rId357" Type="http://schemas.openxmlformats.org/officeDocument/2006/relationships/image" Target="http://www.peptideatlas.org/PSI/schemas/mzIdentML/1.2/figures/SpectrumIdentificationItem.png" TargetMode="External"/><Relationship Id="rId54" Type="http://schemas.openxmlformats.org/officeDocument/2006/relationships/hyperlink" Target="http://www.ebi.ac.uk/ols/beta/ontologies/ms/terms?iri=http://purl.obolibrary.org/obo/MS_1001361" TargetMode="External"/><Relationship Id="rId96" Type="http://schemas.openxmlformats.org/officeDocument/2006/relationships/hyperlink" Target="http://www.ebi.ac.uk/ols/beta/ontologies/ms/terms?iri=http://purl.obolibrary.org/obo/MS_1001045" TargetMode="External"/><Relationship Id="rId161" Type="http://schemas.openxmlformats.org/officeDocument/2006/relationships/hyperlink" Target="http://www.ebi.ac.uk/ols/beta/ontologies/ms/terms?iri=http://purl.obolibrary.org/obo/MS_1001413" TargetMode="External"/><Relationship Id="rId217" Type="http://schemas.openxmlformats.org/officeDocument/2006/relationships/hyperlink" Target="http://www.ebi.ac.uk/ols/beta/ontologies/ms/terms?iri=http://purl.obolibrary.org/obo/MS_1001098" TargetMode="External"/><Relationship Id="rId399" Type="http://schemas.openxmlformats.org/officeDocument/2006/relationships/hyperlink" Target="http://www.ebi.ac.uk/ols/beta/ontologies/ms/terms?iri=http://purl.obolibrary.org/obo/MS_1001530" TargetMode="External"/><Relationship Id="rId259" Type="http://schemas.openxmlformats.org/officeDocument/2006/relationships/hyperlink" Target="http://www.ebi.ac.uk/ols/beta/ontologies/ms/terms?iri=http://purl.obolibrary.org/obo/MS_1001599" TargetMode="External"/><Relationship Id="rId424" Type="http://schemas.openxmlformats.org/officeDocument/2006/relationships/hyperlink" Target="http://www.ebi.ac.uk/ols/beta/ontologies/ms/terms?iri=http://purl.obolibrary.org/obo/MS_1001163" TargetMode="External"/><Relationship Id="rId466" Type="http://schemas.openxmlformats.org/officeDocument/2006/relationships/footer" Target="footer3.xml"/><Relationship Id="rId23" Type="http://schemas.microsoft.com/office/2011/relationships/commentsExtended" Target="commentsExtended.xml"/><Relationship Id="rId119" Type="http://schemas.openxmlformats.org/officeDocument/2006/relationships/hyperlink" Target="http://www.ebi.ac.uk/ols/beta/ontologies/ms/terms?iri=http://purl.obolibrary.org/obo/MS_1001512" TargetMode="External"/><Relationship Id="rId270" Type="http://schemas.openxmlformats.org/officeDocument/2006/relationships/image" Target="http://www.peptideatlas.org/PSI/schemas/mzIdentML/1.2/figures/ProteinDetectionProtocol.png" TargetMode="External"/><Relationship Id="rId326" Type="http://schemas.openxmlformats.org/officeDocument/2006/relationships/hyperlink" Target="http://www.ebi.ac.uk/ols/beta/ontologies/ms/terms?iri=http://purl.obolibrary.org/obo/MS_1001584" TargetMode="External"/><Relationship Id="rId65" Type="http://schemas.openxmlformats.org/officeDocument/2006/relationships/hyperlink" Target="http://www.ebi.ac.uk/ols/beta/ontologies/ms/terms?iri=http://purl.obolibrary.org/obo/MS_1001046" TargetMode="External"/><Relationship Id="rId130" Type="http://schemas.openxmlformats.org/officeDocument/2006/relationships/hyperlink" Target="http://www.ebi.ac.uk/ols/beta/ontologies/ms/terms?iri=http://purl.obolibrary.org/obo/MS_1001040" TargetMode="External"/><Relationship Id="rId368" Type="http://schemas.openxmlformats.org/officeDocument/2006/relationships/hyperlink" Target="http://www.ebi.ac.uk/ols/beta/ontologies/ms/terms?iri=http://purl.obolibrary.org/obo/MS_1001036" TargetMode="External"/><Relationship Id="rId172" Type="http://schemas.openxmlformats.org/officeDocument/2006/relationships/hyperlink" Target="http://www.ebi.ac.uk/ols/beta/ontologies/ms/terms?iri=http://purl.obolibrary.org/obo/MS_1001513" TargetMode="External"/><Relationship Id="rId228" Type="http://schemas.openxmlformats.org/officeDocument/2006/relationships/hyperlink" Target="http://www.ebi.ac.uk/ols/beta/ontologies/ms/terms?iri=http://purl.obolibrary.org/obo/MS_1001155" TargetMode="External"/><Relationship Id="rId435" Type="http://schemas.openxmlformats.org/officeDocument/2006/relationships/hyperlink" Target="http://www.ebi.ac.uk/ols/beta/ontologies/ms/terms?iri=http://purl.obolibrary.org/obo/MS_1001037" TargetMode="External"/><Relationship Id="rId281" Type="http://schemas.openxmlformats.org/officeDocument/2006/relationships/hyperlink" Target="http://www.ebi.ac.uk/ols/beta/ontologies/ms/terms?iri=http://purl.obolibrary.org/obo/MS_1001270" TargetMode="External"/><Relationship Id="rId337" Type="http://schemas.openxmlformats.org/officeDocument/2006/relationships/hyperlink" Target="http://www.ebi.ac.uk/ols/beta/ontologies/ms/terms?iri=http://purl.obolibrary.org/obo/MS_1000534" TargetMode="External"/><Relationship Id="rId34" Type="http://schemas.openxmlformats.org/officeDocument/2006/relationships/hyperlink" Target="http://www.ebi.ac.uk/ols/beta/ontologies/ms/terms?iri=http://purl.obolibrary.org/obo/MS_1001302" TargetMode="External"/><Relationship Id="rId76" Type="http://schemas.openxmlformats.org/officeDocument/2006/relationships/hyperlink" Target="http://www.ebi.ac.uk/ols/beta/ontologies/ms/terms?iri=http://purl.obolibrary.org/obo/MS_1001289" TargetMode="External"/><Relationship Id="rId141" Type="http://schemas.openxmlformats.org/officeDocument/2006/relationships/hyperlink" Target="http://www.ebi.ac.uk/ols/beta/ontologies/ms/terms?iri=http://purl.obolibrary.org/obo/MS_1001040" TargetMode="External"/><Relationship Id="rId379" Type="http://schemas.openxmlformats.org/officeDocument/2006/relationships/hyperlink" Target="http://www.ebi.ac.uk/ols/beta/ontologies/ms/terms?iri=http://purl.obolibrary.org/obo/MS_1000903" TargetMode="External"/><Relationship Id="rId7" Type="http://schemas.openxmlformats.org/officeDocument/2006/relationships/endnotes" Target="endnotes.xml"/><Relationship Id="rId183" Type="http://schemas.openxmlformats.org/officeDocument/2006/relationships/hyperlink" Target="http://www.ebi.ac.uk/ols/beta/ontologies/ms/terms?iri=http://purl.obolibrary.org/obo/MS_1001227" TargetMode="External"/><Relationship Id="rId239" Type="http://schemas.openxmlformats.org/officeDocument/2006/relationships/hyperlink" Target="http://www.ebi.ac.uk/ols/beta/ontologies/ms/terms?iri=http://purl.obolibrary.org/obo/MS_1001058" TargetMode="External"/><Relationship Id="rId390" Type="http://schemas.openxmlformats.org/officeDocument/2006/relationships/hyperlink" Target="http://www.ebi.ac.uk/ols/beta/ontologies/ms/terms?iri=http://purl.obolibrary.org/obo/MS_1000771" TargetMode="External"/><Relationship Id="rId404" Type="http://schemas.openxmlformats.org/officeDocument/2006/relationships/hyperlink" Target="http://www.ebi.ac.uk/ols/beta/ontologies/ms/terms?iri=http://purl.obolibrary.org/obo/MS_1001007" TargetMode="External"/><Relationship Id="rId446" Type="http://schemas.openxmlformats.org/officeDocument/2006/relationships/hyperlink" Target="http://www.ebi.ac.uk/ols/beta/ontologies/ms/terms?iri=http://purl.obolibrary.org/obo/MS_1001159" TargetMode="External"/><Relationship Id="rId250" Type="http://schemas.openxmlformats.org/officeDocument/2006/relationships/hyperlink" Target="http://www.ebi.ac.uk/ols/beta/ontologies/ms/terms?iri=http://purl.obolibrary.org/obo/MS_1001101" TargetMode="External"/><Relationship Id="rId292" Type="http://schemas.openxmlformats.org/officeDocument/2006/relationships/hyperlink" Target="http://www.ebi.ac.uk/ols/beta/ontologies/ms/terms?iri=http://purl.obolibrary.org/obo/MS_1001011" TargetMode="External"/><Relationship Id="rId306" Type="http://schemas.openxmlformats.org/officeDocument/2006/relationships/hyperlink" Target="http://www.ebi.ac.uk/ols/beta/ontologies/ms/terms?iri=http://purl.obolibrary.org/obo/UNIMOD:0" TargetMode="External"/><Relationship Id="rId45" Type="http://schemas.openxmlformats.org/officeDocument/2006/relationships/hyperlink" Target="http://www.ebi.ac.uk/ols/beta/ontologies/ms/terms?iri=http://purl.obolibrary.org/obo/MS_1001302" TargetMode="External"/><Relationship Id="rId87" Type="http://schemas.openxmlformats.org/officeDocument/2006/relationships/hyperlink" Target="http://www.ebi.ac.uk/ols/beta/ontologies/ms/terms?iri=http://purl.obolibrary.org/obo/MS_1001468" TargetMode="External"/><Relationship Id="rId110" Type="http://schemas.openxmlformats.org/officeDocument/2006/relationships/hyperlink" Target="http://www.ebi.ac.uk/ols/beta/ontologies/ms/terms?iri=http://purl.obolibrary.org/obo/MS_1001201" TargetMode="External"/><Relationship Id="rId348" Type="http://schemas.openxmlformats.org/officeDocument/2006/relationships/hyperlink" Target="http://www.ebi.ac.uk/ols/beta/ontologies/ms/terms?iri=http://purl.obolibrary.org/obo/MS_1000569" TargetMode="External"/><Relationship Id="rId152" Type="http://schemas.openxmlformats.org/officeDocument/2006/relationships/hyperlink" Target="http://www.ebi.ac.uk/ols/beta/ontologies/ms/terms?iri=http://purl.obolibrary.org/obo/MS_1000614" TargetMode="External"/><Relationship Id="rId194" Type="http://schemas.openxmlformats.org/officeDocument/2006/relationships/hyperlink" Target="http://www.ebi.ac.uk/ols/beta/ontologies/ms/terms?iri=http://purl.obolibrary.org/obo/MS_1000586" TargetMode="External"/><Relationship Id="rId208" Type="http://schemas.openxmlformats.org/officeDocument/2006/relationships/hyperlink" Target="http://www.ebi.ac.uk/ols/beta/ontologies/ms/terms?iri=http://purl.obolibrary.org/obo/MS_1002415" TargetMode="External"/><Relationship Id="rId415" Type="http://schemas.openxmlformats.org/officeDocument/2006/relationships/hyperlink" Target="http://www.ebi.ac.uk/ols/beta/ontologies/ms/terms?iri=http://purl.obolibrary.org/obo/MS_1001154" TargetMode="External"/><Relationship Id="rId457" Type="http://schemas.openxmlformats.org/officeDocument/2006/relationships/hyperlink" Target="http://www.ncbi.nlm.nih.gov/IEB/ToolBox/SDKDOCS/SEQFEAT.HTML" TargetMode="External"/><Relationship Id="rId261" Type="http://schemas.openxmlformats.org/officeDocument/2006/relationships/hyperlink" Target="http://www.ebi.ac.uk/ols/beta/ontologies/ms/terms?iri=http://purl.obolibrary.org/obo/MS_1001101" TargetMode="External"/><Relationship Id="rId14" Type="http://schemas.openxmlformats.org/officeDocument/2006/relationships/hyperlink" Target="http://www.psidev.info/mztab" TargetMode="External"/><Relationship Id="rId56" Type="http://schemas.openxmlformats.org/officeDocument/2006/relationships/hyperlink" Target="http://www.ebi.ac.uk/ols/beta/ontologies/ms/terms?iri=http://purl.obolibrary.org/obo/MS_1001005" TargetMode="External"/><Relationship Id="rId317" Type="http://schemas.openxmlformats.org/officeDocument/2006/relationships/hyperlink" Target="http://www.ebi.ac.uk/ols/beta/ontologies/ms/terms?iri=http://purl.obolibrary.org/obo/MS_1002504" TargetMode="External"/><Relationship Id="rId359" Type="http://schemas.openxmlformats.org/officeDocument/2006/relationships/hyperlink" Target="http://www.ebi.ac.uk/ols/beta/ontologies/ms/terms?iri=http://purl.obolibrary.org/obo/MS_1000016" TargetMode="External"/><Relationship Id="rId98" Type="http://schemas.openxmlformats.org/officeDocument/2006/relationships/hyperlink" Target="http://www.ebi.ac.uk/ols/beta/ontologies/ms/terms?iri=http://purl.obolibrary.org/obo/MS_1001251" TargetMode="External"/><Relationship Id="rId121" Type="http://schemas.openxmlformats.org/officeDocument/2006/relationships/hyperlink" Target="http://www.ebi.ac.uk/ols/beta/ontologies/ms/terms?iri=http://purl.obolibrary.org/obo/MS_1001348" TargetMode="External"/><Relationship Id="rId163" Type="http://schemas.openxmlformats.org/officeDocument/2006/relationships/hyperlink" Target="http://www.ebi.ac.uk/ols/beta/ontologies/ms/terms?iri=http://purl.obolibrary.org/obo/MS_1001090" TargetMode="External"/><Relationship Id="rId219" Type="http://schemas.openxmlformats.org/officeDocument/2006/relationships/hyperlink" Target="http://www.ebi.ac.uk/ols/beta/ontologies/ms/terms?iri=http://purl.obolibrary.org/obo/MS_1001100" TargetMode="External"/><Relationship Id="rId370" Type="http://schemas.openxmlformats.org/officeDocument/2006/relationships/image" Target="media/image13.png"/><Relationship Id="rId426" Type="http://schemas.openxmlformats.org/officeDocument/2006/relationships/hyperlink" Target="http://www.ebi.ac.uk/ols/beta/ontologies/ms/terms?iri=http://purl.obolibrary.org/obo/MS_1001494" TargetMode="External"/><Relationship Id="rId230" Type="http://schemas.openxmlformats.org/officeDocument/2006/relationships/hyperlink" Target="http://www.ebi.ac.uk/ols/beta/ontologies/ms/terms?iri=http://purl.obolibrary.org/obo/MS_1001157" TargetMode="External"/><Relationship Id="rId468" Type="http://schemas.microsoft.com/office/2011/relationships/people" Target="people.xml"/><Relationship Id="rId25" Type="http://schemas.openxmlformats.org/officeDocument/2006/relationships/image" Target="media/image2.emf"/><Relationship Id="rId67" Type="http://schemas.openxmlformats.org/officeDocument/2006/relationships/hyperlink" Target="http://www.ebi.ac.uk/ols/beta/ontologies/ms/terms?iri=http://purl.obolibrary.org/obo/MS_1001194" TargetMode="External"/><Relationship Id="rId272" Type="http://schemas.openxmlformats.org/officeDocument/2006/relationships/hyperlink" Target="http://www.ebi.ac.uk/ols/beta/ontologies/ms/terms?iri=http://purl.obolibrary.org/obo/MS_1001267" TargetMode="External"/><Relationship Id="rId328" Type="http://schemas.openxmlformats.org/officeDocument/2006/relationships/hyperlink" Target="http://www.ebi.ac.uk/ols/beta/ontologies/ms/terms?iri=http://purl.obolibrary.org/obo/MS_1002491" TargetMode="External"/><Relationship Id="rId132" Type="http://schemas.openxmlformats.org/officeDocument/2006/relationships/hyperlink" Target="http://www.ebi.ac.uk/ols/beta/ontologies/ms/terms?iri=http://purl.obolibrary.org/obo/MS_1001107" TargetMode="External"/><Relationship Id="rId174" Type="http://schemas.openxmlformats.org/officeDocument/2006/relationships/hyperlink" Target="http://www.ebi.ac.uk/ols/beta/ontologies/ms/terms?iri=http://purl.obolibrary.org/obo/MS_1001221" TargetMode="External"/><Relationship Id="rId381" Type="http://schemas.openxmlformats.org/officeDocument/2006/relationships/hyperlink" Target="http://www.ebi.ac.uk/ols/beta/ontologies/ms/terms?iri=http://purl.obolibrary.org/obo/MS_1000926" TargetMode="External"/><Relationship Id="rId241" Type="http://schemas.openxmlformats.org/officeDocument/2006/relationships/hyperlink" Target="http://www.ebi.ac.uk/ols/beta/ontologies/ms/terms?iri=http://purl.obolibrary.org/obo/MS_1001364" TargetMode="External"/><Relationship Id="rId437" Type="http://schemas.openxmlformats.org/officeDocument/2006/relationships/hyperlink" Target="http://www.ebi.ac.uk/ols/beta/ontologies/ms/terms?iri=http://purl.obolibrary.org/obo/MS_1001042" TargetMode="External"/><Relationship Id="rId36" Type="http://schemas.openxmlformats.org/officeDocument/2006/relationships/hyperlink" Target="http://www.ebi.ac.uk/ols/beta/ontologies/ms/terms?iri=http://purl.obolibrary.org/obo/MS_1001007" TargetMode="External"/><Relationship Id="rId283" Type="http://schemas.openxmlformats.org/officeDocument/2006/relationships/hyperlink" Target="http://www.ebi.ac.uk/ols/beta/ontologies/ms/terms?iri=http://purl.obolibrary.org/obo/MS_1001266" TargetMode="External"/><Relationship Id="rId339" Type="http://schemas.openxmlformats.org/officeDocument/2006/relationships/hyperlink" Target="http://www.ebi.ac.uk/ols/beta/ontologies/ms/terms?iri=http://purl.obolibrary.org/obo/MS_1000536" TargetMode="External"/><Relationship Id="rId78" Type="http://schemas.openxmlformats.org/officeDocument/2006/relationships/hyperlink" Target="http://www.ebi.ac.uk/ols/beta/ontologies/ms/terms?iri=http://purl.obolibrary.org/obo/MS_1002060" TargetMode="External"/><Relationship Id="rId101" Type="http://schemas.openxmlformats.org/officeDocument/2006/relationships/hyperlink" Target="http://www.ebi.ac.uk/ols/beta/ontologies/ms/terms?iri=http://purl.obolibrary.org/obo/MS_1001305" TargetMode="External"/><Relationship Id="rId143" Type="http://schemas.openxmlformats.org/officeDocument/2006/relationships/hyperlink" Target="http://www.ebi.ac.uk/ols/beta/ontologies/ms/terms?iri=http://purl.obolibrary.org/obo/MS_1000526" TargetMode="External"/><Relationship Id="rId185" Type="http://schemas.openxmlformats.org/officeDocument/2006/relationships/hyperlink" Target="http://www.ebi.ac.uk/ols/beta/ontologies/ms/terms?iri=http://purl.obolibrary.org/obo/MS_1001221" TargetMode="External"/><Relationship Id="rId350" Type="http://schemas.openxmlformats.org/officeDocument/2006/relationships/hyperlink" Target="http://www.ebi.ac.uk/ols/beta/ontologies/ms/terms?iri=http://purl.obolibrary.org/obo/MS_1001189" TargetMode="External"/><Relationship Id="rId406" Type="http://schemas.openxmlformats.org/officeDocument/2006/relationships/hyperlink" Target="http://www.ebi.ac.uk/ols/beta/ontologies/ms/terms?iri=http://purl.obolibrary.org/obo/MS_1001026" TargetMode="External"/><Relationship Id="rId9" Type="http://schemas.openxmlformats.org/officeDocument/2006/relationships/hyperlink" Target="http://www.w3.org/XML/Schema" TargetMode="External"/><Relationship Id="rId210" Type="http://schemas.openxmlformats.org/officeDocument/2006/relationships/hyperlink" Target="http://www.ebi.ac.uk/ols/beta/ontologies/ms/terms?iri=http://purl.obolibrary.org/obo/MS_1002475" TargetMode="External"/><Relationship Id="rId392" Type="http://schemas.openxmlformats.org/officeDocument/2006/relationships/hyperlink" Target="http://www.ebi.ac.uk/ols/beta/ontologies/ms/terms?iri=http://purl.obolibrary.org/obo/MS_1000773" TargetMode="External"/><Relationship Id="rId448" Type="http://schemas.openxmlformats.org/officeDocument/2006/relationships/hyperlink" Target="http://www.ebi.ac.uk/ols/beta/ontologies/ms/terms?iri=http://purl.obolibrary.org/obo/MS_1001161" TargetMode="External"/><Relationship Id="rId252" Type="http://schemas.openxmlformats.org/officeDocument/2006/relationships/hyperlink" Target="http://www.ebi.ac.uk/ols/beta/ontologies/ms/terms?iri=http://purl.obolibrary.org/obo/MS_1001592" TargetMode="External"/><Relationship Id="rId294" Type="http://schemas.openxmlformats.org/officeDocument/2006/relationships/hyperlink" Target="http://www.ebi.ac.uk/ols/beta/ontologies/ms/terms?iri=http://purl.obolibrary.org/obo/MS_1001015" TargetMode="External"/><Relationship Id="rId308" Type="http://schemas.openxmlformats.org/officeDocument/2006/relationships/hyperlink" Target="http://www.ebi.ac.uk/ols/beta/ontologies/ms/terms?iri=http://purl.obolibrary.org/obo/MS_1001460" TargetMode="External"/><Relationship Id="rId47" Type="http://schemas.openxmlformats.org/officeDocument/2006/relationships/hyperlink" Target="http://www.ebi.ac.uk/ols/beta/ontologies/ms/terms?iri=http://purl.obolibrary.org/obo/MS_1001210" TargetMode="External"/><Relationship Id="rId89" Type="http://schemas.openxmlformats.org/officeDocument/2006/relationships/hyperlink" Target="http://www.ebi.ac.uk/ols/beta/ontologies/ms/terms?iri=http://purl.obolibrary.org/obo/MS_1001470" TargetMode="External"/><Relationship Id="rId112" Type="http://schemas.openxmlformats.org/officeDocument/2006/relationships/hyperlink" Target="http://www.ebi.ac.uk/ols/beta/ontologies/ms/terms?iri=http://purl.obolibrary.org/obo/MS_1001203" TargetMode="External"/><Relationship Id="rId154" Type="http://schemas.openxmlformats.org/officeDocument/2006/relationships/hyperlink" Target="http://www.ebi.ac.uk/ols/beta/ontologies/ms/terms?iri=http://purl.obolibrary.org/obo/MS_1001511" TargetMode="External"/><Relationship Id="rId361" Type="http://schemas.openxmlformats.org/officeDocument/2006/relationships/hyperlink" Target="http://www.ebi.ac.uk/ols/beta/ontologies/ms/terms?iri=http://purl.obolibrary.org/obo/MS_1000797" TargetMode="External"/><Relationship Id="rId196" Type="http://schemas.openxmlformats.org/officeDocument/2006/relationships/hyperlink" Target="http://www.ebi.ac.uk/ols/beta/ontologies/ms/terms?iri=http://purl.obolibrary.org/obo/MS_1001413" TargetMode="External"/><Relationship Id="rId417" Type="http://schemas.openxmlformats.org/officeDocument/2006/relationships/hyperlink" Target="http://www.ebi.ac.uk/ols/beta/ontologies/ms/terms?iri=http://purl.obolibrary.org/obo/MS_1001156" TargetMode="External"/><Relationship Id="rId459" Type="http://schemas.openxmlformats.org/officeDocument/2006/relationships/hyperlink" Target="http://www.pcre.org" TargetMode="External"/><Relationship Id="rId16" Type="http://schemas.openxmlformats.org/officeDocument/2006/relationships/hyperlink" Target="mailto:psidev-ms-vocab@lists.sourceforge.net" TargetMode="External"/><Relationship Id="rId221" Type="http://schemas.openxmlformats.org/officeDocument/2006/relationships/hyperlink" Target="http://www.ebi.ac.uk/ols/beta/ontologies/ms/terms?iri=http://purl.obolibrary.org/obo/MS_1001157" TargetMode="External"/><Relationship Id="rId263" Type="http://schemas.openxmlformats.org/officeDocument/2006/relationships/hyperlink" Target="http://www.ebi.ac.uk/ols/beta/ontologies/ms/terms?iri=http://purl.obolibrary.org/obo/MS_1001184" TargetMode="External"/><Relationship Id="rId319" Type="http://schemas.openxmlformats.org/officeDocument/2006/relationships/hyperlink" Target="http://www.ebi.ac.uk/ols/beta/ontologies/ms/terms?iri=http://purl.obolibrary.org/obo/MOD:00000" TargetMode="External"/><Relationship Id="rId58" Type="http://schemas.openxmlformats.org/officeDocument/2006/relationships/hyperlink" Target="http://www.ebi.ac.uk/ols/beta/ontologies/ms/terms?iri=http://purl.obolibrary.org/obo/MS_1001009" TargetMode="External"/><Relationship Id="rId123" Type="http://schemas.openxmlformats.org/officeDocument/2006/relationships/hyperlink" Target="http://www.ebi.ac.uk/ols/beta/ontologies/ms/terms?iri=http://purl.obolibrary.org/obo/MS_1001350" TargetMode="External"/><Relationship Id="rId330" Type="http://schemas.openxmlformats.org/officeDocument/2006/relationships/hyperlink" Target="http://www.ebi.ac.uk/ols/beta/ontologies/ms/terms?iri=http://purl.obolibrary.org/obo/MS_1002493" TargetMode="External"/><Relationship Id="rId165" Type="http://schemas.openxmlformats.org/officeDocument/2006/relationships/hyperlink" Target="http://www.ebi.ac.uk/ols/beta/ontologies/ms/terms?iri=http://purl.obolibrary.org/obo/MS_1001202" TargetMode="External"/><Relationship Id="rId372" Type="http://schemas.openxmlformats.org/officeDocument/2006/relationships/image" Target="media/image14.png"/><Relationship Id="rId428" Type="http://schemas.openxmlformats.org/officeDocument/2006/relationships/hyperlink" Target="http://www.ebi.ac.uk/ols/beta/ontologies/ms/terms?iri=http://purl.obolibrary.org/obo/MS_1001302" TargetMode="External"/><Relationship Id="rId232" Type="http://schemas.openxmlformats.org/officeDocument/2006/relationships/hyperlink" Target="http://www.ebi.ac.uk/ols/beta/ontologies/ms/terms?iri=http://purl.obolibrary.org/obo/MS_1001159" TargetMode="External"/><Relationship Id="rId274" Type="http://schemas.openxmlformats.org/officeDocument/2006/relationships/hyperlink" Target="http://www.ebi.ac.uk/ols/beta/ontologies/ms/terms?iri=http://purl.obolibrary.org/obo/MS_1001269" TargetMode="External"/><Relationship Id="rId27" Type="http://schemas.openxmlformats.org/officeDocument/2006/relationships/image" Target="media/image4.emf"/><Relationship Id="rId69" Type="http://schemas.openxmlformats.org/officeDocument/2006/relationships/hyperlink" Target="http://www.ebi.ac.uk/ols/beta/ontologies/ms/terms?iri=http://purl.obolibrary.org/obo/MS_1001084" TargetMode="External"/><Relationship Id="rId134" Type="http://schemas.openxmlformats.org/officeDocument/2006/relationships/hyperlink" Target="http://www.ebi.ac.uk/ols/beta/ontologies/ms/terms?iri=http://purl.obolibrary.org/obo/MS_1001200" TargetMode="External"/><Relationship Id="rId80" Type="http://schemas.openxmlformats.org/officeDocument/2006/relationships/image" Target="http://www.peptideatlas.org/PSI/schemas/mzIdentML/1.2/figures/DataCollection.png" TargetMode="External"/><Relationship Id="rId176" Type="http://schemas.openxmlformats.org/officeDocument/2006/relationships/hyperlink" Target="http://www.ebi.ac.uk/ols/beta/ontologies/ms/terms?iri=http://purl.obolibrary.org/obo/MS_1000904" TargetMode="External"/><Relationship Id="rId341" Type="http://schemas.openxmlformats.org/officeDocument/2006/relationships/hyperlink" Target="http://www.ebi.ac.uk/ols/beta/ontologies/ms/terms?iri=http://purl.obolibrary.org/obo/MS_1000539" TargetMode="External"/><Relationship Id="rId383" Type="http://schemas.openxmlformats.org/officeDocument/2006/relationships/hyperlink" Target="http://www.ebi.ac.uk/ols/beta/ontologies/ms/terms?iri=http://purl.obolibrary.org/obo/MS_1001035" TargetMode="External"/><Relationship Id="rId439" Type="http://schemas.openxmlformats.org/officeDocument/2006/relationships/hyperlink" Target="http://www.ebi.ac.uk/ols/beta/ontologies/ms/terms?iri=http://purl.obolibrary.org/obo/MS_1001302" TargetMode="External"/><Relationship Id="rId201" Type="http://schemas.openxmlformats.org/officeDocument/2006/relationships/hyperlink" Target="http://www.ebi.ac.uk/ols/beta/ontologies/ms/terms?iri=http://purl.obolibrary.org/obo/MS_1002415" TargetMode="External"/><Relationship Id="rId243" Type="http://schemas.openxmlformats.org/officeDocument/2006/relationships/hyperlink" Target="http://www.ebi.ac.uk/ols/beta/ontologies/ms/terms?iri=http://purl.obolibrary.org/obo/MS_1001448" TargetMode="External"/><Relationship Id="rId285" Type="http://schemas.openxmlformats.org/officeDocument/2006/relationships/hyperlink" Target="http://www.ebi.ac.uk/ols/beta/ontologies/ms/terms?iri=http://purl.obolibrary.org/obo/MS_1001268" TargetMode="External"/><Relationship Id="rId450" Type="http://schemas.openxmlformats.org/officeDocument/2006/relationships/hyperlink" Target="http://www.ebi.ac.uk/ols/beta/ontologies/ms/terms?iri=http://purl.obolibrary.org/obo/MS_1001163" TargetMode="External"/><Relationship Id="rId38" Type="http://schemas.openxmlformats.org/officeDocument/2006/relationships/hyperlink" Target="http://www.ebi.ac.uk/ols/beta/ontologies/ms/terms?iri=http://purl.obolibrary.org/obo/MS_1001026" TargetMode="External"/><Relationship Id="rId103" Type="http://schemas.openxmlformats.org/officeDocument/2006/relationships/hyperlink" Target="http://www.ebi.ac.uk/ols/beta/ontologies/ms/terms?iri=http://purl.obolibrary.org/obo/MS_1001307" TargetMode="External"/><Relationship Id="rId310" Type="http://schemas.openxmlformats.org/officeDocument/2006/relationships/hyperlink" Target="http://www.ebi.ac.uk/ols/beta/ontologies/ms/terms?iri=http://purl.obolibrary.org/obo/MS_1001525" TargetMode="External"/><Relationship Id="rId91" Type="http://schemas.openxmlformats.org/officeDocument/2006/relationships/hyperlink" Target="http://www.ebi.ac.uk/ols/beta/ontologies/ms/terms?iri=http://purl.obolibrary.org/obo/MS_1001090" TargetMode="External"/><Relationship Id="rId145" Type="http://schemas.openxmlformats.org/officeDocument/2006/relationships/hyperlink" Target="http://www.ebi.ac.uk/ols/beta/ontologies/ms/terms?iri=http://purl.obolibrary.org/obo/MS_1000563" TargetMode="External"/><Relationship Id="rId187" Type="http://schemas.openxmlformats.org/officeDocument/2006/relationships/hyperlink" Target="http://www.ebi.ac.uk/ols/beta/ontologies/ms/terms?iri=http://purl.obolibrary.org/obo/MS_1001346" TargetMode="External"/><Relationship Id="rId352" Type="http://schemas.openxmlformats.org/officeDocument/2006/relationships/hyperlink" Target="http://www.ebi.ac.uk/ols/beta/ontologies/ms/terms?iri=http://purl.obolibrary.org/obo/MS_1001875" TargetMode="External"/><Relationship Id="rId394" Type="http://schemas.openxmlformats.org/officeDocument/2006/relationships/hyperlink" Target="http://www.ebi.ac.uk/ols/beta/ontologies/ms/terms?iri=http://purl.obolibrary.org/obo/MS_1000775" TargetMode="External"/><Relationship Id="rId408" Type="http://schemas.openxmlformats.org/officeDocument/2006/relationships/hyperlink" Target="http://www.ebi.ac.uk/ols/beta/ontologies/ms/terms?iri=http://purl.obolibrary.org/obo/MS_1001032" TargetMode="External"/><Relationship Id="rId212" Type="http://schemas.openxmlformats.org/officeDocument/2006/relationships/hyperlink" Target="http://www.ebi.ac.uk/ols/beta/ontologies/ms/terms?iri=http://purl.obolibrary.org/obo/MS_1002403" TargetMode="External"/><Relationship Id="rId254" Type="http://schemas.openxmlformats.org/officeDocument/2006/relationships/hyperlink" Target="http://www.ebi.ac.uk/ols/beta/ontologies/ms/terms?iri=http://purl.obolibrary.org/obo/MS_1001594" TargetMode="External"/><Relationship Id="rId49" Type="http://schemas.openxmlformats.org/officeDocument/2006/relationships/hyperlink" Target="http://www.ebi.ac.uk/ols/beta/ontologies/ms/terms?iri=http://purl.obolibrary.org/obo/MS_1001212" TargetMode="External"/><Relationship Id="rId114" Type="http://schemas.openxmlformats.org/officeDocument/2006/relationships/hyperlink" Target="http://www.ebi.ac.uk/ols/beta/ontologies/ms/terms?iri=http://purl.obolibrary.org/obo/MS_1001467" TargetMode="External"/><Relationship Id="rId296" Type="http://schemas.openxmlformats.org/officeDocument/2006/relationships/hyperlink" Target="http://www.ebi.ac.uk/ols/beta/ontologies/ms/terms?iri=http://purl.obolibrary.org/obo/MS_1001017" TargetMode="External"/><Relationship Id="rId461" Type="http://schemas.openxmlformats.org/officeDocument/2006/relationships/header" Target="header1.xml"/><Relationship Id="rId60" Type="http://schemas.openxmlformats.org/officeDocument/2006/relationships/hyperlink" Target="http://www.ebi.ac.uk/ols/beta/ontologies/ms/terms?iri=http://purl.obolibrary.org/obo/MS_1001028" TargetMode="External"/><Relationship Id="rId156" Type="http://schemas.openxmlformats.org/officeDocument/2006/relationships/hyperlink" Target="http://www.ebi.ac.uk/ols/beta/ontologies/ms/terms?iri=http://purl.obolibrary.org/obo/MS_1001021" TargetMode="External"/><Relationship Id="rId198" Type="http://schemas.openxmlformats.org/officeDocument/2006/relationships/hyperlink" Target="http://www.ebi.ac.uk/ols/beta/ontologies/ms/terms?iri=http://purl.obolibrary.org/obo/MS_1000588" TargetMode="External"/><Relationship Id="rId321" Type="http://schemas.openxmlformats.org/officeDocument/2006/relationships/hyperlink" Target="http://www.ebi.ac.uk/ols/beta/ontologies/ms/terms?iri=http://purl.obolibrary.org/obo/MS_1001010" TargetMode="External"/><Relationship Id="rId363" Type="http://schemas.openxmlformats.org/officeDocument/2006/relationships/hyperlink" Target="http://www.ebi.ac.uk/ols/beta/ontologies/ms/terms?iri=http://purl.obolibrary.org/obo/MS_1000903" TargetMode="External"/><Relationship Id="rId419" Type="http://schemas.openxmlformats.org/officeDocument/2006/relationships/hyperlink" Target="http://www.ebi.ac.uk/ols/beta/ontologies/ms/terms?iri=http://purl.obolibrary.org/obo/MS_1001158" TargetMode="External"/><Relationship Id="rId223" Type="http://schemas.openxmlformats.org/officeDocument/2006/relationships/hyperlink" Target="http://www.ebi.ac.uk/ols/beta/ontologies/ms/terms?iri=http://purl.obolibrary.org/obo/MS_1001169" TargetMode="External"/><Relationship Id="rId430" Type="http://schemas.openxmlformats.org/officeDocument/2006/relationships/hyperlink" Target="http://www.ebi.ac.uk/ols/beta/ontologies/ms/terms?iri=http://purl.obolibrary.org/obo/MS_1001007" TargetMode="External"/><Relationship Id="rId18" Type="http://schemas.openxmlformats.org/officeDocument/2006/relationships/hyperlink" Target="https://raw.githubusercontent.com/HUPO-PSI/mzIdentML/master/cv/XLMOD.obo" TargetMode="External"/><Relationship Id="rId265" Type="http://schemas.openxmlformats.org/officeDocument/2006/relationships/hyperlink" Target="http://www.ebi.ac.uk/ols/beta/ontologies/ms/terms?iri=http://purl.obolibrary.org/obo/MS_1001036" TargetMode="External"/><Relationship Id="rId125" Type="http://schemas.openxmlformats.org/officeDocument/2006/relationships/hyperlink" Target="http://www.ebi.ac.uk/ols/beta/ontologies/ms/terms?iri=http://purl.obolibrary.org/obo/MS_1001352" TargetMode="External"/><Relationship Id="rId167" Type="http://schemas.openxmlformats.org/officeDocument/2006/relationships/hyperlink" Target="http://www.ebi.ac.uk/ols/beta/ontologies/ms/terms?iri=http://purl.obolibrary.org/obo/MS_1001204" TargetMode="External"/><Relationship Id="rId332" Type="http://schemas.openxmlformats.org/officeDocument/2006/relationships/image" Target="media/image11.png"/><Relationship Id="rId374" Type="http://schemas.openxmlformats.org/officeDocument/2006/relationships/hyperlink" Target="http://www.ebi.ac.uk/ols/beta/ontologies/ms/terms?iri=http://purl.obolibrary.org/obo/MS_1001405" TargetMode="External"/><Relationship Id="rId71" Type="http://schemas.openxmlformats.org/officeDocument/2006/relationships/hyperlink" Target="http://www.ebi.ac.uk/ols/beta/ontologies/ms/terms?iri=http://purl.obolibrary.org/obo/MS_1001142" TargetMode="External"/><Relationship Id="rId234" Type="http://schemas.openxmlformats.org/officeDocument/2006/relationships/hyperlink" Target="http://www.ebi.ac.uk/ols/beta/ontologies/ms/terms?iri=http://purl.obolibrary.org/obo/MS_1001161" TargetMode="External"/><Relationship Id="rId2" Type="http://schemas.openxmlformats.org/officeDocument/2006/relationships/numbering" Target="numbering.xml"/><Relationship Id="rId29" Type="http://schemas.openxmlformats.org/officeDocument/2006/relationships/image" Target="media/image6.png"/><Relationship Id="rId276" Type="http://schemas.openxmlformats.org/officeDocument/2006/relationships/hyperlink" Target="http://www.ebi.ac.uk/ols/beta/ontologies/ms/terms?iri=http://purl.obolibrary.org/obo/MS_1001271" TargetMode="External"/><Relationship Id="rId441" Type="http://schemas.openxmlformats.org/officeDocument/2006/relationships/hyperlink" Target="http://www.ebi.ac.uk/ols/beta/ontologies/ms/terms?iri=http://purl.obolibrary.org/obo/MS_1001154" TargetMode="External"/><Relationship Id="rId40" Type="http://schemas.openxmlformats.org/officeDocument/2006/relationships/hyperlink" Target="http://www.ebi.ac.uk/ols/beta/ontologies/ms/terms?iri=http://purl.obolibrary.org/obo/MS_1001032" TargetMode="External"/><Relationship Id="rId136" Type="http://schemas.openxmlformats.org/officeDocument/2006/relationships/hyperlink" Target="http://www.ebi.ac.uk/ols/beta/ontologies/ms/terms?iri=http://purl.obolibrary.org/obo/MS_1001243" TargetMode="External"/><Relationship Id="rId178" Type="http://schemas.openxmlformats.org/officeDocument/2006/relationships/hyperlink" Target="http://www.ebi.ac.uk/ols/beta/ontologies/ms/terms?iri=http://purl.obolibrary.org/obo/MS_1001220" TargetMode="External"/><Relationship Id="rId301" Type="http://schemas.openxmlformats.org/officeDocument/2006/relationships/hyperlink" Target="http://www.ebi.ac.uk/ols/beta/ontologies/ms/terms?iri=http://purl.obolibrary.org/obo/MS_1001024" TargetMode="External"/><Relationship Id="rId343" Type="http://schemas.openxmlformats.org/officeDocument/2006/relationships/hyperlink" Target="http://www.ebi.ac.uk/ols/beta/ontologies/ms/terms?iri=http://purl.obolibrary.org/obo/MS_1000600" TargetMode="External"/><Relationship Id="rId82" Type="http://schemas.openxmlformats.org/officeDocument/2006/relationships/hyperlink" Target="http://www.ebi.ac.uk/ols/beta/ontologies/ms/terms?iri=http://purl.obolibrary.org/obo/MS_1001088" TargetMode="External"/><Relationship Id="rId203" Type="http://schemas.openxmlformats.org/officeDocument/2006/relationships/hyperlink" Target="http://www.ebi.ac.uk/ols/beta/ontologies/ms/terms?iri=http://purl.obolibrary.org/obo/MS_1001164" TargetMode="External"/><Relationship Id="rId385" Type="http://schemas.openxmlformats.org/officeDocument/2006/relationships/hyperlink" Target="http://www.ebi.ac.uk/ols/beta/ontologies/ms/terms?iri=http://purl.obolibrary.org/obo/MS_1001405" TargetMode="External"/><Relationship Id="rId19" Type="http://schemas.openxmlformats.org/officeDocument/2006/relationships/hyperlink" Target="http://bioportal.bioontology.org/ontologies/UO?p=classes&amp;conceptid=root" TargetMode="External"/><Relationship Id="rId224" Type="http://schemas.openxmlformats.org/officeDocument/2006/relationships/hyperlink" Target="http://www.ebi.ac.uk/ols/beta/ontologies/ms/terms?iri=http://purl.obolibrary.org/obo/MS_1001116" TargetMode="External"/><Relationship Id="rId245" Type="http://schemas.openxmlformats.org/officeDocument/2006/relationships/hyperlink" Target="http://www.ebi.ac.uk/ols/beta/ontologies/ms/terms?iri=http://purl.obolibrary.org/obo/MS_1001491" TargetMode="External"/><Relationship Id="rId266" Type="http://schemas.openxmlformats.org/officeDocument/2006/relationships/hyperlink" Target="http://www.ebi.ac.uk/ols/beta/ontologies/ms/terms?iri=http://purl.obolibrary.org/obo/MS_1001177" TargetMode="External"/><Relationship Id="rId287" Type="http://schemas.openxmlformats.org/officeDocument/2006/relationships/hyperlink" Target="http://www.ebi.ac.uk/ols/beta/ontologies/ms/terms?iri=http://purl.obolibrary.org/obo/MS_1001270" TargetMode="External"/><Relationship Id="rId410" Type="http://schemas.openxmlformats.org/officeDocument/2006/relationships/hyperlink" Target="http://www.ebi.ac.uk/ols/beta/ontologies/ms/terms?iri=http://purl.obolibrary.org/obo/MS_1001038" TargetMode="External"/><Relationship Id="rId431" Type="http://schemas.openxmlformats.org/officeDocument/2006/relationships/hyperlink" Target="http://www.ebi.ac.uk/ols/beta/ontologies/ms/terms?iri=http://purl.obolibrary.org/obo/MS_1001009" TargetMode="External"/><Relationship Id="rId452" Type="http://schemas.openxmlformats.org/officeDocument/2006/relationships/hyperlink" Target="http://www.ebi.ac.uk/ols/beta/ontologies/ms/terms?iri=http://purl.obolibrary.org/obo/MS_1001447" TargetMode="External"/><Relationship Id="rId30" Type="http://schemas.openxmlformats.org/officeDocument/2006/relationships/hyperlink" Target="https://github.com/HUPO-PSI/mzIdentML/tree/master/examples/1_2examples" TargetMode="External"/><Relationship Id="rId105" Type="http://schemas.openxmlformats.org/officeDocument/2006/relationships/hyperlink" Target="http://www.ebi.ac.uk/ols/beta/ontologies/ms/terms?iri=http://purl.obolibrary.org/obo/MS_1001309" TargetMode="External"/><Relationship Id="rId126" Type="http://schemas.openxmlformats.org/officeDocument/2006/relationships/hyperlink" Target="http://www.ebi.ac.uk/ols/beta/ontologies/ms/terms?iri=http://purl.obolibrary.org/obo/MS_1001353" TargetMode="External"/><Relationship Id="rId147" Type="http://schemas.openxmlformats.org/officeDocument/2006/relationships/hyperlink" Target="http://www.ebi.ac.uk/ols/beta/ontologies/ms/terms?iri=http://purl.obolibrary.org/obo/MS_1000565" TargetMode="External"/><Relationship Id="rId168" Type="http://schemas.openxmlformats.org/officeDocument/2006/relationships/hyperlink" Target="http://www.ebi.ac.uk/ols/beta/ontologies/ms/terms?iri=http://purl.obolibrary.org/obo/MS_1001467" TargetMode="External"/><Relationship Id="rId312" Type="http://schemas.openxmlformats.org/officeDocument/2006/relationships/hyperlink" Target="http://www.ebi.ac.uk/ols/beta/ontologies/ms/terms?iri=http://purl.obolibrary.org/obo/MS_1002028" TargetMode="External"/><Relationship Id="rId333" Type="http://schemas.openxmlformats.org/officeDocument/2006/relationships/image" Target="http://www.peptideatlas.org/PSI/schemas/mzIdentML/1.2/figures/SequenceCollection.png" TargetMode="External"/><Relationship Id="rId354" Type="http://schemas.openxmlformats.org/officeDocument/2006/relationships/hyperlink" Target="http://www.ebi.ac.uk/ols/beta/ontologies/ms/terms?iri=http://purl.obolibrary.org/obo/MS_1002057" TargetMode="External"/><Relationship Id="rId51" Type="http://schemas.openxmlformats.org/officeDocument/2006/relationships/hyperlink" Target="http://www.ebi.ac.uk/ols/beta/ontologies/ms/terms?iri=http://purl.obolibrary.org/obo/MS_1001256" TargetMode="External"/><Relationship Id="rId72" Type="http://schemas.openxmlformats.org/officeDocument/2006/relationships/hyperlink" Target="http://www.ebi.ac.uk/ols/beta/ontologies/ms/terms?iri=http://purl.obolibrary.org/obo/MS_1001285" TargetMode="External"/><Relationship Id="rId93" Type="http://schemas.openxmlformats.org/officeDocument/2006/relationships/hyperlink" Target="http://www.ebi.ac.uk/ols/beta/ontologies/ms/terms?iri=http://purl.obolibrary.org/obo/MS_1001468" TargetMode="External"/><Relationship Id="rId189" Type="http://schemas.openxmlformats.org/officeDocument/2006/relationships/hyperlink" Target="http://www.ebi.ac.uk/ols/beta/ontologies/ms/terms?iri=http://purl.obolibrary.org/obo/MS_1001225" TargetMode="External"/><Relationship Id="rId375" Type="http://schemas.openxmlformats.org/officeDocument/2006/relationships/hyperlink" Target="http://www.ebi.ac.uk/ols/beta/ontologies/ms/terms?iri=http://purl.obolibrary.org/obo/MS_1000016" TargetMode="External"/><Relationship Id="rId396" Type="http://schemas.openxmlformats.org/officeDocument/2006/relationships/hyperlink" Target="http://www.ebi.ac.uk/ols/beta/ontologies/ms/terms?iri=http://purl.obolibrary.org/obo/MS_1000777"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088" TargetMode="External"/><Relationship Id="rId235" Type="http://schemas.openxmlformats.org/officeDocument/2006/relationships/hyperlink" Target="http://www.ebi.ac.uk/ols/beta/ontologies/ms/terms?iri=http://purl.obolibrary.org/obo/MS_1001162" TargetMode="External"/><Relationship Id="rId256" Type="http://schemas.openxmlformats.org/officeDocument/2006/relationships/hyperlink" Target="http://www.ebi.ac.uk/ols/beta/ontologies/ms/terms?iri=http://purl.obolibrary.org/obo/MS_1001596" TargetMode="External"/><Relationship Id="rId277" Type="http://schemas.openxmlformats.org/officeDocument/2006/relationships/hyperlink" Target="http://www.ebi.ac.uk/ols/beta/ontologies/ms/terms?iri=http://purl.obolibrary.org/obo/MS_1001266" TargetMode="External"/><Relationship Id="rId298" Type="http://schemas.openxmlformats.org/officeDocument/2006/relationships/hyperlink" Target="http://www.ebi.ac.uk/ols/beta/ontologies/ms/terms?iri=http://purl.obolibrary.org/obo/MS_1001021" TargetMode="External"/><Relationship Id="rId400" Type="http://schemas.openxmlformats.org/officeDocument/2006/relationships/hyperlink" Target="http://www.ebi.ac.uk/ols/beta/ontologies/ms/terms?iri=http://purl.obolibrary.org/obo/MS_1001531" TargetMode="External"/><Relationship Id="rId421" Type="http://schemas.openxmlformats.org/officeDocument/2006/relationships/hyperlink" Target="http://www.ebi.ac.uk/ols/beta/ontologies/ms/terms?iri=http://purl.obolibrary.org/obo/MS_1001160" TargetMode="External"/><Relationship Id="rId442" Type="http://schemas.openxmlformats.org/officeDocument/2006/relationships/hyperlink" Target="http://www.ebi.ac.uk/ols/beta/ontologies/ms/terms?iri=http://purl.obolibrary.org/obo/MS_1001155" TargetMode="External"/><Relationship Id="rId463" Type="http://schemas.openxmlformats.org/officeDocument/2006/relationships/footer" Target="footer1.xml"/><Relationship Id="rId116" Type="http://schemas.openxmlformats.org/officeDocument/2006/relationships/hyperlink" Target="http://www.ebi.ac.uk/ols/beta/ontologies/ms/terms?iri=http://purl.obolibrary.org/obo/MS_1001469" TargetMode="External"/><Relationship Id="rId137" Type="http://schemas.openxmlformats.org/officeDocument/2006/relationships/hyperlink" Target="http://www.ebi.ac.uk/ols/beta/ontologies/ms/terms?iri=http://purl.obolibrary.org/obo/MS_1001275" TargetMode="External"/><Relationship Id="rId158" Type="http://schemas.openxmlformats.org/officeDocument/2006/relationships/hyperlink" Target="http://www.ebi.ac.uk/ols/beta/ontologies/ms/terms?iri=http://purl.obolibrary.org/obo/MS_1001023" TargetMode="External"/><Relationship Id="rId302" Type="http://schemas.openxmlformats.org/officeDocument/2006/relationships/hyperlink" Target="http://www.ebi.ac.uk/ols/beta/ontologies/ms/terms?iri=http://purl.obolibrary.org/obo/MS_1001025" TargetMode="External"/><Relationship Id="rId323" Type="http://schemas.openxmlformats.org/officeDocument/2006/relationships/hyperlink" Target="http://www.ebi.ac.uk/ols/beta/ontologies/ms/terms?iri=http://purl.obolibrary.org/obo/MS_1001081" TargetMode="External"/><Relationship Id="rId344" Type="http://schemas.openxmlformats.org/officeDocument/2006/relationships/hyperlink" Target="http://www.ebi.ac.uk/ols/beta/ontologies/ms/terms?iri=http://purl.obolibrary.org/obo/MS_1000601" TargetMode="External"/><Relationship Id="rId20" Type="http://schemas.openxmlformats.org/officeDocument/2006/relationships/hyperlink" Target="http://www.ebi.ac.uk/chebi/" TargetMode="External"/><Relationship Id="rId41" Type="http://schemas.openxmlformats.org/officeDocument/2006/relationships/hyperlink" Target="http://www.ebi.ac.uk/ols/beta/ontologies/ms/terms?iri=http://purl.obolibrary.org/obo/MS_1001037" TargetMode="External"/><Relationship Id="rId62" Type="http://schemas.openxmlformats.org/officeDocument/2006/relationships/hyperlink" Target="http://www.ebi.ac.uk/ols/beta/ontologies/ms/terms?iri=http://purl.obolibrary.org/obo/MS_1001037" TargetMode="External"/><Relationship Id="rId83" Type="http://schemas.openxmlformats.org/officeDocument/2006/relationships/hyperlink" Target="http://www.ebi.ac.uk/ols/beta/ontologies/ms/terms?iri=http://purl.obolibrary.org/obo/MS_1001090" TargetMode="External"/><Relationship Id="rId179" Type="http://schemas.openxmlformats.org/officeDocument/2006/relationships/hyperlink" Target="http://www.ebi.ac.uk/ols/beta/ontologies/ms/terms?iri=http://purl.obolibrary.org/obo/MS_1001222" TargetMode="External"/><Relationship Id="rId365" Type="http://schemas.openxmlformats.org/officeDocument/2006/relationships/hyperlink" Target="http://www.ebi.ac.uk/ols/beta/ontologies/ms/terms?iri=http://purl.obolibrary.org/obo/MS_1000926" TargetMode="External"/><Relationship Id="rId386" Type="http://schemas.openxmlformats.org/officeDocument/2006/relationships/hyperlink" Target="http://www.ebi.ac.uk/ols/beta/ontologies/ms/terms?iri=http://purl.obolibrary.org/obo/MS_1000767" TargetMode="External"/><Relationship Id="rId190" Type="http://schemas.openxmlformats.org/officeDocument/2006/relationships/hyperlink" Target="http://www.ebi.ac.uk/ols/beta/ontologies/ms/terms?iri=http://purl.obolibrary.org/obo/MS_1001227" TargetMode="External"/><Relationship Id="rId204" Type="http://schemas.openxmlformats.org/officeDocument/2006/relationships/hyperlink" Target="http://www.ebi.ac.uk/ols/beta/ontologies/ms/terms?iri=http://purl.obolibrary.org/obo/MS_1001165" TargetMode="External"/><Relationship Id="rId225" Type="http://schemas.openxmlformats.org/officeDocument/2006/relationships/hyperlink" Target="http://www.ebi.ac.uk/ols/beta/ontologies/ms/terms?iri=http://purl.obolibrary.org/obo/MS_1002402" TargetMode="External"/><Relationship Id="rId246" Type="http://schemas.openxmlformats.org/officeDocument/2006/relationships/hyperlink" Target="http://www.ebi.ac.uk/ols/beta/ontologies/ms/terms?iri=http://purl.obolibrary.org/obo/MS_1001494" TargetMode="External"/><Relationship Id="rId267" Type="http://schemas.openxmlformats.org/officeDocument/2006/relationships/hyperlink" Target="http://www.ebi.ac.uk/ols/beta/ontologies/ms/terms?iri=http://purl.obolibrary.org/obo/MS_1002404" TargetMode="External"/><Relationship Id="rId288" Type="http://schemas.openxmlformats.org/officeDocument/2006/relationships/hyperlink" Target="http://www.ebi.ac.uk/ols/beta/ontologies/ms/terms?iri=http://purl.obolibrary.org/obo/MS_1001271" TargetMode="External"/><Relationship Id="rId411" Type="http://schemas.openxmlformats.org/officeDocument/2006/relationships/hyperlink" Target="http://www.ebi.ac.uk/ols/beta/ontologies/ms/terms?iri=http://purl.obolibrary.org/obo/MS_1001042" TargetMode="External"/><Relationship Id="rId432" Type="http://schemas.openxmlformats.org/officeDocument/2006/relationships/hyperlink" Target="http://www.ebi.ac.uk/ols/beta/ontologies/ms/terms?iri=http://purl.obolibrary.org/obo/MS_1001026" TargetMode="External"/><Relationship Id="rId453" Type="http://schemas.openxmlformats.org/officeDocument/2006/relationships/hyperlink" Target="http://www.ebi.ac.uk/ols/beta/ontologies/ms/terms?iri=http://purl.obolibrary.org/obo/MS_1001494" TargetMode="External"/><Relationship Id="rId106" Type="http://schemas.openxmlformats.org/officeDocument/2006/relationships/hyperlink" Target="http://www.ebi.ac.uk/ols/beta/ontologies/ms/terms?iri=http://purl.obolibrary.org/obo/MS_1001310" TargetMode="External"/><Relationship Id="rId127" Type="http://schemas.openxmlformats.org/officeDocument/2006/relationships/hyperlink" Target="http://www.ebi.ac.uk/ols/beta/ontologies/ms/terms?iri=http://purl.obolibrary.org/obo/MS_1001462" TargetMode="External"/><Relationship Id="rId313" Type="http://schemas.openxmlformats.org/officeDocument/2006/relationships/hyperlink" Target="http://www.ebi.ac.uk/ols/beta/ontologies/ms/terms?iri=http://purl.obolibrary.org/obo/MS_1002029" TargetMode="External"/><Relationship Id="rId10" Type="http://schemas.openxmlformats.org/officeDocument/2006/relationships/hyperlink" Target="http://www.ietf.org/rfc/rfc2119.txt" TargetMode="External"/><Relationship Id="rId31" Type="http://schemas.openxmlformats.org/officeDocument/2006/relationships/image" Target="media/image7.emf"/><Relationship Id="rId52" Type="http://schemas.openxmlformats.org/officeDocument/2006/relationships/hyperlink" Target="http://www.ebi.ac.uk/ols/beta/ontologies/ms/terms?iri=http://purl.obolibrary.org/obo/MS_1001359" TargetMode="External"/><Relationship Id="rId73" Type="http://schemas.openxmlformats.org/officeDocument/2006/relationships/hyperlink" Target="http://www.ebi.ac.uk/ols/beta/ontologies/ms/terms?iri=http://purl.obolibrary.org/obo/MS_1001286" TargetMode="External"/><Relationship Id="rId94" Type="http://schemas.openxmlformats.org/officeDocument/2006/relationships/hyperlink" Target="http://www.ebi.ac.uk/ols/beta/ontologies/ms/terms?iri=http://purl.obolibrary.org/obo/MS_1001469" TargetMode="External"/><Relationship Id="rId148" Type="http://schemas.openxmlformats.org/officeDocument/2006/relationships/hyperlink" Target="http://www.ebi.ac.uk/ols/beta/ontologies/ms/terms?iri=http://purl.obolibrary.org/obo/MS_1000566" TargetMode="External"/><Relationship Id="rId169" Type="http://schemas.openxmlformats.org/officeDocument/2006/relationships/hyperlink" Target="http://www.ebi.ac.uk/ols/beta/ontologies/ms/terms?iri=http://purl.obolibrary.org/obo/MS_1001468" TargetMode="External"/><Relationship Id="rId334" Type="http://schemas.openxmlformats.org/officeDocument/2006/relationships/hyperlink" Target="http://www.ebi.ac.uk/ols/beta/ontologies/ms/terms?iri=http://purl.obolibrary.org/obo/MS_1001456" TargetMode="External"/><Relationship Id="rId355" Type="http://schemas.openxmlformats.org/officeDocument/2006/relationships/hyperlink" Target="http://www.ebi.ac.uk/ols/beta/ontologies/ms/terms?iri=http://purl.obolibrary.org/obo/MS_1002058" TargetMode="External"/><Relationship Id="rId376" Type="http://schemas.openxmlformats.org/officeDocument/2006/relationships/hyperlink" Target="http://www.ebi.ac.uk/ols/beta/ontologies/ms/terms?iri=http://purl.obolibrary.org/obo/MS_1000796" TargetMode="External"/><Relationship Id="rId397" Type="http://schemas.openxmlformats.org/officeDocument/2006/relationships/hyperlink" Target="http://www.ebi.ac.uk/ols/beta/ontologies/ms/terms?iri=http://purl.obolibrary.org/obo/MS_1000767" TargetMode="External"/><Relationship Id="rId4" Type="http://schemas.openxmlformats.org/officeDocument/2006/relationships/settings" Target="settings.xml"/><Relationship Id="rId180" Type="http://schemas.openxmlformats.org/officeDocument/2006/relationships/hyperlink" Target="http://www.ebi.ac.uk/ols/beta/ontologies/ms/terms?iri=http://purl.obolibrary.org/obo/MS_1001223" TargetMode="External"/><Relationship Id="rId215" Type="http://schemas.openxmlformats.org/officeDocument/2006/relationships/hyperlink" Target="http://www.ebi.ac.uk/ols/beta/ontologies/ms/terms?iri=http://purl.obolibrary.org/obo/MS_1001093" TargetMode="External"/><Relationship Id="rId236" Type="http://schemas.openxmlformats.org/officeDocument/2006/relationships/hyperlink" Target="http://www.ebi.ac.uk/ols/beta/ontologies/ms/terms?iri=http://purl.obolibrary.org/obo/MS_1001163" TargetMode="External"/><Relationship Id="rId257" Type="http://schemas.openxmlformats.org/officeDocument/2006/relationships/hyperlink" Target="http://www.ebi.ac.uk/ols/beta/ontologies/ms/terms?iri=http://purl.obolibrary.org/obo/MS_1001597" TargetMode="External"/><Relationship Id="rId278" Type="http://schemas.openxmlformats.org/officeDocument/2006/relationships/hyperlink" Target="http://www.ebi.ac.uk/ols/beta/ontologies/ms/terms?iri=http://purl.obolibrary.org/obo/MS_1001267" TargetMode="External"/><Relationship Id="rId401" Type="http://schemas.openxmlformats.org/officeDocument/2006/relationships/hyperlink" Target="http://www.ebi.ac.uk/ols/beta/ontologies/ms/terms?iri=http://purl.obolibrary.org/obo/MS_1001532" TargetMode="External"/><Relationship Id="rId422" Type="http://schemas.openxmlformats.org/officeDocument/2006/relationships/hyperlink" Target="http://www.ebi.ac.uk/ols/beta/ontologies/ms/terms?iri=http://purl.obolibrary.org/obo/MS_1001161" TargetMode="External"/><Relationship Id="rId443" Type="http://schemas.openxmlformats.org/officeDocument/2006/relationships/hyperlink" Target="http://www.ebi.ac.uk/ols/beta/ontologies/ms/terms?iri=http://purl.obolibrary.org/obo/MS_1001156" TargetMode="External"/><Relationship Id="rId464" Type="http://schemas.openxmlformats.org/officeDocument/2006/relationships/footer" Target="footer2.xml"/><Relationship Id="rId303" Type="http://schemas.openxmlformats.org/officeDocument/2006/relationships/hyperlink" Target="http://www.ebi.ac.uk/ols/beta/ontologies/ms/terms?iri=http://purl.obolibrary.org/obo/MS_1001011" TargetMode="External"/><Relationship Id="rId42" Type="http://schemas.openxmlformats.org/officeDocument/2006/relationships/hyperlink" Target="http://www.ebi.ac.uk/ols/beta/ontologies/ms/terms?iri=http://purl.obolibrary.org/obo/MS_1001038" TargetMode="External"/><Relationship Id="rId84" Type="http://schemas.openxmlformats.org/officeDocument/2006/relationships/hyperlink" Target="http://www.ebi.ac.uk/ols/beta/ontologies/ms/terms?iri=http://purl.obolibrary.org/obo/MS_1001343" TargetMode="External"/><Relationship Id="rId138" Type="http://schemas.openxmlformats.org/officeDocument/2006/relationships/hyperlink" Target="http://www.ebi.ac.uk/ols/beta/ontologies/ms/terms?iri=http://purl.obolibrary.org/obo/MS_1001276" TargetMode="External"/><Relationship Id="rId345" Type="http://schemas.openxmlformats.org/officeDocument/2006/relationships/hyperlink" Target="http://www.ebi.ac.uk/ols/beta/ontologies/ms/terms?iri=http://purl.obolibrary.org/obo/MS_1001456" TargetMode="External"/><Relationship Id="rId387" Type="http://schemas.openxmlformats.org/officeDocument/2006/relationships/hyperlink" Target="http://www.ebi.ac.uk/ols/beta/ontologies/ms/terms?iri=http://purl.obolibrary.org/obo/MS_1000768" TargetMode="External"/><Relationship Id="rId191" Type="http://schemas.openxmlformats.org/officeDocument/2006/relationships/hyperlink" Target="http://www.ebi.ac.uk/ols/beta/ontologies/ms/terms?iri=http://purl.obolibrary.org/obo/MS_1000588" TargetMode="External"/><Relationship Id="rId205" Type="http://schemas.openxmlformats.org/officeDocument/2006/relationships/hyperlink" Target="http://www.ebi.ac.uk/ols/beta/ontologies/ms/terms?iri=http://purl.obolibrary.org/obo/MS_1001301" TargetMode="External"/><Relationship Id="rId247" Type="http://schemas.openxmlformats.org/officeDocument/2006/relationships/hyperlink" Target="http://www.ebi.ac.uk/ols/beta/ontologies/ms/terms?iri=http://purl.obolibrary.org/obo/MS_1001574" TargetMode="External"/><Relationship Id="rId412" Type="http://schemas.openxmlformats.org/officeDocument/2006/relationships/hyperlink" Target="http://www.ebi.ac.uk/ols/beta/ontologies/ms/terms?iri=http://purl.obolibrary.org/obo/MS_1001046" TargetMode="External"/><Relationship Id="rId107" Type="http://schemas.openxmlformats.org/officeDocument/2006/relationships/hyperlink" Target="http://www.ebi.ac.uk/ols/beta/ontologies/ms/terms?iri=http://purl.obolibrary.org/obo/MS_1001045" TargetMode="External"/><Relationship Id="rId289" Type="http://schemas.openxmlformats.org/officeDocument/2006/relationships/hyperlink" Target="http://www.ebi.ac.uk/ols/beta/ontologies/ms/terms?iri=http://purl.obolibrary.org/obo/MS_1000561" TargetMode="External"/><Relationship Id="rId454" Type="http://schemas.openxmlformats.org/officeDocument/2006/relationships/hyperlink" Target="http://www.ebi.ac.uk/ols/beta/ontologies/ms/terms?iri=http://purl.obolibrary.org/obo/MS_1001410" TargetMode="External"/><Relationship Id="rId11" Type="http://schemas.openxmlformats.org/officeDocument/2006/relationships/hyperlink" Target="http://www.psidev.info/groups/miape" TargetMode="External"/><Relationship Id="rId53" Type="http://schemas.openxmlformats.org/officeDocument/2006/relationships/hyperlink" Target="http://www.ebi.ac.uk/ols/beta/ontologies/ms/terms?iri=http://purl.obolibrary.org/obo/MS_1001360" TargetMode="External"/><Relationship Id="rId149" Type="http://schemas.openxmlformats.org/officeDocument/2006/relationships/hyperlink" Target="http://www.ebi.ac.uk/ols/beta/ontologies/ms/terms?iri=http://purl.obolibrary.org/obo/MS_1000567" TargetMode="External"/><Relationship Id="rId314" Type="http://schemas.openxmlformats.org/officeDocument/2006/relationships/hyperlink" Target="http://www.ebi.ac.uk/ols/beta/ontologies/ms/terms?iri=http://purl.obolibrary.org/obo/MS_1002030" TargetMode="External"/><Relationship Id="rId356" Type="http://schemas.openxmlformats.org/officeDocument/2006/relationships/image" Target="media/image12.png"/><Relationship Id="rId398" Type="http://schemas.openxmlformats.org/officeDocument/2006/relationships/hyperlink" Target="http://www.ebi.ac.uk/ols/beta/ontologies/ms/terms?iri=http://purl.obolibrary.org/obo/MS_1001529" TargetMode="External"/><Relationship Id="rId95" Type="http://schemas.openxmlformats.org/officeDocument/2006/relationships/hyperlink" Target="http://www.ebi.ac.uk/ols/beta/ontologies/ms/terms?iri=http://purl.obolibrary.org/obo/MS_1001470" TargetMode="External"/><Relationship Id="rId160" Type="http://schemas.openxmlformats.org/officeDocument/2006/relationships/hyperlink" Target="http://www.ebi.ac.uk/ols/beta/ontologies/ms/terms?iri=http://purl.obolibrary.org/obo/MS_1001412" TargetMode="External"/><Relationship Id="rId216" Type="http://schemas.openxmlformats.org/officeDocument/2006/relationships/hyperlink" Target="http://www.ebi.ac.uk/ols/beta/ontologies/ms/terms?iri=http://purl.obolibrary.org/obo/MS_1001097" TargetMode="External"/><Relationship Id="rId423" Type="http://schemas.openxmlformats.org/officeDocument/2006/relationships/hyperlink" Target="http://www.ebi.ac.uk/ols/beta/ontologies/ms/terms?iri=http://purl.obolibrary.org/obo/MS_1001162" TargetMode="External"/><Relationship Id="rId258" Type="http://schemas.openxmlformats.org/officeDocument/2006/relationships/hyperlink" Target="http://www.ebi.ac.uk/ols/beta/ontologies/ms/terms?iri=http://purl.obolibrary.org/obo/MS_1001598" TargetMode="External"/><Relationship Id="rId465" Type="http://schemas.openxmlformats.org/officeDocument/2006/relationships/header" Target="header3.xml"/><Relationship Id="rId22" Type="http://schemas.openxmlformats.org/officeDocument/2006/relationships/comments" Target="comments.xml"/><Relationship Id="rId64" Type="http://schemas.openxmlformats.org/officeDocument/2006/relationships/hyperlink" Target="http://www.ebi.ac.uk/ols/beta/ontologies/ms/terms?iri=http://purl.obolibrary.org/obo/MS_1001042" TargetMode="External"/><Relationship Id="rId118" Type="http://schemas.openxmlformats.org/officeDocument/2006/relationships/hyperlink" Target="http://www.ebi.ac.uk/ols/beta/ontologies/ms/terms?iri=http://purl.obolibrary.org/obo/MS_1001513" TargetMode="External"/><Relationship Id="rId325" Type="http://schemas.openxmlformats.org/officeDocument/2006/relationships/hyperlink" Target="http://www.ebi.ac.uk/ols/beta/ontologies/ms/terms?iri=http://purl.obolibrary.org/obo/MS_1001083" TargetMode="External"/><Relationship Id="rId367" Type="http://schemas.openxmlformats.org/officeDocument/2006/relationships/hyperlink" Target="http://www.ebi.ac.uk/ols/beta/ontologies/ms/terms?iri=http://purl.obolibrary.org/obo/MS_1001035" TargetMode="External"/><Relationship Id="rId171" Type="http://schemas.openxmlformats.org/officeDocument/2006/relationships/hyperlink" Target="http://www.ebi.ac.uk/ols/beta/ontologies/ms/terms?iri=http://purl.obolibrary.org/obo/MS_1001470" TargetMode="External"/><Relationship Id="rId227" Type="http://schemas.openxmlformats.org/officeDocument/2006/relationships/hyperlink" Target="http://www.ebi.ac.uk/ols/beta/ontologies/ms/terms?iri=http://purl.obolibrary.org/obo/MS_1001154" TargetMode="External"/><Relationship Id="rId269" Type="http://schemas.openxmlformats.org/officeDocument/2006/relationships/image" Target="media/image10.png"/><Relationship Id="rId434" Type="http://schemas.openxmlformats.org/officeDocument/2006/relationships/hyperlink" Target="http://www.ebi.ac.uk/ols/beta/ontologies/ms/terms?iri=http://purl.obolibrary.org/obo/MS_1001032" TargetMode="External"/><Relationship Id="rId33" Type="http://schemas.openxmlformats.org/officeDocument/2006/relationships/image" Target="http://www.peptideatlas.org/PSI/schemas/mzIdentML/1.2/figures/MzIdentML1.1.png" TargetMode="External"/><Relationship Id="rId129" Type="http://schemas.openxmlformats.org/officeDocument/2006/relationships/hyperlink" Target="http://www.ebi.ac.uk/ols/beta/ontologies/ms/terms?iri=http://purl.obolibrary.org/obo/MS_1002660" TargetMode="External"/><Relationship Id="rId280" Type="http://schemas.openxmlformats.org/officeDocument/2006/relationships/hyperlink" Target="http://www.ebi.ac.uk/ols/beta/ontologies/ms/terms?iri=http://purl.obolibrary.org/obo/MS_1001269" TargetMode="External"/><Relationship Id="rId336" Type="http://schemas.openxmlformats.org/officeDocument/2006/relationships/hyperlink" Target="http://www.ebi.ac.uk/ols/beta/ontologies/ms/terms?iri=http://purl.obolibrary.org/obo/MS_1000533" TargetMode="External"/><Relationship Id="rId75" Type="http://schemas.openxmlformats.org/officeDocument/2006/relationships/hyperlink" Target="http://www.ebi.ac.uk/ols/beta/ontologies/ms/terms?iri=http://purl.obolibrary.org/obo/MS_1001288" TargetMode="External"/><Relationship Id="rId140" Type="http://schemas.openxmlformats.org/officeDocument/2006/relationships/hyperlink" Target="http://www.ebi.ac.uk/ols/beta/ontologies/ms/terms?iri=http://purl.obolibrary.org/obo/MS_1001400" TargetMode="External"/><Relationship Id="rId182" Type="http://schemas.openxmlformats.org/officeDocument/2006/relationships/hyperlink" Target="http://www.ebi.ac.uk/ols/beta/ontologies/ms/terms?iri=http://purl.obolibrary.org/obo/MS_1001225" TargetMode="External"/><Relationship Id="rId378" Type="http://schemas.openxmlformats.org/officeDocument/2006/relationships/hyperlink" Target="http://www.ebi.ac.uk/ols/beta/ontologies/ms/terms?iri=http://purl.obolibrary.org/obo/MS_1000798" TargetMode="External"/><Relationship Id="rId403" Type="http://schemas.openxmlformats.org/officeDocument/2006/relationships/hyperlink" Target="http://www.ebi.ac.uk/ols/beta/ontologies/ms/terms?iri=http://purl.obolibrary.org/obo/MS_1001005" TargetMode="External"/><Relationship Id="rId6" Type="http://schemas.openxmlformats.org/officeDocument/2006/relationships/footnotes" Target="footnotes.xml"/><Relationship Id="rId238" Type="http://schemas.openxmlformats.org/officeDocument/2006/relationships/hyperlink" Target="http://www.ebi.ac.uk/ols/beta/ontologies/ms/terms?iri=http://purl.obolibrary.org/obo/MS_1001060" TargetMode="External"/><Relationship Id="rId445" Type="http://schemas.openxmlformats.org/officeDocument/2006/relationships/hyperlink" Target="http://www.ebi.ac.uk/ols/beta/ontologies/ms/terms?iri=http://purl.obolibrary.org/obo/MS_1001158" TargetMode="External"/><Relationship Id="rId291" Type="http://schemas.openxmlformats.org/officeDocument/2006/relationships/hyperlink" Target="http://www.ebi.ac.uk/ols/beta/ontologies/ms/terms?iri=http://purl.obolibrary.org/obo/MS_1000569" TargetMode="External"/><Relationship Id="rId305" Type="http://schemas.openxmlformats.org/officeDocument/2006/relationships/hyperlink" Target="http://www.ebi.ac.uk/ols/beta/ontologies/ms/terms?iri=http://purl.obolibrary.org/obo/MS_1002510" TargetMode="External"/><Relationship Id="rId347" Type="http://schemas.openxmlformats.org/officeDocument/2006/relationships/hyperlink" Target="http://www.ebi.ac.uk/ols/beta/ontologies/ms/terms?iri=http://purl.obolibrary.org/obo/MS_1000568" TargetMode="External"/><Relationship Id="rId44" Type="http://schemas.openxmlformats.org/officeDocument/2006/relationships/hyperlink" Target="http://www.ebi.ac.uk/ols/beta/ontologies/ms/terms?iri=http://purl.obolibrary.org/obo/MS_1001046" TargetMode="External"/><Relationship Id="rId86" Type="http://schemas.openxmlformats.org/officeDocument/2006/relationships/hyperlink" Target="http://www.ebi.ac.uk/ols/beta/ontologies/ms/terms?iri=http://purl.obolibrary.org/obo/MS_1001467" TargetMode="External"/><Relationship Id="rId151" Type="http://schemas.openxmlformats.org/officeDocument/2006/relationships/hyperlink" Target="http://www.ebi.ac.uk/ols/beta/ontologies/ms/terms?iri=http://purl.obolibrary.org/obo/MS_1000613" TargetMode="External"/><Relationship Id="rId389" Type="http://schemas.openxmlformats.org/officeDocument/2006/relationships/hyperlink" Target="http://www.ebi.ac.uk/ols/beta/ontologies/ms/terms?iri=http://purl.obolibrary.org/obo/MS_1000770" TargetMode="External"/><Relationship Id="rId193" Type="http://schemas.openxmlformats.org/officeDocument/2006/relationships/hyperlink" Target="http://www.ebi.ac.uk/ols/beta/ontologies/ms/terms?iri=http://purl.obolibrary.org/obo/MS_1000589" TargetMode="External"/><Relationship Id="rId207" Type="http://schemas.openxmlformats.org/officeDocument/2006/relationships/hyperlink" Target="http://www.ebi.ac.uk/ols/beta/ontologies/ms/terms?iri=http://purl.obolibrary.org/obo/MS_1002407" TargetMode="External"/><Relationship Id="rId249" Type="http://schemas.openxmlformats.org/officeDocument/2006/relationships/hyperlink" Target="http://www.ebi.ac.uk/ols/beta/ontologies/ms/terms?iri=http://purl.obolibrary.org/obo/MS_1001060" TargetMode="External"/><Relationship Id="rId414" Type="http://schemas.openxmlformats.org/officeDocument/2006/relationships/hyperlink" Target="http://www.ebi.ac.uk/ols/beta/ontologies/ms/terms?iri=http://purl.obolibrary.org/obo/MS_1001153" TargetMode="External"/><Relationship Id="rId456" Type="http://schemas.openxmlformats.org/officeDocument/2006/relationships/hyperlink" Target="http://www.ebi.ac.uk/ols/beta/ontologies/ms/terms?iri=http://purl.obolibrary.org/obo/MS_1001423" TargetMode="External"/><Relationship Id="rId13" Type="http://schemas.openxmlformats.org/officeDocument/2006/relationships/hyperlink" Target="http://www.psidev.info/mzquantml" TargetMode="External"/><Relationship Id="rId109" Type="http://schemas.openxmlformats.org/officeDocument/2006/relationships/hyperlink" Target="http://www.ebi.ac.uk/ols/beta/ontologies/ms/terms?iri=http://purl.obolibrary.org/obo/MS_1001090" TargetMode="External"/><Relationship Id="rId260" Type="http://schemas.openxmlformats.org/officeDocument/2006/relationships/hyperlink" Target="http://www.ebi.ac.uk/ols/beta/ontologies/ms/terms?iri=http://purl.obolibrary.org/obo/MS_1002213" TargetMode="External"/><Relationship Id="rId316" Type="http://schemas.openxmlformats.org/officeDocument/2006/relationships/hyperlink" Target="http://www.ebi.ac.uk/ols/beta/ontologies/ms/terms?iri=http://purl.obolibrary.org/obo/XLMOD:00002" TargetMode="External"/><Relationship Id="rId55" Type="http://schemas.openxmlformats.org/officeDocument/2006/relationships/hyperlink" Target="http://www.ebi.ac.uk/ols/beta/ontologies/ms/terms?iri=http://purl.obolibrary.org/obo/MS_1001302" TargetMode="External"/><Relationship Id="rId97" Type="http://schemas.openxmlformats.org/officeDocument/2006/relationships/hyperlink" Target="http://www.ebi.ac.uk/ols/beta/ontologies/ms/terms?iri=http://purl.obolibrary.org/obo/MS_1001091" TargetMode="External"/><Relationship Id="rId120" Type="http://schemas.openxmlformats.org/officeDocument/2006/relationships/hyperlink" Target="http://www.ebi.ac.uk/ols/beta/ontologies/ms/terms?iri=http://purl.obolibrary.org/obo/MS_1001347" TargetMode="External"/><Relationship Id="rId358" Type="http://schemas.openxmlformats.org/officeDocument/2006/relationships/hyperlink" Target="http://www.ebi.ac.uk/ols/beta/ontologies/ms/terms?iri=http://purl.obolibrary.org/obo/MS_1001405" TargetMode="External"/><Relationship Id="rId162" Type="http://schemas.openxmlformats.org/officeDocument/2006/relationships/hyperlink" Target="http://www.ebi.ac.uk/ols/beta/ontologies/ms/terms?iri=http://purl.obolibrary.org/obo/MS_1001512" TargetMode="External"/><Relationship Id="rId218" Type="http://schemas.openxmlformats.org/officeDocument/2006/relationships/hyperlink" Target="http://www.ebi.ac.uk/ols/beta/ontologies/ms/terms?iri=http://purl.obolibrary.org/obo/MS_1001099" TargetMode="External"/><Relationship Id="rId425" Type="http://schemas.openxmlformats.org/officeDocument/2006/relationships/hyperlink" Target="http://www.ebi.ac.uk/ols/beta/ontologies/ms/terms?iri=http://purl.obolibrary.org/obo/MS_1001153" TargetMode="External"/><Relationship Id="rId467" Type="http://schemas.openxmlformats.org/officeDocument/2006/relationships/fontTable" Target="fontTable.xml"/><Relationship Id="rId271" Type="http://schemas.openxmlformats.org/officeDocument/2006/relationships/hyperlink" Target="http://www.ebi.ac.uk/ols/beta/ontologies/ms/terms?iri=http://purl.obolibrary.org/obo/MS_1001266" TargetMode="External"/><Relationship Id="rId24" Type="http://schemas.openxmlformats.org/officeDocument/2006/relationships/hyperlink" Target="http://psidev-ms-vocab@lists.sourceforge.net" TargetMode="External"/><Relationship Id="rId66" Type="http://schemas.openxmlformats.org/officeDocument/2006/relationships/hyperlink" Target="http://www.ebi.ac.uk/ols/beta/ontologies/ms/terms?iri=http://purl.obolibrary.org/obo/MS_1001302" TargetMode="External"/><Relationship Id="rId131" Type="http://schemas.openxmlformats.org/officeDocument/2006/relationships/hyperlink" Target="http://www.ebi.ac.uk/ols/beta/ontologies/ms/terms?iri=http://purl.obolibrary.org/obo/MS_1000742" TargetMode="External"/><Relationship Id="rId327" Type="http://schemas.openxmlformats.org/officeDocument/2006/relationships/hyperlink" Target="http://www.ebi.ac.uk/ols/beta/ontologies/ms/terms?iri=http://purl.obolibrary.org/obo/MS_1002490" TargetMode="External"/><Relationship Id="rId369" Type="http://schemas.openxmlformats.org/officeDocument/2006/relationships/hyperlink" Target="http://www.ebi.ac.uk/ols/beta/ontologies/ms/terms?iri=http://purl.obolibrary.org/obo/MS_1001405" TargetMode="External"/><Relationship Id="rId173" Type="http://schemas.openxmlformats.org/officeDocument/2006/relationships/hyperlink" Target="http://www.ebi.ac.uk/ols/beta/ontologies/ms/terms?iri=http://purl.obolibrary.org/obo/MS_1001512" TargetMode="External"/><Relationship Id="rId229" Type="http://schemas.openxmlformats.org/officeDocument/2006/relationships/hyperlink" Target="http://www.ebi.ac.uk/ols/beta/ontologies/ms/terms?iri=http://purl.obolibrary.org/obo/MS_1001156" TargetMode="External"/><Relationship Id="rId380" Type="http://schemas.openxmlformats.org/officeDocument/2006/relationships/hyperlink" Target="http://www.ebi.ac.uk/ols/beta/ontologies/ms/terms?iri=http://purl.obolibrary.org/obo/MS_1000904" TargetMode="External"/><Relationship Id="rId436" Type="http://schemas.openxmlformats.org/officeDocument/2006/relationships/hyperlink" Target="http://www.ebi.ac.uk/ols/beta/ontologies/ms/terms?iri=http://purl.obolibrary.org/obo/MS_1001038" TargetMode="External"/><Relationship Id="rId240" Type="http://schemas.openxmlformats.org/officeDocument/2006/relationships/hyperlink" Target="http://www.ebi.ac.uk/ols/beta/ontologies/ms/terms?iri=http://purl.obolibrary.org/obo/MS_1001194" TargetMode="External"/><Relationship Id="rId35" Type="http://schemas.openxmlformats.org/officeDocument/2006/relationships/hyperlink" Target="http://www.ebi.ac.uk/ols/beta/ontologies/ms/terms?iri=http://purl.obolibrary.org/obo/MS_1001005" TargetMode="External"/><Relationship Id="rId77" Type="http://schemas.openxmlformats.org/officeDocument/2006/relationships/hyperlink" Target="http://www.ebi.ac.uk/ols/beta/ontologies/ms/terms?iri=http://purl.obolibrary.org/obo/MS_1001290" TargetMode="External"/><Relationship Id="rId100" Type="http://schemas.openxmlformats.org/officeDocument/2006/relationships/hyperlink" Target="http://www.ebi.ac.uk/ols/beta/ontologies/ms/terms?iri=http://purl.obolibrary.org/obo/MS_1001304" TargetMode="External"/><Relationship Id="rId282" Type="http://schemas.openxmlformats.org/officeDocument/2006/relationships/hyperlink" Target="http://www.ebi.ac.uk/ols/beta/ontologies/ms/terms?iri=http://purl.obolibrary.org/obo/MS_1001271" TargetMode="External"/><Relationship Id="rId338" Type="http://schemas.openxmlformats.org/officeDocument/2006/relationships/hyperlink" Target="http://www.ebi.ac.uk/ols/beta/ontologies/ms/terms?iri=http://purl.obolibrary.org/obo/MS_1000535" TargetMode="External"/><Relationship Id="rId8" Type="http://schemas.openxmlformats.org/officeDocument/2006/relationships/hyperlink" Target="http://www.psidev.info/mzidentml" TargetMode="External"/><Relationship Id="rId142" Type="http://schemas.openxmlformats.org/officeDocument/2006/relationships/hyperlink" Target="http://www.ebi.ac.uk/ols/beta/ontologies/ms/terms?iri=http://purl.obolibrary.org/obo/MS_1000560" TargetMode="External"/><Relationship Id="rId184" Type="http://schemas.openxmlformats.org/officeDocument/2006/relationships/hyperlink" Target="http://www.ebi.ac.uk/ols/beta/ontologies/ms/terms?iri=http://purl.obolibrary.org/obo/MS_1001228" TargetMode="External"/><Relationship Id="rId391" Type="http://schemas.openxmlformats.org/officeDocument/2006/relationships/hyperlink" Target="http://www.ebi.ac.uk/ols/beta/ontologies/ms/terms?iri=http://purl.obolibrary.org/obo/MS_1000772" TargetMode="External"/><Relationship Id="rId405" Type="http://schemas.openxmlformats.org/officeDocument/2006/relationships/hyperlink" Target="http://www.ebi.ac.uk/ols/beta/ontologies/ms/terms?iri=http://purl.obolibrary.org/obo/MS_1001009" TargetMode="External"/><Relationship Id="rId447" Type="http://schemas.openxmlformats.org/officeDocument/2006/relationships/hyperlink" Target="http://www.ebi.ac.uk/ols/beta/ontologies/ms/terms?iri=http://purl.obolibrary.org/obo/MS_1001160" TargetMode="External"/><Relationship Id="rId251" Type="http://schemas.openxmlformats.org/officeDocument/2006/relationships/hyperlink" Target="http://www.ebi.ac.uk/ols/beta/ontologies/ms/terms?iri=http://purl.obolibrary.org/obo/MS_1001591" TargetMode="External"/><Relationship Id="rId46" Type="http://schemas.openxmlformats.org/officeDocument/2006/relationships/hyperlink" Target="http://www.ebi.ac.uk/ols/beta/ontologies/ms/terms?iri=http://purl.obolibrary.org/obo/MS_1001066" TargetMode="External"/><Relationship Id="rId293" Type="http://schemas.openxmlformats.org/officeDocument/2006/relationships/hyperlink" Target="http://www.ebi.ac.uk/ols/beta/ontologies/ms/terms?iri=http://purl.obolibrary.org/obo/MS_1001014" TargetMode="External"/><Relationship Id="rId307" Type="http://schemas.openxmlformats.org/officeDocument/2006/relationships/hyperlink" Target="http://www.ebi.ac.uk/ols/beta/ontologies/ms/terms?iri=http://purl.obolibrary.org/obo/MS_1001471" TargetMode="External"/><Relationship Id="rId349" Type="http://schemas.openxmlformats.org/officeDocument/2006/relationships/hyperlink" Target="http://www.ebi.ac.uk/ols/beta/ontologies/ms/terms?iri=http://purl.obolibrary.org/obo/MS_1001056" TargetMode="External"/><Relationship Id="rId88" Type="http://schemas.openxmlformats.org/officeDocument/2006/relationships/hyperlink" Target="http://www.ebi.ac.uk/ols/beta/ontologies/ms/terms?iri=http://purl.obolibrary.org/obo/MS_1001469" TargetMode="External"/><Relationship Id="rId111" Type="http://schemas.openxmlformats.org/officeDocument/2006/relationships/hyperlink" Target="http://www.ebi.ac.uk/ols/beta/ontologies/ms/terms?iri=http://purl.obolibrary.org/obo/MS_1001202" TargetMode="External"/><Relationship Id="rId153" Type="http://schemas.openxmlformats.org/officeDocument/2006/relationships/hyperlink" Target="http://www.ebi.ac.uk/ols/beta/ontologies/ms/terms?iri=http://purl.obolibrary.org/obo/MS_1000560" TargetMode="External"/><Relationship Id="rId195" Type="http://schemas.openxmlformats.org/officeDocument/2006/relationships/hyperlink" Target="http://www.ebi.ac.uk/ols/beta/ontologies/ms/terms?iri=http://purl.obolibrary.org/obo/MS_1001412" TargetMode="External"/><Relationship Id="rId209" Type="http://schemas.openxmlformats.org/officeDocument/2006/relationships/hyperlink" Target="http://www.ebi.ac.uk/ols/beta/ontologies/ms/terms?iri=http://purl.obolibrary.org/obo/MS_1002474" TargetMode="External"/><Relationship Id="rId360" Type="http://schemas.openxmlformats.org/officeDocument/2006/relationships/hyperlink" Target="http://www.ebi.ac.uk/ols/beta/ontologies/ms/terms?iri=http://purl.obolibrary.org/obo/MS_1000796" TargetMode="External"/><Relationship Id="rId416" Type="http://schemas.openxmlformats.org/officeDocument/2006/relationships/hyperlink" Target="http://www.ebi.ac.uk/ols/beta/ontologies/ms/terms?iri=http://purl.obolibrary.org/obo/MS_1001155" TargetMode="External"/><Relationship Id="rId220" Type="http://schemas.openxmlformats.org/officeDocument/2006/relationships/hyperlink" Target="http://www.ebi.ac.uk/ols/beta/ontologies/ms/terms?iri=http://purl.obolibrary.org/obo/MS_1001125" TargetMode="External"/><Relationship Id="rId458" Type="http://schemas.openxmlformats.org/officeDocument/2006/relationships/hyperlink" Target="http://www.matrixscience.com/help/fragmentation_help.html" TargetMode="External"/><Relationship Id="rId15" Type="http://schemas.openxmlformats.org/officeDocument/2006/relationships/hyperlink" Target="http://www.psidev.info/groups/molecular-interactions" TargetMode="External"/><Relationship Id="rId57" Type="http://schemas.openxmlformats.org/officeDocument/2006/relationships/hyperlink" Target="http://www.ebi.ac.uk/ols/beta/ontologies/ms/terms?iri=http://purl.obolibrary.org/obo/MS_1001007" TargetMode="External"/><Relationship Id="rId262" Type="http://schemas.openxmlformats.org/officeDocument/2006/relationships/hyperlink" Target="http://www.ebi.ac.uk/ols/beta/ontologies/ms/terms?iri=http://purl.obolibrary.org/obo/MS_1002401" TargetMode="External"/><Relationship Id="rId318" Type="http://schemas.openxmlformats.org/officeDocument/2006/relationships/hyperlink" Target="http://www.ebi.ac.uk/ols/beta/ontologies/ms/terms?iri=http://purl.obolibrary.org/obo/XLMOD:00004" TargetMode="External"/><Relationship Id="rId99" Type="http://schemas.openxmlformats.org/officeDocument/2006/relationships/hyperlink" Target="http://www.ebi.ac.uk/ols/beta/ontologies/ms/terms?iri=http://purl.obolibrary.org/obo/MS_1001303" TargetMode="External"/><Relationship Id="rId122" Type="http://schemas.openxmlformats.org/officeDocument/2006/relationships/hyperlink" Target="http://www.ebi.ac.uk/ols/beta/ontologies/ms/terms?iri=http://purl.obolibrary.org/obo/MS_1001349" TargetMode="External"/><Relationship Id="rId164" Type="http://schemas.openxmlformats.org/officeDocument/2006/relationships/hyperlink" Target="http://www.ebi.ac.uk/ols/beta/ontologies/ms/terms?iri=http://purl.obolibrary.org/obo/MS_1001201" TargetMode="External"/><Relationship Id="rId371" Type="http://schemas.openxmlformats.org/officeDocument/2006/relationships/image" Target="http://www.peptideatlas.org/PSI/schemas/mzIdentML/1.2/figures/SpectrumIdentificationList.png" TargetMode="External"/><Relationship Id="rId427" Type="http://schemas.openxmlformats.org/officeDocument/2006/relationships/hyperlink" Target="http://www.ebi.ac.uk/ols/beta/ontologies/ms/terms?iri=http://purl.obolibrary.org/obo/MS_1001448" TargetMode="External"/><Relationship Id="rId469" Type="http://schemas.openxmlformats.org/officeDocument/2006/relationships/theme" Target="theme/theme1.xml"/><Relationship Id="rId26" Type="http://schemas.openxmlformats.org/officeDocument/2006/relationships/image" Target="media/image3.emf"/><Relationship Id="rId231" Type="http://schemas.openxmlformats.org/officeDocument/2006/relationships/hyperlink" Target="http://www.ebi.ac.uk/ols/beta/ontologies/ms/terms?iri=http://purl.obolibrary.org/obo/MS_1001158" TargetMode="External"/><Relationship Id="rId273" Type="http://schemas.openxmlformats.org/officeDocument/2006/relationships/hyperlink" Target="http://www.ebi.ac.uk/ols/beta/ontologies/ms/terms?iri=http://purl.obolibrary.org/obo/MS_1001268" TargetMode="External"/><Relationship Id="rId329" Type="http://schemas.openxmlformats.org/officeDocument/2006/relationships/hyperlink" Target="http://www.ebi.ac.uk/ols/beta/ontologies/ms/terms?iri=http://purl.obolibrary.org/obo/MS_1002492" TargetMode="External"/><Relationship Id="rId68" Type="http://schemas.openxmlformats.org/officeDocument/2006/relationships/hyperlink" Target="http://www.ebi.ac.uk/ols/beta/ontologies/ms/terms?iri=http://purl.obolibrary.org/obo/MS_1001013" TargetMode="External"/><Relationship Id="rId133" Type="http://schemas.openxmlformats.org/officeDocument/2006/relationships/hyperlink" Target="http://www.ebi.ac.uk/ols/beta/ontologies/ms/terms?iri=http://purl.obolibrary.org/obo/MS_1001199" TargetMode="External"/><Relationship Id="rId175" Type="http://schemas.openxmlformats.org/officeDocument/2006/relationships/hyperlink" Target="http://www.ebi.ac.uk/ols/beta/ontologies/ms/terms?iri=http://purl.obolibrary.org/obo/MS_1000903" TargetMode="External"/><Relationship Id="rId340" Type="http://schemas.openxmlformats.org/officeDocument/2006/relationships/hyperlink" Target="http://www.ebi.ac.uk/ols/beta/ontologies/ms/terms?iri=http://purl.obolibrary.org/obo/MS_1000537" TargetMode="External"/><Relationship Id="rId200" Type="http://schemas.openxmlformats.org/officeDocument/2006/relationships/hyperlink" Target="http://www.ebi.ac.uk/ols/beta/ontologies/ms/terms?iri=http://purl.obolibrary.org/obo/MS_1000589" TargetMode="External"/><Relationship Id="rId382" Type="http://schemas.openxmlformats.org/officeDocument/2006/relationships/hyperlink" Target="http://www.ebi.ac.uk/ols/beta/ontologies/ms/terms?iri=http://purl.obolibrary.org/obo/MS_1001030" TargetMode="External"/><Relationship Id="rId438" Type="http://schemas.openxmlformats.org/officeDocument/2006/relationships/hyperlink" Target="http://www.ebi.ac.uk/ols/beta/ontologies/ms/terms?iri=http://purl.obolibrary.org/obo/MS_1001046" TargetMode="External"/><Relationship Id="rId242" Type="http://schemas.openxmlformats.org/officeDocument/2006/relationships/hyperlink" Target="http://www.ebi.ac.uk/ols/beta/ontologies/ms/terms?iri=http://purl.obolibrary.org/obo/MS_1001447" TargetMode="External"/><Relationship Id="rId284" Type="http://schemas.openxmlformats.org/officeDocument/2006/relationships/hyperlink" Target="http://www.ebi.ac.uk/ols/beta/ontologies/ms/terms?iri=http://purl.obolibrary.org/obo/MS_1001267" TargetMode="External"/><Relationship Id="rId37" Type="http://schemas.openxmlformats.org/officeDocument/2006/relationships/hyperlink" Target="http://www.ebi.ac.uk/ols/beta/ontologies/ms/terms?iri=http://purl.obolibrary.org/obo/MS_1001009" TargetMode="External"/><Relationship Id="rId79" Type="http://schemas.openxmlformats.org/officeDocument/2006/relationships/image" Target="media/image9.png"/><Relationship Id="rId102" Type="http://schemas.openxmlformats.org/officeDocument/2006/relationships/hyperlink" Target="http://www.ebi.ac.uk/ols/beta/ontologies/ms/terms?iri=http://purl.obolibrary.org/obo/MS_1001306" TargetMode="External"/><Relationship Id="rId144" Type="http://schemas.openxmlformats.org/officeDocument/2006/relationships/hyperlink" Target="http://www.ebi.ac.uk/ols/beta/ontologies/ms/terms?iri=http://purl.obolibrary.org/obo/MS_1000562" TargetMode="External"/><Relationship Id="rId90" Type="http://schemas.openxmlformats.org/officeDocument/2006/relationships/hyperlink" Target="http://www.ebi.ac.uk/ols/beta/ontologies/ms/terms?iri=http://purl.obolibrary.org/obo/MS_1001089" TargetMode="External"/><Relationship Id="rId186" Type="http://schemas.openxmlformats.org/officeDocument/2006/relationships/hyperlink" Target="http://www.ebi.ac.uk/ols/beta/ontologies/ms/terms?iri=http://purl.obolibrary.org/obo/MS_1001354" TargetMode="External"/><Relationship Id="rId351" Type="http://schemas.openxmlformats.org/officeDocument/2006/relationships/hyperlink" Target="http://www.ebi.ac.uk/ols/beta/ontologies/ms/terms?iri=http://purl.obolibrary.org/obo/MS_1001190" TargetMode="External"/><Relationship Id="rId393" Type="http://schemas.openxmlformats.org/officeDocument/2006/relationships/hyperlink" Target="http://www.ebi.ac.uk/ols/beta/ontologies/ms/terms?iri=http://purl.obolibrary.org/obo/MS_1000774" TargetMode="External"/><Relationship Id="rId407" Type="http://schemas.openxmlformats.org/officeDocument/2006/relationships/hyperlink" Target="http://www.ebi.ac.uk/ols/beta/ontologies/ms/terms?iri=http://purl.obolibrary.org/obo/MS_1001028" TargetMode="External"/><Relationship Id="rId449" Type="http://schemas.openxmlformats.org/officeDocument/2006/relationships/hyperlink" Target="http://www.ebi.ac.uk/ols/beta/ontologies/ms/terms?iri=http://purl.obolibrary.org/obo/MS_1001162" TargetMode="External"/><Relationship Id="rId211" Type="http://schemas.openxmlformats.org/officeDocument/2006/relationships/hyperlink" Target="http://www.ebi.ac.uk/ols/beta/ontologies/ms/terms?iri=http://purl.obolibrary.org/obo/MS_1002663" TargetMode="External"/><Relationship Id="rId253" Type="http://schemas.openxmlformats.org/officeDocument/2006/relationships/hyperlink" Target="http://www.ebi.ac.uk/ols/beta/ontologies/ms/terms?iri=http://purl.obolibrary.org/obo/MS_1001593" TargetMode="External"/><Relationship Id="rId295" Type="http://schemas.openxmlformats.org/officeDocument/2006/relationships/hyperlink" Target="http://www.ebi.ac.uk/ols/beta/ontologies/ms/terms?iri=http://purl.obolibrary.org/obo/MS_1001016" TargetMode="External"/><Relationship Id="rId309" Type="http://schemas.openxmlformats.org/officeDocument/2006/relationships/hyperlink" Target="http://www.ebi.ac.uk/ols/beta/ontologies/ms/terms?iri=http://purl.obolibrary.org/obo/MS_1001524" TargetMode="External"/><Relationship Id="rId460" Type="http://schemas.openxmlformats.org/officeDocument/2006/relationships/hyperlink" Target="mailto:andrew.jones@liv.ac.uk" TargetMode="External"/><Relationship Id="rId48" Type="http://schemas.openxmlformats.org/officeDocument/2006/relationships/hyperlink" Target="http://www.ebi.ac.uk/ols/beta/ontologies/ms/terms?iri=http://purl.obolibrary.org/obo/MS_1001211" TargetMode="External"/><Relationship Id="rId113" Type="http://schemas.openxmlformats.org/officeDocument/2006/relationships/hyperlink" Target="http://www.ebi.ac.uk/ols/beta/ontologies/ms/terms?iri=http://purl.obolibrary.org/obo/MS_1001204" TargetMode="External"/><Relationship Id="rId320" Type="http://schemas.openxmlformats.org/officeDocument/2006/relationships/hyperlink" Target="http://www.ebi.ac.uk/ols/beta/ontologies/ms/terms?iri=http://purl.obolibrary.org/obo/MS_1001080" TargetMode="External"/><Relationship Id="rId155" Type="http://schemas.openxmlformats.org/officeDocument/2006/relationships/hyperlink" Target="http://www.ebi.ac.uk/ols/beta/ontologies/ms/terms?iri=http://purl.obolibrary.org/obo/MS_1001020" TargetMode="External"/><Relationship Id="rId197" Type="http://schemas.openxmlformats.org/officeDocument/2006/relationships/hyperlink" Target="http://www.ebi.ac.uk/ols/beta/ontologies/ms/terms?iri=http://purl.obolibrary.org/obo/MS_1001355" TargetMode="External"/><Relationship Id="rId362" Type="http://schemas.openxmlformats.org/officeDocument/2006/relationships/hyperlink" Target="http://www.ebi.ac.uk/ols/beta/ontologies/ms/terms?iri=http://purl.obolibrary.org/obo/MS_1000798" TargetMode="External"/><Relationship Id="rId418" Type="http://schemas.openxmlformats.org/officeDocument/2006/relationships/hyperlink" Target="http://www.ebi.ac.uk/ols/beta/ontologies/ms/terms?iri=http://purl.obolibrary.org/obo/MS_1001157" TargetMode="External"/><Relationship Id="rId222" Type="http://schemas.openxmlformats.org/officeDocument/2006/relationships/hyperlink" Target="http://www.ebi.ac.uk/ols/beta/ontologies/ms/terms?iri=http://purl.obolibrary.org/obo/MS_1001158" TargetMode="External"/><Relationship Id="rId264" Type="http://schemas.openxmlformats.org/officeDocument/2006/relationships/hyperlink" Target="http://www.ebi.ac.uk/ols/beta/ontologies/ms/terms?iri=http://purl.obolibrary.org/obo/MS_1001035" TargetMode="External"/><Relationship Id="rId17" Type="http://schemas.openxmlformats.org/officeDocument/2006/relationships/hyperlink" Target="http://www.unimod.org/obo/unimod.obo" TargetMode="External"/><Relationship Id="rId59" Type="http://schemas.openxmlformats.org/officeDocument/2006/relationships/hyperlink" Target="http://www.ebi.ac.uk/ols/beta/ontologies/ms/terms?iri=http://purl.obolibrary.org/obo/MS_1001026" TargetMode="External"/><Relationship Id="rId124" Type="http://schemas.openxmlformats.org/officeDocument/2006/relationships/hyperlink" Target="http://www.ebi.ac.uk/ols/beta/ontologies/ms/terms?iri=http://purl.obolibrary.org/obo/MS_1001351" TargetMode="External"/><Relationship Id="rId70" Type="http://schemas.openxmlformats.org/officeDocument/2006/relationships/hyperlink" Target="http://www.ebi.ac.uk/ols/beta/ontologies/ms/terms?iri=http://purl.obolibrary.org/obo/MS_1001104" TargetMode="External"/><Relationship Id="rId166" Type="http://schemas.openxmlformats.org/officeDocument/2006/relationships/hyperlink" Target="http://www.ebi.ac.uk/ols/beta/ontologies/ms/terms?iri=http://purl.obolibrary.org/obo/MS_1001203" TargetMode="External"/><Relationship Id="rId331" Type="http://schemas.openxmlformats.org/officeDocument/2006/relationships/hyperlink" Target="http://www.ebi.ac.uk/ols/beta/ontologies/ms/terms?iri=http://purl.obolibrary.org/obo/MS_1001080" TargetMode="External"/><Relationship Id="rId373" Type="http://schemas.openxmlformats.org/officeDocument/2006/relationships/image" Target="http://www.peptideatlas.org/PSI/schemas/mzIdentML/1.2/figures/SpectrumIdentificationProtocol.png" TargetMode="External"/><Relationship Id="rId429" Type="http://schemas.openxmlformats.org/officeDocument/2006/relationships/hyperlink" Target="http://www.ebi.ac.uk/ols/beta/ontologies/ms/terms?iri=http://purl.obolibrary.org/obo/MS_1001005" TargetMode="External"/><Relationship Id="rId1" Type="http://schemas.openxmlformats.org/officeDocument/2006/relationships/customXml" Target="../customXml/item1.xml"/><Relationship Id="rId233" Type="http://schemas.openxmlformats.org/officeDocument/2006/relationships/hyperlink" Target="http://www.ebi.ac.uk/ols/beta/ontologies/ms/terms?iri=http://purl.obolibrary.org/obo/MS_1001160" TargetMode="External"/><Relationship Id="rId440" Type="http://schemas.openxmlformats.org/officeDocument/2006/relationships/hyperlink" Target="http://www.ebi.ac.uk/ols/beta/ontologies/ms/terms?iri=http://purl.obolibrary.org/obo/MS_1001153" TargetMode="External"/><Relationship Id="rId28" Type="http://schemas.openxmlformats.org/officeDocument/2006/relationships/image" Target="media/image5.emf"/><Relationship Id="rId275" Type="http://schemas.openxmlformats.org/officeDocument/2006/relationships/hyperlink" Target="http://www.ebi.ac.uk/ols/beta/ontologies/ms/terms?iri=http://purl.obolibrary.org/obo/MS_1001270" TargetMode="External"/><Relationship Id="rId300" Type="http://schemas.openxmlformats.org/officeDocument/2006/relationships/hyperlink" Target="http://www.ebi.ac.uk/ols/beta/ontologies/ms/terms?iri=http://purl.obolibrary.org/obo/MS_1001023" TargetMode="External"/><Relationship Id="rId81" Type="http://schemas.openxmlformats.org/officeDocument/2006/relationships/hyperlink" Target="http://www.ebi.ac.uk/ols/beta/ontologies/ms/terms?iri=http://purl.obolibrary.org/obo/MS_1001342" TargetMode="External"/><Relationship Id="rId135" Type="http://schemas.openxmlformats.org/officeDocument/2006/relationships/hyperlink" Target="http://www.ebi.ac.uk/ols/beta/ontologies/ms/terms?iri=http://purl.obolibrary.org/obo/MS_1001242" TargetMode="External"/><Relationship Id="rId177" Type="http://schemas.openxmlformats.org/officeDocument/2006/relationships/hyperlink" Target="http://www.ebi.ac.uk/ols/beta/ontologies/ms/terms?iri=http://purl.obolibrary.org/obo/MS_1000926" TargetMode="External"/><Relationship Id="rId342" Type="http://schemas.openxmlformats.org/officeDocument/2006/relationships/hyperlink" Target="http://www.ebi.ac.uk/ols/beta/ontologies/ms/terms?iri=http://purl.obolibrary.org/obo/MS_1000551" TargetMode="External"/><Relationship Id="rId384" Type="http://schemas.openxmlformats.org/officeDocument/2006/relationships/hyperlink" Target="http://www.ebi.ac.uk/ols/beta/ontologies/ms/terms?iri=http://purl.obolibrary.org/obo/MS_1001036" TargetMode="External"/><Relationship Id="rId202" Type="http://schemas.openxmlformats.org/officeDocument/2006/relationships/hyperlink" Target="http://www.ebi.ac.uk/ols/beta/ontologies/ms/terms?iri=http://purl.obolibrary.org/obo/MS_1001147" TargetMode="External"/><Relationship Id="rId244" Type="http://schemas.openxmlformats.org/officeDocument/2006/relationships/hyperlink" Target="http://www.ebi.ac.uk/ols/beta/ontologies/ms/terms?iri=http://purl.obolibrary.org/obo/MS_1001454" TargetMode="External"/><Relationship Id="rId39" Type="http://schemas.openxmlformats.org/officeDocument/2006/relationships/hyperlink" Target="http://www.ebi.ac.uk/ols/beta/ontologies/ms/terms?iri=http://purl.obolibrary.org/obo/MS_1001028" TargetMode="External"/><Relationship Id="rId286" Type="http://schemas.openxmlformats.org/officeDocument/2006/relationships/hyperlink" Target="http://www.ebi.ac.uk/ols/beta/ontologies/ms/terms?iri=http://purl.obolibrary.org/obo/MS_1001269" TargetMode="External"/><Relationship Id="rId451" Type="http://schemas.openxmlformats.org/officeDocument/2006/relationships/hyperlink" Target="http://www.ebi.ac.uk/ols/beta/ontologies/ms/terms?iri=http://purl.obolibrary.org/obo/MS_1001153" TargetMode="External"/><Relationship Id="rId50" Type="http://schemas.openxmlformats.org/officeDocument/2006/relationships/hyperlink" Target="http://www.ebi.ac.uk/ols/beta/ontologies/ms/terms?iri=http://purl.obolibrary.org/obo/MS_1001255" TargetMode="External"/><Relationship Id="rId104" Type="http://schemas.openxmlformats.org/officeDocument/2006/relationships/hyperlink" Target="http://www.ebi.ac.uk/ols/beta/ontologies/ms/terms?iri=http://purl.obolibrary.org/obo/MS_1001308" TargetMode="External"/><Relationship Id="rId146" Type="http://schemas.openxmlformats.org/officeDocument/2006/relationships/hyperlink" Target="http://www.ebi.ac.uk/ols/beta/ontologies/ms/terms?iri=http://purl.obolibrary.org/obo/MS_1000564" TargetMode="External"/><Relationship Id="rId188" Type="http://schemas.openxmlformats.org/officeDocument/2006/relationships/hyperlink" Target="http://www.ebi.ac.uk/ols/beta/ontologies/ms/terms?iri=http://purl.obolibrary.org/obo/MS_1001226" TargetMode="External"/><Relationship Id="rId311" Type="http://schemas.openxmlformats.org/officeDocument/2006/relationships/hyperlink" Target="http://www.ebi.ac.uk/ols/beta/ontologies/ms/terms?iri=http://purl.obolibrary.org/obo/MS_1001972" TargetMode="External"/><Relationship Id="rId353" Type="http://schemas.openxmlformats.org/officeDocument/2006/relationships/hyperlink" Target="http://www.ebi.ac.uk/ols/beta/ontologies/ms/terms?iri=http://purl.obolibrary.org/obo/MS_1001876" TargetMode="External"/><Relationship Id="rId395" Type="http://schemas.openxmlformats.org/officeDocument/2006/relationships/hyperlink" Target="http://www.ebi.ac.uk/ols/beta/ontologies/ms/terms?iri=http://purl.obolibrary.org/obo/MS_1000776" TargetMode="External"/><Relationship Id="rId409" Type="http://schemas.openxmlformats.org/officeDocument/2006/relationships/hyperlink" Target="http://www.ebi.ac.uk/ols/beta/ontologies/ms/terms?iri=http://purl.obolibrary.org/obo/MS_1001037" TargetMode="External"/><Relationship Id="rId92" Type="http://schemas.openxmlformats.org/officeDocument/2006/relationships/hyperlink" Target="http://www.ebi.ac.uk/ols/beta/ontologies/ms/terms?iri=http://purl.obolibrary.org/obo/MS_1001467" TargetMode="External"/><Relationship Id="rId213" Type="http://schemas.openxmlformats.org/officeDocument/2006/relationships/hyperlink" Target="http://www.ebi.ac.uk/ols/beta/ontologies/ms/terms?iri=http://purl.obolibrary.org/obo/MS_1001116" TargetMode="External"/><Relationship Id="rId420" Type="http://schemas.openxmlformats.org/officeDocument/2006/relationships/hyperlink" Target="http://www.ebi.ac.uk/ols/beta/ontologies/ms/terms?iri=http://purl.obolibrary.org/obo/MS_1001159" TargetMode="External"/><Relationship Id="rId255" Type="http://schemas.openxmlformats.org/officeDocument/2006/relationships/hyperlink" Target="http://www.ebi.ac.uk/ols/beta/ontologies/ms/terms?iri=http://purl.obolibrary.org/obo/MS_1001595" TargetMode="External"/><Relationship Id="rId297" Type="http://schemas.openxmlformats.org/officeDocument/2006/relationships/hyperlink" Target="http://www.ebi.ac.uk/ols/beta/ontologies/ms/terms?iri=http://purl.obolibrary.org/obo/MS_1001020" TargetMode="External"/><Relationship Id="rId462" Type="http://schemas.openxmlformats.org/officeDocument/2006/relationships/header" Target="header2.xml"/><Relationship Id="rId115" Type="http://schemas.openxmlformats.org/officeDocument/2006/relationships/hyperlink" Target="http://www.ebi.ac.uk/ols/beta/ontologies/ms/terms?iri=http://purl.obolibrary.org/obo/MS_1001468" TargetMode="External"/><Relationship Id="rId157" Type="http://schemas.openxmlformats.org/officeDocument/2006/relationships/hyperlink" Target="http://www.ebi.ac.uk/ols/beta/ontologies/ms/terms?iri=http://purl.obolibrary.org/obo/MS_1001022" TargetMode="External"/><Relationship Id="rId322" Type="http://schemas.openxmlformats.org/officeDocument/2006/relationships/hyperlink" Target="http://www.ebi.ac.uk/ols/beta/ontologies/ms/terms?iri=http://purl.obolibrary.org/obo/MS_1001031" TargetMode="External"/><Relationship Id="rId364" Type="http://schemas.openxmlformats.org/officeDocument/2006/relationships/hyperlink" Target="http://www.ebi.ac.uk/ols/beta/ontologies/ms/terms?iri=http://purl.obolibrary.org/obo/MS_1000904" TargetMode="External"/><Relationship Id="rId61" Type="http://schemas.openxmlformats.org/officeDocument/2006/relationships/hyperlink" Target="http://www.ebi.ac.uk/ols/beta/ontologies/ms/terms?iri=http://purl.obolibrary.org/obo/MS_1001032" TargetMode="External"/><Relationship Id="rId199" Type="http://schemas.openxmlformats.org/officeDocument/2006/relationships/hyperlink" Target="http://www.ebi.ac.uk/ols/beta/ontologies/ms/terms?iri=http://purl.obolibrary.org/obo/MS_1000587"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8F0DF0-C8A2-4E36-86ED-D6D01B063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89</Pages>
  <Words>50145</Words>
  <Characters>285831</Characters>
  <Application>Microsoft Office Word</Application>
  <DocSecurity>0</DocSecurity>
  <Lines>2381</Lines>
  <Paragraphs>670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analysisXML specification document</vt:lpstr>
      <vt:lpstr>analysisXML specification document</vt:lpstr>
    </vt:vector>
  </TitlesOfParts>
  <Company>The University of Liverpool</Company>
  <LinksUpToDate>false</LinksUpToDate>
  <CharactersWithSpaces>335306</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Jones, Andy</cp:lastModifiedBy>
  <cp:revision>20</cp:revision>
  <cp:lastPrinted>2016-04-25T09:30:00Z</cp:lastPrinted>
  <dcterms:created xsi:type="dcterms:W3CDTF">2016-07-19T12:30:00Z</dcterms:created>
  <dcterms:modified xsi:type="dcterms:W3CDTF">2017-01-24T12:38:00Z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