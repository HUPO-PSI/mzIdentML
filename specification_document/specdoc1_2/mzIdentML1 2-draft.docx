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3648C" w14:textId="77777777" w:rsidR="008D7A07" w:rsidRPr="006518C9" w:rsidRDefault="008D7A07" w:rsidP="00466496">
      <w:pPr>
        <w:rPr>
          <w:b/>
          <w:lang w:val="en-US"/>
        </w:rPr>
      </w:pPr>
    </w:p>
    <w:p w14:paraId="77C540F9" w14:textId="77777777" w:rsidR="008D7A07" w:rsidRPr="006518C9" w:rsidRDefault="008D7A07" w:rsidP="00466496">
      <w:pPr>
        <w:rPr>
          <w:b/>
          <w:lang w:val="en-US"/>
        </w:rPr>
      </w:pPr>
    </w:p>
    <w:p w14:paraId="655A82DF" w14:textId="77777777" w:rsidR="00532E8A" w:rsidRPr="006518C9" w:rsidRDefault="00DB73AC" w:rsidP="00466496">
      <w:pPr>
        <w:rPr>
          <w:b/>
          <w:lang w:val="en-US"/>
        </w:rPr>
      </w:pPr>
      <w:r w:rsidRPr="006518C9">
        <w:rPr>
          <w:b/>
          <w:lang w:val="en-US"/>
        </w:rPr>
        <w:t>mzIdentML</w:t>
      </w:r>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5C5B8CF0" w14:textId="77777777" w:rsidR="007B0DFD" w:rsidRPr="006518C9" w:rsidRDefault="007B0DFD" w:rsidP="00466496">
      <w:pPr>
        <w:rPr>
          <w:lang w:val="en-US"/>
        </w:rPr>
      </w:pPr>
    </w:p>
    <w:p w14:paraId="3F3AAA8E"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48ADDB7B" w14:textId="77777777" w:rsidR="007B0DFD" w:rsidRPr="006518C9" w:rsidRDefault="007B0DFD" w:rsidP="00466496">
      <w:pPr>
        <w:rPr>
          <w:lang w:val="en-US"/>
        </w:rPr>
      </w:pPr>
    </w:p>
    <w:p w14:paraId="50C9EBFA"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6D6EBE0B" w14:textId="77777777" w:rsidR="007B0DFD" w:rsidRPr="006518C9" w:rsidRDefault="007B0DFD" w:rsidP="00466496">
      <w:pPr>
        <w:rPr>
          <w:lang w:val="en-US"/>
        </w:rPr>
      </w:pPr>
    </w:p>
    <w:p w14:paraId="4C7D9F3C" w14:textId="77777777" w:rsidR="002E367A" w:rsidRPr="006518C9" w:rsidRDefault="002E367A" w:rsidP="00466496">
      <w:pPr>
        <w:rPr>
          <w:u w:val="single"/>
          <w:lang w:val="en-US"/>
        </w:rPr>
      </w:pPr>
      <w:r w:rsidRPr="006518C9">
        <w:rPr>
          <w:u w:val="single"/>
          <w:lang w:val="en-US"/>
        </w:rPr>
        <w:t>Version of This Document</w:t>
      </w:r>
    </w:p>
    <w:p w14:paraId="0A52A8BA" w14:textId="77777777"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6749ED" w:rsidRPr="006518C9">
        <w:rPr>
          <w:lang w:val="en-US"/>
        </w:rPr>
        <w:t xml:space="preserve">, draft </w:t>
      </w:r>
      <w:r w:rsidR="00CD5BEA" w:rsidRPr="006518C9">
        <w:rPr>
          <w:lang w:val="en-US"/>
        </w:rPr>
        <w:t>July</w:t>
      </w:r>
      <w:r w:rsidR="006749ED" w:rsidRPr="006518C9">
        <w:rPr>
          <w:lang w:val="en-US"/>
        </w:rPr>
        <w:t xml:space="preserve"> 201</w:t>
      </w:r>
      <w:r w:rsidR="00FC3D27" w:rsidRPr="006518C9">
        <w:rPr>
          <w:lang w:val="en-US"/>
        </w:rPr>
        <w:t>6</w:t>
      </w:r>
      <w:r w:rsidR="001B6667" w:rsidRPr="006518C9">
        <w:rPr>
          <w:lang w:val="en-US"/>
        </w:rPr>
        <w:t>.</w:t>
      </w:r>
    </w:p>
    <w:p w14:paraId="201F9893"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772D114C" w14:textId="77777777" w:rsidR="007B0DFD" w:rsidRPr="006518C9" w:rsidRDefault="007B0DFD" w:rsidP="00466496">
      <w:pPr>
        <w:pStyle w:val="Heading1"/>
        <w:numPr>
          <w:ilvl w:val="0"/>
          <w:numId w:val="0"/>
        </w:numPr>
      </w:pPr>
      <w:bookmarkStart w:id="3" w:name="_Toc457214031"/>
      <w:r w:rsidRPr="006518C9">
        <w:t>Abstract</w:t>
      </w:r>
      <w:bookmarkEnd w:id="0"/>
      <w:bookmarkEnd w:id="1"/>
      <w:bookmarkEnd w:id="2"/>
      <w:bookmarkEnd w:id="3"/>
    </w:p>
    <w:p w14:paraId="16FD7EE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15FA4C25" w14:textId="77777777" w:rsidR="007B0DFD" w:rsidRPr="006518C9" w:rsidRDefault="007B0DFD" w:rsidP="00466496">
      <w:pPr>
        <w:rPr>
          <w:lang w:val="en-US"/>
        </w:rPr>
      </w:pPr>
    </w:p>
    <w:p w14:paraId="3E47F451" w14:textId="77777777" w:rsidR="00686D21" w:rsidRPr="006518C9" w:rsidRDefault="007B0DFD" w:rsidP="00466496">
      <w:pPr>
        <w:rPr>
          <w:b/>
          <w:sz w:val="28"/>
          <w:szCs w:val="28"/>
          <w:lang w:val="en-US"/>
        </w:rPr>
      </w:pPr>
      <w:r w:rsidRPr="006518C9">
        <w:rPr>
          <w:b/>
          <w:sz w:val="28"/>
          <w:szCs w:val="28"/>
          <w:lang w:val="en-US"/>
        </w:rPr>
        <w:t>Contents</w:t>
      </w:r>
    </w:p>
    <w:p w14:paraId="6974AF33" w14:textId="77777777" w:rsidR="00C14FC6" w:rsidRPr="006518C9" w:rsidRDefault="003A117B">
      <w:pPr>
        <w:pStyle w:val="TOC1"/>
        <w:tabs>
          <w:tab w:val="right" w:leader="dot" w:pos="9962"/>
        </w:tabs>
        <w:rPr>
          <w:rFonts w:ascii="Calibri" w:hAnsi="Calibri"/>
          <w:noProof/>
          <w:sz w:val="22"/>
          <w:szCs w:val="22"/>
          <w:lang w:val="en-US"/>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57214031" w:history="1">
        <w:r w:rsidR="00C14FC6" w:rsidRPr="006518C9">
          <w:rPr>
            <w:rStyle w:val="Hyperlink"/>
            <w:noProof/>
            <w:lang w:val="en-US"/>
          </w:rPr>
          <w:t>Abstract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w:t>
        </w:r>
        <w:r w:rsidR="00C14FC6" w:rsidRPr="006518C9">
          <w:rPr>
            <w:noProof/>
            <w:webHidden/>
            <w:lang w:val="en-US"/>
          </w:rPr>
          <w:fldChar w:fldCharType="end"/>
        </w:r>
      </w:hyperlink>
    </w:p>
    <w:p w14:paraId="3C722752" w14:textId="77777777" w:rsidR="00C14FC6" w:rsidRPr="006518C9" w:rsidRDefault="0032247A">
      <w:pPr>
        <w:pStyle w:val="TOC1"/>
        <w:tabs>
          <w:tab w:val="left" w:pos="400"/>
          <w:tab w:val="right" w:leader="dot" w:pos="9962"/>
        </w:tabs>
        <w:rPr>
          <w:rFonts w:ascii="Calibri" w:hAnsi="Calibri"/>
          <w:noProof/>
          <w:sz w:val="22"/>
          <w:szCs w:val="22"/>
          <w:lang w:val="en-US"/>
        </w:rPr>
      </w:pPr>
      <w:hyperlink w:anchor="_Toc457214032" w:history="1">
        <w:r w:rsidR="00C14FC6" w:rsidRPr="006518C9">
          <w:rPr>
            <w:rStyle w:val="Hyperlink"/>
            <w:noProof/>
            <w:lang w:val="en-US"/>
          </w:rPr>
          <w:t>1.</w:t>
        </w:r>
        <w:r w:rsidR="00C14FC6" w:rsidRPr="006518C9">
          <w:rPr>
            <w:rFonts w:ascii="Calibri" w:hAnsi="Calibri"/>
            <w:noProof/>
            <w:sz w:val="22"/>
            <w:szCs w:val="22"/>
            <w:lang w:val="en-US"/>
          </w:rPr>
          <w:tab/>
        </w:r>
        <w:r w:rsidR="00C14FC6" w:rsidRPr="006518C9">
          <w:rPr>
            <w:rStyle w:val="Hyperlink"/>
            <w:noProof/>
            <w:lang w:val="en-US"/>
          </w:rPr>
          <w:t>Introduction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25B4EEF" w14:textId="77777777" w:rsidR="00C14FC6" w:rsidRPr="006518C9" w:rsidRDefault="0032247A">
      <w:pPr>
        <w:pStyle w:val="TOC2"/>
        <w:rPr>
          <w:rFonts w:ascii="Calibri" w:hAnsi="Calibri"/>
          <w:noProof/>
          <w:sz w:val="22"/>
          <w:szCs w:val="22"/>
          <w:lang w:val="en-US"/>
        </w:rPr>
      </w:pPr>
      <w:hyperlink w:anchor="_Toc457214033"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Background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14:paraId="03EFC7A6" w14:textId="77777777" w:rsidR="00C14FC6" w:rsidRPr="006518C9" w:rsidRDefault="0032247A">
      <w:pPr>
        <w:pStyle w:val="TOC2"/>
        <w:rPr>
          <w:rFonts w:ascii="Calibri" w:hAnsi="Calibri"/>
          <w:noProof/>
          <w:sz w:val="22"/>
          <w:szCs w:val="22"/>
          <w:lang w:val="en-US"/>
        </w:rPr>
      </w:pPr>
      <w:hyperlink w:anchor="_Toc457214034" w:history="1">
        <w:r w:rsidR="00C14FC6" w:rsidRPr="006518C9">
          <w:rPr>
            <w:rStyle w:val="Hyperlink"/>
            <w:noProof/>
            <w:lang w:val="en-US"/>
          </w:rPr>
          <w:t>1.2</w:t>
        </w:r>
        <w:r w:rsidR="00C14FC6" w:rsidRPr="006518C9">
          <w:rPr>
            <w:rFonts w:ascii="Calibri" w:hAnsi="Calibri"/>
            <w:noProof/>
            <w:sz w:val="22"/>
            <w:szCs w:val="22"/>
            <w:lang w:val="en-US"/>
          </w:rPr>
          <w:tab/>
        </w:r>
        <w:r w:rsidR="00C14FC6" w:rsidRPr="006518C9">
          <w:rPr>
            <w:rStyle w:val="Hyperlink"/>
            <w:noProof/>
            <w:lang w:val="en-US"/>
          </w:rPr>
          <w:t>Document Structure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20CACDDA" w14:textId="77777777" w:rsidR="00C14FC6" w:rsidRPr="006518C9" w:rsidRDefault="0032247A">
      <w:pPr>
        <w:pStyle w:val="TOC1"/>
        <w:tabs>
          <w:tab w:val="left" w:pos="400"/>
          <w:tab w:val="right" w:leader="dot" w:pos="9962"/>
        </w:tabs>
        <w:rPr>
          <w:rFonts w:ascii="Calibri" w:hAnsi="Calibri"/>
          <w:noProof/>
          <w:sz w:val="22"/>
          <w:szCs w:val="22"/>
          <w:lang w:val="en-US"/>
        </w:rPr>
      </w:pPr>
      <w:hyperlink w:anchor="_Toc457214035" w:history="1">
        <w:r w:rsidR="00C14FC6" w:rsidRPr="006518C9">
          <w:rPr>
            <w:rStyle w:val="Hyperlink"/>
            <w:noProof/>
            <w:lang w:val="en-US"/>
          </w:rPr>
          <w:t>2.</w:t>
        </w:r>
        <w:r w:rsidR="00C14FC6" w:rsidRPr="006518C9">
          <w:rPr>
            <w:rFonts w:ascii="Calibri" w:hAnsi="Calibri"/>
            <w:noProof/>
            <w:sz w:val="22"/>
            <w:szCs w:val="22"/>
            <w:lang w:val="en-US"/>
          </w:rPr>
          <w:tab/>
        </w:r>
        <w:r w:rsidR="00C14FC6" w:rsidRPr="006518C9">
          <w:rPr>
            <w:rStyle w:val="Hyperlink"/>
            <w:noProof/>
            <w:lang w:val="en-US"/>
          </w:rPr>
          <w:t>Use Cases for mzIdentML</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14:paraId="1F47E48D" w14:textId="77777777" w:rsidR="00C14FC6" w:rsidRPr="006518C9" w:rsidRDefault="0032247A">
      <w:pPr>
        <w:pStyle w:val="TOC1"/>
        <w:tabs>
          <w:tab w:val="left" w:pos="400"/>
          <w:tab w:val="right" w:leader="dot" w:pos="9962"/>
        </w:tabs>
        <w:rPr>
          <w:rFonts w:ascii="Calibri" w:hAnsi="Calibri"/>
          <w:noProof/>
          <w:sz w:val="22"/>
          <w:szCs w:val="22"/>
          <w:lang w:val="en-US"/>
        </w:rPr>
      </w:pPr>
      <w:hyperlink w:anchor="_Toc457214036" w:history="1">
        <w:r w:rsidR="00C14FC6" w:rsidRPr="006518C9">
          <w:rPr>
            <w:rStyle w:val="Hyperlink"/>
            <w:noProof/>
            <w:lang w:val="en-US"/>
          </w:rPr>
          <w:t>3.</w:t>
        </w:r>
        <w:r w:rsidR="00C14FC6" w:rsidRPr="006518C9">
          <w:rPr>
            <w:rFonts w:ascii="Calibri" w:hAnsi="Calibri"/>
            <w:noProof/>
            <w:sz w:val="22"/>
            <w:szCs w:val="22"/>
            <w:lang w:val="en-US"/>
          </w:rPr>
          <w:tab/>
        </w:r>
        <w:r w:rsidR="00C14FC6" w:rsidRPr="006518C9">
          <w:rPr>
            <w:rStyle w:val="Hyperlink"/>
            <w:noProof/>
            <w:lang w:val="en-US"/>
          </w:rPr>
          <w:t>Concepts and Terminology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2417C0F1" w14:textId="77777777" w:rsidR="00C14FC6" w:rsidRPr="006518C9" w:rsidRDefault="0032247A">
      <w:pPr>
        <w:pStyle w:val="TOC1"/>
        <w:tabs>
          <w:tab w:val="left" w:pos="400"/>
          <w:tab w:val="right" w:leader="dot" w:pos="9962"/>
        </w:tabs>
        <w:rPr>
          <w:rFonts w:ascii="Calibri" w:hAnsi="Calibri"/>
          <w:noProof/>
          <w:sz w:val="22"/>
          <w:szCs w:val="22"/>
          <w:lang w:val="en-US"/>
        </w:rPr>
      </w:pPr>
      <w:hyperlink w:anchor="_Toc457214037" w:history="1">
        <w:r w:rsidR="00C14FC6" w:rsidRPr="006518C9">
          <w:rPr>
            <w:rStyle w:val="Hyperlink"/>
            <w:noProof/>
            <w:lang w:val="en-US"/>
          </w:rPr>
          <w:t>4.</w:t>
        </w:r>
        <w:r w:rsidR="00C14FC6" w:rsidRPr="006518C9">
          <w:rPr>
            <w:rFonts w:ascii="Calibri" w:hAnsi="Calibri"/>
            <w:noProof/>
            <w:sz w:val="22"/>
            <w:szCs w:val="22"/>
            <w:lang w:val="en-US"/>
          </w:rPr>
          <w:tab/>
        </w:r>
        <w:r w:rsidR="00C14FC6" w:rsidRPr="006518C9">
          <w:rPr>
            <w:rStyle w:val="Hyperlink"/>
            <w:noProof/>
            <w:lang w:val="en-US"/>
          </w:rPr>
          <w:t>Relationship to Other Specifications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14:paraId="3E5192DD" w14:textId="77777777" w:rsidR="00C14FC6" w:rsidRPr="006518C9" w:rsidRDefault="0032247A">
      <w:pPr>
        <w:pStyle w:val="TOC2"/>
        <w:rPr>
          <w:rFonts w:ascii="Calibri" w:hAnsi="Calibri"/>
          <w:noProof/>
          <w:sz w:val="22"/>
          <w:szCs w:val="22"/>
          <w:lang w:val="en-US"/>
        </w:rPr>
      </w:pPr>
      <w:hyperlink w:anchor="_Toc457214038" w:history="1">
        <w:r w:rsidR="00C14FC6" w:rsidRPr="006518C9">
          <w:rPr>
            <w:rStyle w:val="Hyperlink"/>
            <w:noProof/>
            <w:lang w:val="en-US"/>
          </w:rPr>
          <w:t>4.1</w:t>
        </w:r>
        <w:r w:rsidR="00C14FC6" w:rsidRPr="006518C9">
          <w:rPr>
            <w:rFonts w:ascii="Calibri" w:hAnsi="Calibri"/>
            <w:noProof/>
            <w:sz w:val="22"/>
            <w:szCs w:val="22"/>
            <w:lang w:val="en-US"/>
          </w:rPr>
          <w:tab/>
        </w:r>
        <w:r w:rsidR="00C14FC6" w:rsidRPr="006518C9">
          <w:rPr>
            <w:rStyle w:val="Hyperlink"/>
            <w:noProof/>
            <w:lang w:val="en-US"/>
          </w:rPr>
          <w:t>The PSI Mass Spectrometry Controlled Vocabulary (CV)</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5A7BF80C" w14:textId="77777777" w:rsidR="00C14FC6" w:rsidRPr="006518C9" w:rsidRDefault="0032247A">
      <w:pPr>
        <w:pStyle w:val="TOC2"/>
        <w:rPr>
          <w:rFonts w:ascii="Calibri" w:hAnsi="Calibri"/>
          <w:noProof/>
          <w:sz w:val="22"/>
          <w:szCs w:val="22"/>
          <w:lang w:val="en-US"/>
        </w:rPr>
      </w:pPr>
      <w:hyperlink w:anchor="_Toc457214039" w:history="1">
        <w:r w:rsidR="00C14FC6" w:rsidRPr="006518C9">
          <w:rPr>
            <w:rStyle w:val="Hyperlink"/>
            <w:noProof/>
            <w:lang w:val="en-US"/>
          </w:rPr>
          <w:t>4.2</w:t>
        </w:r>
        <w:r w:rsidR="00C14FC6" w:rsidRPr="006518C9">
          <w:rPr>
            <w:rFonts w:ascii="Calibri" w:hAnsi="Calibri"/>
            <w:noProof/>
            <w:sz w:val="22"/>
            <w:szCs w:val="22"/>
            <w:lang w:val="en-US"/>
          </w:rPr>
          <w:tab/>
        </w:r>
        <w:r w:rsidR="00C14FC6" w:rsidRPr="006518C9">
          <w:rPr>
            <w:rStyle w:val="Hyperlink"/>
            <w:noProof/>
            <w:lang w:val="en-US"/>
          </w:rPr>
          <w:t>Validation of controlled vocabulary terms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14:paraId="60E7B8BA" w14:textId="77777777" w:rsidR="00C14FC6" w:rsidRPr="006518C9" w:rsidRDefault="0032247A">
      <w:pPr>
        <w:pStyle w:val="TOC2"/>
        <w:rPr>
          <w:rFonts w:ascii="Calibri" w:hAnsi="Calibri"/>
          <w:noProof/>
          <w:sz w:val="22"/>
          <w:szCs w:val="22"/>
          <w:lang w:val="en-US"/>
        </w:rPr>
      </w:pPr>
      <w:hyperlink w:anchor="_Toc457214040" w:history="1">
        <w:r w:rsidR="00C14FC6" w:rsidRPr="006518C9">
          <w:rPr>
            <w:rStyle w:val="Hyperlink"/>
            <w:noProof/>
            <w:lang w:val="en-US"/>
          </w:rPr>
          <w:t>4.3</w:t>
        </w:r>
        <w:r w:rsidR="00C14FC6" w:rsidRPr="006518C9">
          <w:rPr>
            <w:rFonts w:ascii="Calibri" w:hAnsi="Calibri"/>
            <w:noProof/>
            <w:sz w:val="22"/>
            <w:szCs w:val="22"/>
            <w:lang w:val="en-US"/>
          </w:rPr>
          <w:tab/>
        </w:r>
        <w:r w:rsidR="00C14FC6" w:rsidRPr="006518C9">
          <w:rPr>
            <w:rStyle w:val="Hyperlink"/>
            <w:noProof/>
            <w:lang w:val="en-US"/>
          </w:rPr>
          <w:t>Changes from version 1.1.0 to version 1.2.0</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4A6A5A4" w14:textId="77777777" w:rsidR="00C14FC6" w:rsidRPr="006518C9" w:rsidRDefault="0032247A">
      <w:pPr>
        <w:pStyle w:val="TOC1"/>
        <w:tabs>
          <w:tab w:val="left" w:pos="400"/>
          <w:tab w:val="right" w:leader="dot" w:pos="9962"/>
        </w:tabs>
        <w:rPr>
          <w:rFonts w:ascii="Calibri" w:hAnsi="Calibri"/>
          <w:noProof/>
          <w:sz w:val="22"/>
          <w:szCs w:val="22"/>
          <w:lang w:val="en-US"/>
        </w:rPr>
      </w:pPr>
      <w:hyperlink w:anchor="_Toc457214041" w:history="1">
        <w:r w:rsidR="00C14FC6" w:rsidRPr="006518C9">
          <w:rPr>
            <w:rStyle w:val="Hyperlink"/>
            <w:noProof/>
            <w:lang w:val="en-US"/>
          </w:rPr>
          <w:t>5.</w:t>
        </w:r>
        <w:r w:rsidR="00C14FC6" w:rsidRPr="006518C9">
          <w:rPr>
            <w:rFonts w:ascii="Calibri" w:hAnsi="Calibri"/>
            <w:noProof/>
            <w:sz w:val="22"/>
            <w:szCs w:val="22"/>
            <w:lang w:val="en-US"/>
          </w:rPr>
          <w:tab/>
        </w:r>
        <w:r w:rsidR="00C14FC6" w:rsidRPr="006518C9">
          <w:rPr>
            <w:rStyle w:val="Hyperlink"/>
            <w:noProof/>
            <w:lang w:val="en-US"/>
          </w:rPr>
          <w:t>Format scope and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82D57E5"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42" w:history="1">
        <w:r w:rsidR="00C14FC6" w:rsidRPr="006518C9">
          <w:rPr>
            <w:rStyle w:val="Hyperlink"/>
            <w:noProof/>
            <w:lang w:val="en-US"/>
          </w:rPr>
          <w:t>5.1.1</w:t>
        </w:r>
        <w:r w:rsidR="00C14FC6" w:rsidRPr="006518C9">
          <w:rPr>
            <w:rFonts w:ascii="Calibri" w:hAnsi="Calibri"/>
            <w:noProof/>
            <w:sz w:val="22"/>
            <w:szCs w:val="22"/>
            <w:lang w:val="en-US"/>
          </w:rPr>
          <w:tab/>
        </w:r>
        <w:r w:rsidR="00C14FC6" w:rsidRPr="006518C9">
          <w:rPr>
            <w:rStyle w:val="Hyperlink"/>
            <w:noProof/>
            <w:lang w:val="en-US"/>
          </w:rPr>
          <w:t>Handling updates to the controlled vocabulary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7E91EBCA"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43" w:history="1">
        <w:r w:rsidR="00C14FC6" w:rsidRPr="006518C9">
          <w:rPr>
            <w:rStyle w:val="Hyperlink"/>
            <w:noProof/>
            <w:lang w:val="en-US"/>
          </w:rPr>
          <w:t>5.1.2</w:t>
        </w:r>
        <w:r w:rsidR="00C14FC6" w:rsidRPr="006518C9">
          <w:rPr>
            <w:rFonts w:ascii="Calibri" w:hAnsi="Calibri"/>
            <w:noProof/>
            <w:sz w:val="22"/>
            <w:szCs w:val="22"/>
            <w:lang w:val="en-US"/>
          </w:rPr>
          <w:tab/>
        </w:r>
        <w:r w:rsidR="00C14FC6" w:rsidRPr="006518C9">
          <w:rPr>
            <w:rStyle w:val="Hyperlink"/>
            <w:noProof/>
            <w:lang w:val="en-US"/>
          </w:rPr>
          <w:t>Use of identifiers for input spectra to a search</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14:paraId="3F0FB179" w14:textId="77777777" w:rsidR="00C14FC6" w:rsidRPr="006518C9" w:rsidRDefault="0032247A">
      <w:pPr>
        <w:pStyle w:val="TOC2"/>
        <w:rPr>
          <w:rFonts w:ascii="Calibri" w:hAnsi="Calibri"/>
          <w:noProof/>
          <w:sz w:val="22"/>
          <w:szCs w:val="22"/>
          <w:lang w:val="en-US"/>
        </w:rPr>
      </w:pPr>
      <w:hyperlink w:anchor="_Toc457214044" w:history="1">
        <w:r w:rsidR="00C14FC6" w:rsidRPr="006518C9">
          <w:rPr>
            <w:rStyle w:val="Hyperlink"/>
            <w:noProof/>
            <w:lang w:val="en-US"/>
          </w:rPr>
          <w:t>5.2</w:t>
        </w:r>
        <w:r w:rsidR="00C14FC6" w:rsidRPr="006518C9">
          <w:rPr>
            <w:rFonts w:ascii="Calibri" w:hAnsi="Calibri"/>
            <w:noProof/>
            <w:sz w:val="22"/>
            <w:szCs w:val="22"/>
            <w:lang w:val="en-US"/>
          </w:rPr>
          <w:tab/>
        </w:r>
        <w:r w:rsidR="00C14FC6" w:rsidRPr="006518C9">
          <w:rPr>
            <w:rStyle w:val="Hyperlink"/>
            <w:noProof/>
            <w:lang w:val="en-US"/>
          </w:rPr>
          <w:t>Comments on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581849FE"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45" w:history="1">
        <w:r w:rsidR="00C14FC6" w:rsidRPr="006518C9">
          <w:rPr>
            <w:rStyle w:val="Hyperlink"/>
            <w:noProof/>
            <w:lang w:val="en-US"/>
          </w:rPr>
          <w:t>5.2.1</w:t>
        </w:r>
        <w:r w:rsidR="00C14FC6" w:rsidRPr="006518C9">
          <w:rPr>
            <w:rFonts w:ascii="Calibri" w:hAnsi="Calibri"/>
            <w:noProof/>
            <w:sz w:val="22"/>
            <w:szCs w:val="22"/>
            <w:lang w:val="en-US"/>
          </w:rPr>
          <w:tab/>
        </w:r>
        <w:r w:rsidR="00C14FC6" w:rsidRPr="006518C9">
          <w:rPr>
            <w:rStyle w:val="Hyperlink"/>
            <w:noProof/>
            <w:lang w:val="en-US"/>
          </w:rPr>
          <w:t>Protein grouping encoding</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14:paraId="36DB89B6"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46" w:history="1">
        <w:r w:rsidR="00C14FC6" w:rsidRPr="006518C9">
          <w:rPr>
            <w:rStyle w:val="Hyperlink"/>
            <w:noProof/>
            <w:lang w:val="en-US"/>
          </w:rPr>
          <w:t>5.2.2</w:t>
        </w:r>
        <w:r w:rsidR="00C14FC6" w:rsidRPr="006518C9">
          <w:rPr>
            <w:rFonts w:ascii="Calibri" w:hAnsi="Calibri"/>
            <w:noProof/>
            <w:sz w:val="22"/>
            <w:szCs w:val="22"/>
            <w:lang w:val="en-US"/>
          </w:rPr>
          <w:tab/>
        </w:r>
        <w:r w:rsidR="00C14FC6" w:rsidRPr="006518C9">
          <w:rPr>
            <w:rStyle w:val="Hyperlink"/>
            <w:noProof/>
            <w:lang w:val="en-US"/>
          </w:rPr>
          <w:t xml:space="preserve">Support for </w:t>
        </w:r>
        <w:r w:rsidR="00C14FC6" w:rsidRPr="006518C9">
          <w:rPr>
            <w:rStyle w:val="Hyperlink"/>
            <w:i/>
            <w:noProof/>
            <w:lang w:val="en-US"/>
          </w:rPr>
          <w:t>de nov</w:t>
        </w:r>
        <w:r w:rsidR="00C14FC6" w:rsidRPr="006518C9">
          <w:rPr>
            <w:rStyle w:val="Hyperlink"/>
            <w:i/>
            <w:noProof/>
            <w:lang w:val="en-US"/>
          </w:rPr>
          <w:t>o</w:t>
        </w:r>
        <w:r w:rsidR="00C14FC6" w:rsidRPr="006518C9">
          <w:rPr>
            <w:rStyle w:val="Hyperlink"/>
            <w:i/>
            <w:noProof/>
            <w:lang w:val="en-US"/>
          </w:rPr>
          <w:t xml:space="preserve"> </w:t>
        </w:r>
        <w:r w:rsidR="00C14FC6" w:rsidRPr="006518C9">
          <w:rPr>
            <w:rStyle w:val="Hyperlink"/>
            <w:noProof/>
            <w:lang w:val="en-US"/>
          </w:rPr>
          <w:t>sequencing approaches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1F3EEF4C"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47" w:history="1">
        <w:r w:rsidR="00C14FC6" w:rsidRPr="006518C9">
          <w:rPr>
            <w:rStyle w:val="Hyperlink"/>
            <w:noProof/>
            <w:lang w:val="en-US"/>
          </w:rPr>
          <w:t>5.2.3</w:t>
        </w:r>
        <w:r w:rsidR="00C14FC6" w:rsidRPr="006518C9">
          <w:rPr>
            <w:rFonts w:ascii="Calibri" w:hAnsi="Calibri"/>
            <w:noProof/>
            <w:sz w:val="22"/>
            <w:szCs w:val="22"/>
            <w:lang w:val="en-US"/>
          </w:rPr>
          <w:tab/>
        </w:r>
        <w:r w:rsidR="00C14FC6" w:rsidRPr="006518C9">
          <w:rPr>
            <w:rStyle w:val="Hyperlink"/>
            <w:noProof/>
            <w:lang w:val="en-US"/>
          </w:rPr>
          <w:t>Spectral library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4C6F0AD4"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48" w:history="1">
        <w:r w:rsidR="00C14FC6" w:rsidRPr="006518C9">
          <w:rPr>
            <w:rStyle w:val="Hyperlink"/>
            <w:noProof/>
            <w:lang w:val="en-US"/>
          </w:rPr>
          <w:t>5.2.4</w:t>
        </w:r>
        <w:r w:rsidR="00C14FC6" w:rsidRPr="006518C9">
          <w:rPr>
            <w:rFonts w:ascii="Calibri" w:hAnsi="Calibri"/>
            <w:noProof/>
            <w:sz w:val="22"/>
            <w:szCs w:val="22"/>
            <w:lang w:val="en-US"/>
          </w:rPr>
          <w:tab/>
        </w:r>
        <w:r w:rsidR="00C14FC6" w:rsidRPr="006518C9">
          <w:rPr>
            <w:rStyle w:val="Hyperlink"/>
            <w:noProof/>
            <w:lang w:val="en-US"/>
          </w:rPr>
          <w:t>Multiple database se</w:t>
        </w:r>
        <w:r w:rsidR="00C14FC6" w:rsidRPr="006518C9">
          <w:rPr>
            <w:rStyle w:val="Hyperlink"/>
            <w:noProof/>
            <w:lang w:val="en-US"/>
          </w:rPr>
          <w:t>a</w:t>
        </w:r>
        <w:r w:rsidR="00C14FC6" w:rsidRPr="006518C9">
          <w:rPr>
            <w:rStyle w:val="Hyperlink"/>
            <w:noProof/>
            <w:lang w:val="en-US"/>
          </w:rPr>
          <w:t>rch engines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14:paraId="5AFF4726"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49" w:history="1">
        <w:r w:rsidR="00C14FC6" w:rsidRPr="006518C9">
          <w:rPr>
            <w:rStyle w:val="Hyperlink"/>
            <w:noProof/>
            <w:lang w:val="en-US"/>
          </w:rPr>
          <w:t>5.2.5</w:t>
        </w:r>
        <w:r w:rsidR="00C14FC6" w:rsidRPr="006518C9">
          <w:rPr>
            <w:rFonts w:ascii="Calibri" w:hAnsi="Calibri"/>
            <w:noProof/>
            <w:sz w:val="22"/>
            <w:szCs w:val="22"/>
            <w:lang w:val="en-US"/>
          </w:rPr>
          <w:tab/>
        </w:r>
        <w:r w:rsidR="00C14FC6" w:rsidRPr="006518C9">
          <w:rPr>
            <w:rStyle w:val="Hyperlink"/>
            <w:noProof/>
            <w:lang w:val="en-US"/>
          </w:rPr>
          <w:t>Pre-fractionation of samples prior to MS and splitting of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0E59585F"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50" w:history="1">
        <w:r w:rsidR="00C14FC6" w:rsidRPr="006518C9">
          <w:rPr>
            <w:rStyle w:val="Hyperlink"/>
            <w:noProof/>
            <w:lang w:val="en-US"/>
          </w:rPr>
          <w:t>5.2.6</w:t>
        </w:r>
        <w:r w:rsidR="00C14FC6" w:rsidRPr="006518C9">
          <w:rPr>
            <w:rFonts w:ascii="Calibri" w:hAnsi="Calibri"/>
            <w:noProof/>
            <w:sz w:val="22"/>
            <w:szCs w:val="22"/>
            <w:lang w:val="en-US"/>
          </w:rPr>
          <w:tab/>
        </w:r>
        <w:r w:rsidR="00C14FC6" w:rsidRPr="006518C9">
          <w:rPr>
            <w:rStyle w:val="Hyperlink"/>
            <w:noProof/>
            <w:lang w:val="en-US"/>
          </w:rPr>
          <w:t>Peptide-level scores and statistical measures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14:paraId="149FE6A4"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51" w:history="1">
        <w:r w:rsidR="00C14FC6" w:rsidRPr="006518C9">
          <w:rPr>
            <w:rStyle w:val="Hyperlink"/>
            <w:noProof/>
            <w:lang w:val="en-US"/>
          </w:rPr>
          <w:t>5.2.7</w:t>
        </w:r>
        <w:r w:rsidR="00C14FC6" w:rsidRPr="006518C9">
          <w:rPr>
            <w:rFonts w:ascii="Calibri" w:hAnsi="Calibri"/>
            <w:noProof/>
            <w:sz w:val="22"/>
            <w:szCs w:val="22"/>
            <w:lang w:val="en-US"/>
          </w:rPr>
          <w:tab/>
        </w:r>
        <w:r w:rsidR="00C14FC6" w:rsidRPr="006518C9">
          <w:rPr>
            <w:rStyle w:val="Hyperlink"/>
            <w:noProof/>
            <w:lang w:val="en-US"/>
          </w:rPr>
          <w:t>Encoding modification localisation scores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17</w:t>
        </w:r>
        <w:r w:rsidR="00C14FC6" w:rsidRPr="006518C9">
          <w:rPr>
            <w:noProof/>
            <w:webHidden/>
            <w:lang w:val="en-US"/>
          </w:rPr>
          <w:fldChar w:fldCharType="end"/>
        </w:r>
      </w:hyperlink>
    </w:p>
    <w:p w14:paraId="555FE8E9"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52" w:history="1">
        <w:r w:rsidR="00C14FC6" w:rsidRPr="006518C9">
          <w:rPr>
            <w:rStyle w:val="Hyperlink"/>
            <w:noProof/>
            <w:lang w:val="en-US"/>
          </w:rPr>
          <w:t>5.2.8</w:t>
        </w:r>
        <w:r w:rsidR="00C14FC6" w:rsidRPr="006518C9">
          <w:rPr>
            <w:rFonts w:ascii="Calibri" w:hAnsi="Calibri"/>
            <w:noProof/>
            <w:sz w:val="22"/>
            <w:szCs w:val="22"/>
            <w:lang w:val="en-US"/>
          </w:rPr>
          <w:tab/>
        </w:r>
        <w:r w:rsidR="00C14FC6" w:rsidRPr="006518C9">
          <w:rPr>
            <w:rStyle w:val="Hyperlink"/>
            <w:noProof/>
            <w:lang w:val="en-US"/>
          </w:rPr>
          <w:t>Encoding results of cross-linking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19</w:t>
        </w:r>
        <w:r w:rsidR="00C14FC6" w:rsidRPr="006518C9">
          <w:rPr>
            <w:noProof/>
            <w:webHidden/>
            <w:lang w:val="en-US"/>
          </w:rPr>
          <w:fldChar w:fldCharType="end"/>
        </w:r>
      </w:hyperlink>
    </w:p>
    <w:p w14:paraId="5B77097C"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053" w:history="1">
        <w:r w:rsidR="00C14FC6" w:rsidRPr="006518C9">
          <w:rPr>
            <w:rStyle w:val="Hyperlink"/>
            <w:noProof/>
            <w:lang w:val="en-US"/>
          </w:rPr>
          <w:t>5.2.9</w:t>
        </w:r>
        <w:r w:rsidR="00C14FC6" w:rsidRPr="006518C9">
          <w:rPr>
            <w:rFonts w:ascii="Calibri" w:hAnsi="Calibri"/>
            <w:noProof/>
            <w:sz w:val="22"/>
            <w:szCs w:val="22"/>
            <w:lang w:val="en-US"/>
          </w:rPr>
          <w:tab/>
        </w:r>
        <w:r w:rsidR="00C14FC6" w:rsidRPr="006518C9">
          <w:rPr>
            <w:rStyle w:val="Hyperlink"/>
            <w:noProof/>
            <w:lang w:val="en-US"/>
          </w:rPr>
          <w:t>Encoding proteogenomics annotation data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23</w:t>
        </w:r>
        <w:r w:rsidR="00C14FC6" w:rsidRPr="006518C9">
          <w:rPr>
            <w:noProof/>
            <w:webHidden/>
            <w:lang w:val="en-US"/>
          </w:rPr>
          <w:fldChar w:fldCharType="end"/>
        </w:r>
      </w:hyperlink>
    </w:p>
    <w:p w14:paraId="00B3C7E5" w14:textId="77777777" w:rsidR="00C14FC6" w:rsidRPr="006518C9" w:rsidRDefault="0032247A">
      <w:pPr>
        <w:pStyle w:val="TOC2"/>
        <w:rPr>
          <w:rFonts w:ascii="Calibri" w:hAnsi="Calibri"/>
          <w:noProof/>
          <w:sz w:val="22"/>
          <w:szCs w:val="22"/>
          <w:lang w:val="en-US"/>
        </w:rPr>
      </w:pPr>
      <w:hyperlink w:anchor="_Toc457214054" w:history="1">
        <w:r w:rsidR="00C14FC6" w:rsidRPr="006518C9">
          <w:rPr>
            <w:rStyle w:val="Hyperlink"/>
            <w:noProof/>
            <w:lang w:val="en-US"/>
          </w:rPr>
          <w:t>5.3</w:t>
        </w:r>
        <w:r w:rsidR="00C14FC6" w:rsidRPr="006518C9">
          <w:rPr>
            <w:rFonts w:ascii="Calibri" w:hAnsi="Calibri"/>
            <w:noProof/>
            <w:sz w:val="22"/>
            <w:szCs w:val="22"/>
            <w:lang w:val="en-US"/>
          </w:rPr>
          <w:tab/>
        </w:r>
        <w:r w:rsidR="00C14FC6" w:rsidRPr="006518C9">
          <w:rPr>
            <w:rStyle w:val="Hyperlink"/>
            <w:noProof/>
            <w:lang w:val="en-US"/>
          </w:rPr>
          <w:t>Other supporting materials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0C085A9C" w14:textId="77777777" w:rsidR="00C14FC6" w:rsidRPr="006518C9" w:rsidRDefault="0032247A">
      <w:pPr>
        <w:pStyle w:val="TOC1"/>
        <w:tabs>
          <w:tab w:val="left" w:pos="400"/>
          <w:tab w:val="right" w:leader="dot" w:pos="9962"/>
        </w:tabs>
        <w:rPr>
          <w:rFonts w:ascii="Calibri" w:hAnsi="Calibri"/>
          <w:noProof/>
          <w:sz w:val="22"/>
          <w:szCs w:val="22"/>
          <w:lang w:val="en-US"/>
        </w:rPr>
      </w:pPr>
      <w:hyperlink w:anchor="_Toc457214055" w:history="1">
        <w:r w:rsidR="00C14FC6" w:rsidRPr="006518C9">
          <w:rPr>
            <w:rStyle w:val="Hyperlink"/>
            <w:noProof/>
            <w:lang w:val="en-US"/>
          </w:rPr>
          <w:t>6.</w:t>
        </w:r>
        <w:r w:rsidR="00C14FC6" w:rsidRPr="006518C9">
          <w:rPr>
            <w:rFonts w:ascii="Calibri" w:hAnsi="Calibri"/>
            <w:noProof/>
            <w:sz w:val="22"/>
            <w:szCs w:val="22"/>
            <w:lang w:val="en-US"/>
          </w:rPr>
          <w:tab/>
        </w:r>
        <w:r w:rsidR="00C14FC6" w:rsidRPr="006518C9">
          <w:rPr>
            <w:rStyle w:val="Hyperlink"/>
            <w:noProof/>
            <w:lang w:val="en-US"/>
          </w:rPr>
          <w:t>Model in XML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3788D1EA" w14:textId="77777777" w:rsidR="00C14FC6" w:rsidRPr="006518C9" w:rsidRDefault="0032247A">
      <w:pPr>
        <w:pStyle w:val="TOC2"/>
        <w:rPr>
          <w:rFonts w:ascii="Calibri" w:hAnsi="Calibri"/>
          <w:noProof/>
          <w:sz w:val="22"/>
          <w:szCs w:val="22"/>
          <w:lang w:val="en-US"/>
        </w:rPr>
      </w:pPr>
      <w:hyperlink w:anchor="_Toc457214056" w:history="1">
        <w:r w:rsidR="00C14FC6" w:rsidRPr="006518C9">
          <w:rPr>
            <w:rStyle w:val="Hyperlink"/>
            <w:noProof/>
            <w:lang w:val="en-US"/>
          </w:rPr>
          <w:t>6.1</w:t>
        </w:r>
        <w:r w:rsidR="00C14FC6" w:rsidRPr="006518C9">
          <w:rPr>
            <w:rFonts w:ascii="Calibri" w:hAnsi="Calibri"/>
            <w:noProof/>
            <w:sz w:val="22"/>
            <w:szCs w:val="22"/>
            <w:lang w:val="en-US"/>
          </w:rPr>
          <w:tab/>
        </w:r>
        <w:r w:rsidR="00C14FC6" w:rsidRPr="006518C9">
          <w:rPr>
            <w:rStyle w:val="Hyperlink"/>
            <w:noProof/>
            <w:lang w:val="en-US"/>
          </w:rPr>
          <w:t>Element &lt;MzIdentML&gt;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14:paraId="16E9C8AD" w14:textId="77777777" w:rsidR="00C14FC6" w:rsidRPr="006518C9" w:rsidRDefault="0032247A">
      <w:pPr>
        <w:pStyle w:val="TOC2"/>
        <w:rPr>
          <w:rFonts w:ascii="Calibri" w:hAnsi="Calibri"/>
          <w:noProof/>
          <w:sz w:val="22"/>
          <w:szCs w:val="22"/>
          <w:lang w:val="en-US"/>
        </w:rPr>
      </w:pPr>
      <w:hyperlink w:anchor="_Toc457214057" w:history="1">
        <w:r w:rsidR="00C14FC6" w:rsidRPr="006518C9">
          <w:rPr>
            <w:rStyle w:val="Hyperlink"/>
            <w:noProof/>
            <w:lang w:val="en-US"/>
          </w:rPr>
          <w:t>6.2</w:t>
        </w:r>
        <w:r w:rsidR="00C14FC6" w:rsidRPr="006518C9">
          <w:rPr>
            <w:rFonts w:ascii="Calibri" w:hAnsi="Calibri"/>
            <w:noProof/>
            <w:sz w:val="22"/>
            <w:szCs w:val="22"/>
            <w:lang w:val="en-US"/>
          </w:rPr>
          <w:tab/>
        </w:r>
        <w:r w:rsidR="00C14FC6" w:rsidRPr="006518C9">
          <w:rPr>
            <w:rStyle w:val="Hyperlink"/>
            <w:noProof/>
            <w:lang w:val="en-US"/>
          </w:rPr>
          <w:t>Element &lt;AdditionalSearchParams&gt;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27</w:t>
        </w:r>
        <w:r w:rsidR="00C14FC6" w:rsidRPr="006518C9">
          <w:rPr>
            <w:noProof/>
            <w:webHidden/>
            <w:lang w:val="en-US"/>
          </w:rPr>
          <w:fldChar w:fldCharType="end"/>
        </w:r>
      </w:hyperlink>
    </w:p>
    <w:p w14:paraId="21C45BBB" w14:textId="77777777" w:rsidR="00C14FC6" w:rsidRPr="006518C9" w:rsidRDefault="0032247A">
      <w:pPr>
        <w:pStyle w:val="TOC2"/>
        <w:rPr>
          <w:rFonts w:ascii="Calibri" w:hAnsi="Calibri"/>
          <w:noProof/>
          <w:sz w:val="22"/>
          <w:szCs w:val="22"/>
          <w:lang w:val="en-US"/>
        </w:rPr>
      </w:pPr>
      <w:hyperlink w:anchor="_Toc457214058" w:history="1">
        <w:r w:rsidR="00C14FC6" w:rsidRPr="006518C9">
          <w:rPr>
            <w:rStyle w:val="Hyperlink"/>
            <w:noProof/>
            <w:lang w:val="en-US"/>
          </w:rPr>
          <w:t>6.3</w:t>
        </w:r>
        <w:r w:rsidR="00C14FC6" w:rsidRPr="006518C9">
          <w:rPr>
            <w:rFonts w:ascii="Calibri" w:hAnsi="Calibri"/>
            <w:noProof/>
            <w:sz w:val="22"/>
            <w:szCs w:val="22"/>
            <w:lang w:val="en-US"/>
          </w:rPr>
          <w:tab/>
        </w:r>
        <w:r w:rsidR="00C14FC6" w:rsidRPr="006518C9">
          <w:rPr>
            <w:rStyle w:val="Hyperlink"/>
            <w:noProof/>
            <w:lang w:val="en-US"/>
          </w:rPr>
          <w:t>Element &lt;Affiliation&gt;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04FFE855" w14:textId="77777777" w:rsidR="00C14FC6" w:rsidRPr="006518C9" w:rsidRDefault="0032247A">
      <w:pPr>
        <w:pStyle w:val="TOC2"/>
        <w:rPr>
          <w:rFonts w:ascii="Calibri" w:hAnsi="Calibri"/>
          <w:noProof/>
          <w:sz w:val="22"/>
          <w:szCs w:val="22"/>
          <w:lang w:val="en-US"/>
        </w:rPr>
      </w:pPr>
      <w:hyperlink w:anchor="_Toc457214059" w:history="1">
        <w:r w:rsidR="00C14FC6" w:rsidRPr="006518C9">
          <w:rPr>
            <w:rStyle w:val="Hyperlink"/>
            <w:noProof/>
            <w:lang w:val="en-US"/>
          </w:rPr>
          <w:t>6.4</w:t>
        </w:r>
        <w:r w:rsidR="00C14FC6" w:rsidRPr="006518C9">
          <w:rPr>
            <w:rFonts w:ascii="Calibri" w:hAnsi="Calibri"/>
            <w:noProof/>
            <w:sz w:val="22"/>
            <w:szCs w:val="22"/>
            <w:lang w:val="en-US"/>
          </w:rPr>
          <w:tab/>
        </w:r>
        <w:r w:rsidR="00C14FC6" w:rsidRPr="006518C9">
          <w:rPr>
            <w:rStyle w:val="Hyperlink"/>
            <w:noProof/>
            <w:lang w:val="en-US"/>
          </w:rPr>
          <w:t>Element &lt;AmbiguousResidue&gt;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6880BEB9" w14:textId="77777777" w:rsidR="00C14FC6" w:rsidRPr="006518C9" w:rsidRDefault="0032247A">
      <w:pPr>
        <w:pStyle w:val="TOC2"/>
        <w:rPr>
          <w:rFonts w:ascii="Calibri" w:hAnsi="Calibri"/>
          <w:noProof/>
          <w:sz w:val="22"/>
          <w:szCs w:val="22"/>
          <w:lang w:val="en-US"/>
        </w:rPr>
      </w:pPr>
      <w:hyperlink w:anchor="_Toc457214060" w:history="1">
        <w:r w:rsidR="00C14FC6" w:rsidRPr="006518C9">
          <w:rPr>
            <w:rStyle w:val="Hyperlink"/>
            <w:noProof/>
            <w:lang w:val="en-US"/>
          </w:rPr>
          <w:t>6.5</w:t>
        </w:r>
        <w:r w:rsidR="00C14FC6" w:rsidRPr="006518C9">
          <w:rPr>
            <w:rFonts w:ascii="Calibri" w:hAnsi="Calibri"/>
            <w:noProof/>
            <w:sz w:val="22"/>
            <w:szCs w:val="22"/>
            <w:lang w:val="en-US"/>
          </w:rPr>
          <w:tab/>
        </w:r>
        <w:r w:rsidR="00C14FC6" w:rsidRPr="006518C9">
          <w:rPr>
            <w:rStyle w:val="Hyperlink"/>
            <w:noProof/>
            <w:lang w:val="en-US"/>
          </w:rPr>
          <w:t>Element &lt;AnalysisCollection&gt;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14:paraId="2E21A1BD" w14:textId="77777777" w:rsidR="00C14FC6" w:rsidRPr="006518C9" w:rsidRDefault="0032247A">
      <w:pPr>
        <w:pStyle w:val="TOC2"/>
        <w:rPr>
          <w:rFonts w:ascii="Calibri" w:hAnsi="Calibri"/>
          <w:noProof/>
          <w:sz w:val="22"/>
          <w:szCs w:val="22"/>
          <w:lang w:val="en-US"/>
        </w:rPr>
      </w:pPr>
      <w:hyperlink w:anchor="_Toc457214061" w:history="1">
        <w:r w:rsidR="00C14FC6" w:rsidRPr="006518C9">
          <w:rPr>
            <w:rStyle w:val="Hyperlink"/>
            <w:noProof/>
            <w:lang w:val="en-US"/>
          </w:rPr>
          <w:t>6.6</w:t>
        </w:r>
        <w:r w:rsidR="00C14FC6" w:rsidRPr="006518C9">
          <w:rPr>
            <w:rFonts w:ascii="Calibri" w:hAnsi="Calibri"/>
            <w:noProof/>
            <w:sz w:val="22"/>
            <w:szCs w:val="22"/>
            <w:lang w:val="en-US"/>
          </w:rPr>
          <w:tab/>
        </w:r>
        <w:r w:rsidR="00C14FC6" w:rsidRPr="006518C9">
          <w:rPr>
            <w:rStyle w:val="Hyperlink"/>
            <w:noProof/>
            <w:lang w:val="en-US"/>
          </w:rPr>
          <w:t>Element &lt;AnalysisData&gt;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5B46A407" w14:textId="77777777" w:rsidR="00C14FC6" w:rsidRPr="006518C9" w:rsidRDefault="0032247A">
      <w:pPr>
        <w:pStyle w:val="TOC2"/>
        <w:rPr>
          <w:rFonts w:ascii="Calibri" w:hAnsi="Calibri"/>
          <w:noProof/>
          <w:sz w:val="22"/>
          <w:szCs w:val="22"/>
          <w:lang w:val="en-US"/>
        </w:rPr>
      </w:pPr>
      <w:hyperlink w:anchor="_Toc457214062" w:history="1">
        <w:r w:rsidR="00C14FC6" w:rsidRPr="006518C9">
          <w:rPr>
            <w:rStyle w:val="Hyperlink"/>
            <w:noProof/>
            <w:lang w:val="en-US"/>
          </w:rPr>
          <w:t>6.7</w:t>
        </w:r>
        <w:r w:rsidR="00C14FC6" w:rsidRPr="006518C9">
          <w:rPr>
            <w:rFonts w:ascii="Calibri" w:hAnsi="Calibri"/>
            <w:noProof/>
            <w:sz w:val="22"/>
            <w:szCs w:val="22"/>
            <w:lang w:val="en-US"/>
          </w:rPr>
          <w:tab/>
        </w:r>
        <w:r w:rsidR="00C14FC6" w:rsidRPr="006518C9">
          <w:rPr>
            <w:rStyle w:val="Hyperlink"/>
            <w:noProof/>
            <w:lang w:val="en-US"/>
          </w:rPr>
          <w:t>Element &lt;AnalysisParams&gt;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14:paraId="400F8E9D" w14:textId="77777777" w:rsidR="00C14FC6" w:rsidRPr="006518C9" w:rsidRDefault="0032247A">
      <w:pPr>
        <w:pStyle w:val="TOC2"/>
        <w:rPr>
          <w:rFonts w:ascii="Calibri" w:hAnsi="Calibri"/>
          <w:noProof/>
          <w:sz w:val="22"/>
          <w:szCs w:val="22"/>
          <w:lang w:val="en-US"/>
        </w:rPr>
      </w:pPr>
      <w:hyperlink w:anchor="_Toc457214063" w:history="1">
        <w:r w:rsidR="00C14FC6" w:rsidRPr="006518C9">
          <w:rPr>
            <w:rStyle w:val="Hyperlink"/>
            <w:noProof/>
            <w:lang w:val="en-US"/>
          </w:rPr>
          <w:t>6.8</w:t>
        </w:r>
        <w:r w:rsidR="00C14FC6" w:rsidRPr="006518C9">
          <w:rPr>
            <w:rFonts w:ascii="Calibri" w:hAnsi="Calibri"/>
            <w:noProof/>
            <w:sz w:val="22"/>
            <w:szCs w:val="22"/>
            <w:lang w:val="en-US"/>
          </w:rPr>
          <w:tab/>
        </w:r>
        <w:r w:rsidR="00C14FC6" w:rsidRPr="006518C9">
          <w:rPr>
            <w:rStyle w:val="Hyperlink"/>
            <w:noProof/>
            <w:lang w:val="en-US"/>
          </w:rPr>
          <w:t>Element &lt;AnalysisProtocolCollection&gt;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2FDEF05B" w14:textId="77777777" w:rsidR="00C14FC6" w:rsidRPr="006518C9" w:rsidRDefault="0032247A">
      <w:pPr>
        <w:pStyle w:val="TOC2"/>
        <w:rPr>
          <w:rFonts w:ascii="Calibri" w:hAnsi="Calibri"/>
          <w:noProof/>
          <w:sz w:val="22"/>
          <w:szCs w:val="22"/>
          <w:lang w:val="en-US"/>
        </w:rPr>
      </w:pPr>
      <w:hyperlink w:anchor="_Toc457214064" w:history="1">
        <w:r w:rsidR="00C14FC6" w:rsidRPr="006518C9">
          <w:rPr>
            <w:rStyle w:val="Hyperlink"/>
            <w:noProof/>
            <w:lang w:val="en-US"/>
          </w:rPr>
          <w:t>6.9</w:t>
        </w:r>
        <w:r w:rsidR="00C14FC6" w:rsidRPr="006518C9">
          <w:rPr>
            <w:rFonts w:ascii="Calibri" w:hAnsi="Calibri"/>
            <w:noProof/>
            <w:sz w:val="22"/>
            <w:szCs w:val="22"/>
            <w:lang w:val="en-US"/>
          </w:rPr>
          <w:tab/>
        </w:r>
        <w:r w:rsidR="00C14FC6" w:rsidRPr="006518C9">
          <w:rPr>
            <w:rStyle w:val="Hyperlink"/>
            <w:noProof/>
            <w:lang w:val="en-US"/>
          </w:rPr>
          <w:t>Element &lt;AnalysisSampleCollection&gt;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14:paraId="16B7AC4D" w14:textId="77777777" w:rsidR="00C14FC6" w:rsidRPr="006518C9" w:rsidRDefault="0032247A">
      <w:pPr>
        <w:pStyle w:val="TOC2"/>
        <w:rPr>
          <w:rFonts w:ascii="Calibri" w:hAnsi="Calibri"/>
          <w:noProof/>
          <w:sz w:val="22"/>
          <w:szCs w:val="22"/>
          <w:lang w:val="en-US"/>
        </w:rPr>
      </w:pPr>
      <w:hyperlink w:anchor="_Toc457214065" w:history="1">
        <w:r w:rsidR="00C14FC6" w:rsidRPr="006518C9">
          <w:rPr>
            <w:rStyle w:val="Hyperlink"/>
            <w:noProof/>
            <w:lang w:val="en-US"/>
          </w:rPr>
          <w:t>6.10</w:t>
        </w:r>
        <w:r w:rsidR="00C14FC6" w:rsidRPr="006518C9">
          <w:rPr>
            <w:rFonts w:ascii="Calibri" w:hAnsi="Calibri"/>
            <w:noProof/>
            <w:sz w:val="22"/>
            <w:szCs w:val="22"/>
            <w:lang w:val="en-US"/>
          </w:rPr>
          <w:tab/>
        </w:r>
        <w:r w:rsidR="00C14FC6" w:rsidRPr="006518C9">
          <w:rPr>
            <w:rStyle w:val="Hyperlink"/>
            <w:noProof/>
            <w:lang w:val="en-US"/>
          </w:rPr>
          <w:t>Element &lt;AnalysisSoftware&gt;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1F59C643" w14:textId="77777777" w:rsidR="00C14FC6" w:rsidRPr="006518C9" w:rsidRDefault="0032247A">
      <w:pPr>
        <w:pStyle w:val="TOC2"/>
        <w:rPr>
          <w:rFonts w:ascii="Calibri" w:hAnsi="Calibri"/>
          <w:noProof/>
          <w:sz w:val="22"/>
          <w:szCs w:val="22"/>
          <w:lang w:val="en-US"/>
        </w:rPr>
      </w:pPr>
      <w:hyperlink w:anchor="_Toc457214066" w:history="1">
        <w:r w:rsidR="00C14FC6" w:rsidRPr="006518C9">
          <w:rPr>
            <w:rStyle w:val="Hyperlink"/>
            <w:noProof/>
            <w:lang w:val="en-US"/>
          </w:rPr>
          <w:t>6.11</w:t>
        </w:r>
        <w:r w:rsidR="00C14FC6" w:rsidRPr="006518C9">
          <w:rPr>
            <w:rFonts w:ascii="Calibri" w:hAnsi="Calibri"/>
            <w:noProof/>
            <w:sz w:val="22"/>
            <w:szCs w:val="22"/>
            <w:lang w:val="en-US"/>
          </w:rPr>
          <w:tab/>
        </w:r>
        <w:r w:rsidR="00C14FC6" w:rsidRPr="006518C9">
          <w:rPr>
            <w:rStyle w:val="Hyperlink"/>
            <w:noProof/>
            <w:lang w:val="en-US"/>
          </w:rPr>
          <w:t>Element &lt;AnalysisSoftwareList&gt;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14:paraId="5217CC55" w14:textId="77777777" w:rsidR="00C14FC6" w:rsidRPr="006518C9" w:rsidRDefault="0032247A">
      <w:pPr>
        <w:pStyle w:val="TOC2"/>
        <w:rPr>
          <w:rFonts w:ascii="Calibri" w:hAnsi="Calibri"/>
          <w:noProof/>
          <w:sz w:val="22"/>
          <w:szCs w:val="22"/>
          <w:lang w:val="en-US"/>
        </w:rPr>
      </w:pPr>
      <w:hyperlink w:anchor="_Toc457214067" w:history="1">
        <w:r w:rsidR="00C14FC6" w:rsidRPr="006518C9">
          <w:rPr>
            <w:rStyle w:val="Hyperlink"/>
            <w:noProof/>
            <w:lang w:val="en-US"/>
          </w:rPr>
          <w:t>6.12</w:t>
        </w:r>
        <w:r w:rsidR="00C14FC6" w:rsidRPr="006518C9">
          <w:rPr>
            <w:rFonts w:ascii="Calibri" w:hAnsi="Calibri"/>
            <w:noProof/>
            <w:sz w:val="22"/>
            <w:szCs w:val="22"/>
            <w:lang w:val="en-US"/>
          </w:rPr>
          <w:tab/>
        </w:r>
        <w:r w:rsidR="00C14FC6" w:rsidRPr="006518C9">
          <w:rPr>
            <w:rStyle w:val="Hyperlink"/>
            <w:noProof/>
            <w:lang w:val="en-US"/>
          </w:rPr>
          <w:t>Element &lt;AuditCollection&gt;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606CA78" w14:textId="77777777" w:rsidR="00C14FC6" w:rsidRPr="006518C9" w:rsidRDefault="0032247A">
      <w:pPr>
        <w:pStyle w:val="TOC2"/>
        <w:rPr>
          <w:rFonts w:ascii="Calibri" w:hAnsi="Calibri"/>
          <w:noProof/>
          <w:sz w:val="22"/>
          <w:szCs w:val="22"/>
          <w:lang w:val="en-US"/>
        </w:rPr>
      </w:pPr>
      <w:hyperlink w:anchor="_Toc457214068" w:history="1">
        <w:r w:rsidR="00C14FC6" w:rsidRPr="006518C9">
          <w:rPr>
            <w:rStyle w:val="Hyperlink"/>
            <w:noProof/>
            <w:lang w:val="en-US"/>
          </w:rPr>
          <w:t>6.13</w:t>
        </w:r>
        <w:r w:rsidR="00C14FC6" w:rsidRPr="006518C9">
          <w:rPr>
            <w:rFonts w:ascii="Calibri" w:hAnsi="Calibri"/>
            <w:noProof/>
            <w:sz w:val="22"/>
            <w:szCs w:val="22"/>
            <w:lang w:val="en-US"/>
          </w:rPr>
          <w:tab/>
        </w:r>
        <w:r w:rsidR="00C14FC6" w:rsidRPr="006518C9">
          <w:rPr>
            <w:rStyle w:val="Hyperlink"/>
            <w:noProof/>
            <w:lang w:val="en-US"/>
          </w:rPr>
          <w:t>Element &lt;BibliographicReference&gt;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14:paraId="7D924584" w14:textId="77777777" w:rsidR="00C14FC6" w:rsidRPr="006518C9" w:rsidRDefault="0032247A">
      <w:pPr>
        <w:pStyle w:val="TOC2"/>
        <w:rPr>
          <w:rFonts w:ascii="Calibri" w:hAnsi="Calibri"/>
          <w:noProof/>
          <w:sz w:val="22"/>
          <w:szCs w:val="22"/>
          <w:lang w:val="en-US"/>
        </w:rPr>
      </w:pPr>
      <w:hyperlink w:anchor="_Toc457214069" w:history="1">
        <w:r w:rsidR="00C14FC6" w:rsidRPr="006518C9">
          <w:rPr>
            <w:rStyle w:val="Hyperlink"/>
            <w:noProof/>
            <w:lang w:val="en-US"/>
          </w:rPr>
          <w:t>6.14</w:t>
        </w:r>
        <w:r w:rsidR="00C14FC6" w:rsidRPr="006518C9">
          <w:rPr>
            <w:rFonts w:ascii="Calibri" w:hAnsi="Calibri"/>
            <w:noProof/>
            <w:sz w:val="22"/>
            <w:szCs w:val="22"/>
            <w:lang w:val="en-US"/>
          </w:rPr>
          <w:tab/>
        </w:r>
        <w:r w:rsidR="00C14FC6" w:rsidRPr="006518C9">
          <w:rPr>
            <w:rStyle w:val="Hyperlink"/>
            <w:noProof/>
            <w:lang w:val="en-US"/>
          </w:rPr>
          <w:t>Element &lt;ContactRole&gt;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F81D6C1" w14:textId="77777777" w:rsidR="00C14FC6" w:rsidRPr="006518C9" w:rsidRDefault="0032247A">
      <w:pPr>
        <w:pStyle w:val="TOC2"/>
        <w:rPr>
          <w:rFonts w:ascii="Calibri" w:hAnsi="Calibri"/>
          <w:noProof/>
          <w:sz w:val="22"/>
          <w:szCs w:val="22"/>
          <w:lang w:val="en-US"/>
        </w:rPr>
      </w:pPr>
      <w:hyperlink w:anchor="_Toc457214070" w:history="1">
        <w:r w:rsidR="00C14FC6" w:rsidRPr="006518C9">
          <w:rPr>
            <w:rStyle w:val="Hyperlink"/>
            <w:noProof/>
            <w:lang w:val="en-US"/>
          </w:rPr>
          <w:t>6.15</w:t>
        </w:r>
        <w:r w:rsidR="00C14FC6" w:rsidRPr="006518C9">
          <w:rPr>
            <w:rFonts w:ascii="Calibri" w:hAnsi="Calibri"/>
            <w:noProof/>
            <w:sz w:val="22"/>
            <w:szCs w:val="22"/>
            <w:lang w:val="en-US"/>
          </w:rPr>
          <w:tab/>
        </w:r>
        <w:r w:rsidR="00C14FC6" w:rsidRPr="006518C9">
          <w:rPr>
            <w:rStyle w:val="Hyperlink"/>
            <w:noProof/>
            <w:lang w:val="en-US"/>
          </w:rPr>
          <w:t>Element &lt;Customizations&gt;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6318A96A" w14:textId="77777777" w:rsidR="00C14FC6" w:rsidRPr="006518C9" w:rsidRDefault="0032247A">
      <w:pPr>
        <w:pStyle w:val="TOC2"/>
        <w:rPr>
          <w:rFonts w:ascii="Calibri" w:hAnsi="Calibri"/>
          <w:noProof/>
          <w:sz w:val="22"/>
          <w:szCs w:val="22"/>
          <w:lang w:val="en-US"/>
        </w:rPr>
      </w:pPr>
      <w:hyperlink w:anchor="_Toc457214071" w:history="1">
        <w:r w:rsidR="00C14FC6" w:rsidRPr="006518C9">
          <w:rPr>
            <w:rStyle w:val="Hyperlink"/>
            <w:noProof/>
            <w:lang w:val="en-US"/>
          </w:rPr>
          <w:t>6.16</w:t>
        </w:r>
        <w:r w:rsidR="00C14FC6" w:rsidRPr="006518C9">
          <w:rPr>
            <w:rFonts w:ascii="Calibri" w:hAnsi="Calibri"/>
            <w:noProof/>
            <w:sz w:val="22"/>
            <w:szCs w:val="22"/>
            <w:lang w:val="en-US"/>
          </w:rPr>
          <w:tab/>
        </w:r>
        <w:r w:rsidR="00C14FC6" w:rsidRPr="006518C9">
          <w:rPr>
            <w:rStyle w:val="Hyperlink"/>
            <w:noProof/>
            <w:lang w:val="en-US"/>
          </w:rPr>
          <w:t>Element &lt;cv&gt;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14:paraId="442838B9" w14:textId="77777777" w:rsidR="00C14FC6" w:rsidRPr="006518C9" w:rsidRDefault="0032247A">
      <w:pPr>
        <w:pStyle w:val="TOC2"/>
        <w:rPr>
          <w:rFonts w:ascii="Calibri" w:hAnsi="Calibri"/>
          <w:noProof/>
          <w:sz w:val="22"/>
          <w:szCs w:val="22"/>
          <w:lang w:val="en-US"/>
        </w:rPr>
      </w:pPr>
      <w:hyperlink w:anchor="_Toc457214072" w:history="1">
        <w:r w:rsidR="00C14FC6" w:rsidRPr="006518C9">
          <w:rPr>
            <w:rStyle w:val="Hyperlink"/>
            <w:noProof/>
            <w:lang w:val="en-US"/>
          </w:rPr>
          <w:t>6.17</w:t>
        </w:r>
        <w:r w:rsidR="00C14FC6" w:rsidRPr="006518C9">
          <w:rPr>
            <w:rFonts w:ascii="Calibri" w:hAnsi="Calibri"/>
            <w:noProof/>
            <w:sz w:val="22"/>
            <w:szCs w:val="22"/>
            <w:lang w:val="en-US"/>
          </w:rPr>
          <w:tab/>
        </w:r>
        <w:r w:rsidR="00C14FC6" w:rsidRPr="006518C9">
          <w:rPr>
            <w:rStyle w:val="Hyperlink"/>
            <w:noProof/>
            <w:lang w:val="en-US"/>
          </w:rPr>
          <w:t>Element &lt;cvList&gt;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5614FCA7" w14:textId="77777777" w:rsidR="00C14FC6" w:rsidRPr="006518C9" w:rsidRDefault="0032247A">
      <w:pPr>
        <w:pStyle w:val="TOC2"/>
        <w:rPr>
          <w:rFonts w:ascii="Calibri" w:hAnsi="Calibri"/>
          <w:noProof/>
          <w:sz w:val="22"/>
          <w:szCs w:val="22"/>
          <w:lang w:val="en-US"/>
        </w:rPr>
      </w:pPr>
      <w:hyperlink w:anchor="_Toc457214073" w:history="1">
        <w:r w:rsidR="00C14FC6" w:rsidRPr="006518C9">
          <w:rPr>
            <w:rStyle w:val="Hyperlink"/>
            <w:noProof/>
            <w:lang w:val="en-US"/>
          </w:rPr>
          <w:t>6.18</w:t>
        </w:r>
        <w:r w:rsidR="00C14FC6" w:rsidRPr="006518C9">
          <w:rPr>
            <w:rFonts w:ascii="Calibri" w:hAnsi="Calibri"/>
            <w:noProof/>
            <w:sz w:val="22"/>
            <w:szCs w:val="22"/>
            <w:lang w:val="en-US"/>
          </w:rPr>
          <w:tab/>
        </w:r>
        <w:r w:rsidR="00C14FC6" w:rsidRPr="006518C9">
          <w:rPr>
            <w:rStyle w:val="Hyperlink"/>
            <w:noProof/>
            <w:lang w:val="en-US"/>
          </w:rPr>
          <w:t>Element &lt;cvParam&gt;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7E2D7EA3" w14:textId="77777777" w:rsidR="00C14FC6" w:rsidRPr="006518C9" w:rsidRDefault="0032247A">
      <w:pPr>
        <w:pStyle w:val="TOC2"/>
        <w:rPr>
          <w:rFonts w:ascii="Calibri" w:hAnsi="Calibri"/>
          <w:noProof/>
          <w:sz w:val="22"/>
          <w:szCs w:val="22"/>
          <w:lang w:val="en-US"/>
        </w:rPr>
      </w:pPr>
      <w:hyperlink w:anchor="_Toc457214074" w:history="1">
        <w:r w:rsidR="00C14FC6" w:rsidRPr="006518C9">
          <w:rPr>
            <w:rStyle w:val="Hyperlink"/>
            <w:noProof/>
            <w:lang w:val="en-US"/>
          </w:rPr>
          <w:t>6.19</w:t>
        </w:r>
        <w:r w:rsidR="00C14FC6" w:rsidRPr="006518C9">
          <w:rPr>
            <w:rFonts w:ascii="Calibri" w:hAnsi="Calibri"/>
            <w:noProof/>
            <w:sz w:val="22"/>
            <w:szCs w:val="22"/>
            <w:lang w:val="en-US"/>
          </w:rPr>
          <w:tab/>
        </w:r>
        <w:r w:rsidR="00C14FC6" w:rsidRPr="006518C9">
          <w:rPr>
            <w:rStyle w:val="Hyperlink"/>
            <w:noProof/>
            <w:lang w:val="en-US"/>
          </w:rPr>
          <w:t>Element &lt;DatabaseFilters&gt;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14:paraId="3260299A" w14:textId="77777777" w:rsidR="00C14FC6" w:rsidRPr="006518C9" w:rsidRDefault="0032247A">
      <w:pPr>
        <w:pStyle w:val="TOC2"/>
        <w:rPr>
          <w:rFonts w:ascii="Calibri" w:hAnsi="Calibri"/>
          <w:noProof/>
          <w:sz w:val="22"/>
          <w:szCs w:val="22"/>
          <w:lang w:val="en-US"/>
        </w:rPr>
      </w:pPr>
      <w:hyperlink w:anchor="_Toc457214075" w:history="1">
        <w:r w:rsidR="00C14FC6" w:rsidRPr="006518C9">
          <w:rPr>
            <w:rStyle w:val="Hyperlink"/>
            <w:noProof/>
            <w:lang w:val="en-US"/>
          </w:rPr>
          <w:t>6.20</w:t>
        </w:r>
        <w:r w:rsidR="00C14FC6" w:rsidRPr="006518C9">
          <w:rPr>
            <w:rFonts w:ascii="Calibri" w:hAnsi="Calibri"/>
            <w:noProof/>
            <w:sz w:val="22"/>
            <w:szCs w:val="22"/>
            <w:lang w:val="en-US"/>
          </w:rPr>
          <w:tab/>
        </w:r>
        <w:r w:rsidR="00C14FC6" w:rsidRPr="006518C9">
          <w:rPr>
            <w:rStyle w:val="Hyperlink"/>
            <w:noProof/>
            <w:lang w:val="en-US"/>
          </w:rPr>
          <w:t>Element &lt;DatabaseName&gt;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2E28D27C" w14:textId="77777777" w:rsidR="00C14FC6" w:rsidRPr="006518C9" w:rsidRDefault="0032247A">
      <w:pPr>
        <w:pStyle w:val="TOC2"/>
        <w:rPr>
          <w:rFonts w:ascii="Calibri" w:hAnsi="Calibri"/>
          <w:noProof/>
          <w:sz w:val="22"/>
          <w:szCs w:val="22"/>
          <w:lang w:val="en-US"/>
        </w:rPr>
      </w:pPr>
      <w:hyperlink w:anchor="_Toc457214076" w:history="1">
        <w:r w:rsidR="00C14FC6" w:rsidRPr="006518C9">
          <w:rPr>
            <w:rStyle w:val="Hyperlink"/>
            <w:noProof/>
            <w:lang w:val="en-US"/>
          </w:rPr>
          <w:t>6.21</w:t>
        </w:r>
        <w:r w:rsidR="00C14FC6" w:rsidRPr="006518C9">
          <w:rPr>
            <w:rFonts w:ascii="Calibri" w:hAnsi="Calibri"/>
            <w:noProof/>
            <w:sz w:val="22"/>
            <w:szCs w:val="22"/>
            <w:lang w:val="en-US"/>
          </w:rPr>
          <w:tab/>
        </w:r>
        <w:r w:rsidR="00C14FC6" w:rsidRPr="006518C9">
          <w:rPr>
            <w:rStyle w:val="Hyperlink"/>
            <w:noProof/>
            <w:lang w:val="en-US"/>
          </w:rPr>
          <w:t>Element &lt;DatabaseTranslation&gt;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14:paraId="6F1FBB35" w14:textId="77777777" w:rsidR="00C14FC6" w:rsidRPr="006518C9" w:rsidRDefault="0032247A">
      <w:pPr>
        <w:pStyle w:val="TOC2"/>
        <w:rPr>
          <w:rFonts w:ascii="Calibri" w:hAnsi="Calibri"/>
          <w:noProof/>
          <w:sz w:val="22"/>
          <w:szCs w:val="22"/>
          <w:lang w:val="en-US"/>
        </w:rPr>
      </w:pPr>
      <w:hyperlink w:anchor="_Toc457214077" w:history="1">
        <w:r w:rsidR="00C14FC6" w:rsidRPr="006518C9">
          <w:rPr>
            <w:rStyle w:val="Hyperlink"/>
            <w:noProof/>
            <w:lang w:val="en-US"/>
          </w:rPr>
          <w:t>6.22</w:t>
        </w:r>
        <w:r w:rsidR="00C14FC6" w:rsidRPr="006518C9">
          <w:rPr>
            <w:rFonts w:ascii="Calibri" w:hAnsi="Calibri"/>
            <w:noProof/>
            <w:sz w:val="22"/>
            <w:szCs w:val="22"/>
            <w:lang w:val="en-US"/>
          </w:rPr>
          <w:tab/>
        </w:r>
        <w:r w:rsidR="00C14FC6" w:rsidRPr="006518C9">
          <w:rPr>
            <w:rStyle w:val="Hyperlink"/>
            <w:noProof/>
            <w:lang w:val="en-US"/>
          </w:rPr>
          <w:t>Element &lt;DataCollection&gt;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37</w:t>
        </w:r>
        <w:r w:rsidR="00C14FC6" w:rsidRPr="006518C9">
          <w:rPr>
            <w:noProof/>
            <w:webHidden/>
            <w:lang w:val="en-US"/>
          </w:rPr>
          <w:fldChar w:fldCharType="end"/>
        </w:r>
      </w:hyperlink>
    </w:p>
    <w:p w14:paraId="2F5DCA21" w14:textId="77777777" w:rsidR="00C14FC6" w:rsidRPr="006518C9" w:rsidRDefault="0032247A">
      <w:pPr>
        <w:pStyle w:val="TOC2"/>
        <w:rPr>
          <w:rFonts w:ascii="Calibri" w:hAnsi="Calibri"/>
          <w:noProof/>
          <w:sz w:val="22"/>
          <w:szCs w:val="22"/>
          <w:lang w:val="en-US"/>
        </w:rPr>
      </w:pPr>
      <w:hyperlink w:anchor="_Toc457214078" w:history="1">
        <w:r w:rsidR="00C14FC6" w:rsidRPr="006518C9">
          <w:rPr>
            <w:rStyle w:val="Hyperlink"/>
            <w:noProof/>
            <w:lang w:val="en-US"/>
          </w:rPr>
          <w:t>6.23</w:t>
        </w:r>
        <w:r w:rsidR="00C14FC6" w:rsidRPr="006518C9">
          <w:rPr>
            <w:rFonts w:ascii="Calibri" w:hAnsi="Calibri"/>
            <w:noProof/>
            <w:sz w:val="22"/>
            <w:szCs w:val="22"/>
            <w:lang w:val="en-US"/>
          </w:rPr>
          <w:tab/>
        </w:r>
        <w:r w:rsidR="00C14FC6" w:rsidRPr="006518C9">
          <w:rPr>
            <w:rStyle w:val="Hyperlink"/>
            <w:noProof/>
            <w:lang w:val="en-US"/>
          </w:rPr>
          <w:t>Element &lt;DBSequence&gt;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38</w:t>
        </w:r>
        <w:r w:rsidR="00C14FC6" w:rsidRPr="006518C9">
          <w:rPr>
            <w:noProof/>
            <w:webHidden/>
            <w:lang w:val="en-US"/>
          </w:rPr>
          <w:fldChar w:fldCharType="end"/>
        </w:r>
      </w:hyperlink>
    </w:p>
    <w:p w14:paraId="3C2020CA" w14:textId="77777777" w:rsidR="00C14FC6" w:rsidRPr="006518C9" w:rsidRDefault="0032247A">
      <w:pPr>
        <w:pStyle w:val="TOC2"/>
        <w:rPr>
          <w:rFonts w:ascii="Calibri" w:hAnsi="Calibri"/>
          <w:noProof/>
          <w:sz w:val="22"/>
          <w:szCs w:val="22"/>
          <w:lang w:val="en-US"/>
        </w:rPr>
      </w:pPr>
      <w:hyperlink w:anchor="_Toc457214079" w:history="1">
        <w:r w:rsidR="00C14FC6" w:rsidRPr="006518C9">
          <w:rPr>
            <w:rStyle w:val="Hyperlink"/>
            <w:noProof/>
            <w:lang w:val="en-US"/>
          </w:rPr>
          <w:t>6.24</w:t>
        </w:r>
        <w:r w:rsidR="00C14FC6" w:rsidRPr="006518C9">
          <w:rPr>
            <w:rFonts w:ascii="Calibri" w:hAnsi="Calibri"/>
            <w:noProof/>
            <w:sz w:val="22"/>
            <w:szCs w:val="22"/>
            <w:lang w:val="en-US"/>
          </w:rPr>
          <w:tab/>
        </w:r>
        <w:r w:rsidR="00C14FC6" w:rsidRPr="006518C9">
          <w:rPr>
            <w:rStyle w:val="Hyperlink"/>
            <w:noProof/>
            <w:lang w:val="en-US"/>
          </w:rPr>
          <w:t>Element &lt;Enzyme&gt;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3796C631" w14:textId="77777777" w:rsidR="00C14FC6" w:rsidRPr="006518C9" w:rsidRDefault="0032247A">
      <w:pPr>
        <w:pStyle w:val="TOC2"/>
        <w:rPr>
          <w:rFonts w:ascii="Calibri" w:hAnsi="Calibri"/>
          <w:noProof/>
          <w:sz w:val="22"/>
          <w:szCs w:val="22"/>
          <w:lang w:val="en-US"/>
        </w:rPr>
      </w:pPr>
      <w:hyperlink w:anchor="_Toc457214080" w:history="1">
        <w:r w:rsidR="00C14FC6" w:rsidRPr="006518C9">
          <w:rPr>
            <w:rStyle w:val="Hyperlink"/>
            <w:noProof/>
            <w:lang w:val="en-US"/>
          </w:rPr>
          <w:t>6.25</w:t>
        </w:r>
        <w:r w:rsidR="00C14FC6" w:rsidRPr="006518C9">
          <w:rPr>
            <w:rFonts w:ascii="Calibri" w:hAnsi="Calibri"/>
            <w:noProof/>
            <w:sz w:val="22"/>
            <w:szCs w:val="22"/>
            <w:lang w:val="en-US"/>
          </w:rPr>
          <w:tab/>
        </w:r>
        <w:r w:rsidR="00C14FC6" w:rsidRPr="006518C9">
          <w:rPr>
            <w:rStyle w:val="Hyperlink"/>
            <w:noProof/>
            <w:lang w:val="en-US"/>
          </w:rPr>
          <w:t>Element &lt;EnzymeName&gt;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14:paraId="2E3E135A" w14:textId="77777777" w:rsidR="00C14FC6" w:rsidRPr="006518C9" w:rsidRDefault="0032247A">
      <w:pPr>
        <w:pStyle w:val="TOC2"/>
        <w:rPr>
          <w:rFonts w:ascii="Calibri" w:hAnsi="Calibri"/>
          <w:noProof/>
          <w:sz w:val="22"/>
          <w:szCs w:val="22"/>
          <w:lang w:val="en-US"/>
        </w:rPr>
      </w:pPr>
      <w:hyperlink w:anchor="_Toc457214081" w:history="1">
        <w:r w:rsidR="00C14FC6" w:rsidRPr="006518C9">
          <w:rPr>
            <w:rStyle w:val="Hyperlink"/>
            <w:noProof/>
            <w:lang w:val="en-US"/>
          </w:rPr>
          <w:t>6.26</w:t>
        </w:r>
        <w:r w:rsidR="00C14FC6" w:rsidRPr="006518C9">
          <w:rPr>
            <w:rFonts w:ascii="Calibri" w:hAnsi="Calibri"/>
            <w:noProof/>
            <w:sz w:val="22"/>
            <w:szCs w:val="22"/>
            <w:lang w:val="en-US"/>
          </w:rPr>
          <w:tab/>
        </w:r>
        <w:r w:rsidR="00C14FC6" w:rsidRPr="006518C9">
          <w:rPr>
            <w:rStyle w:val="Hyperlink"/>
            <w:noProof/>
            <w:lang w:val="en-US"/>
          </w:rPr>
          <w:t>Element &lt;Enzymes&gt;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1E793D76" w14:textId="77777777" w:rsidR="00C14FC6" w:rsidRPr="006518C9" w:rsidRDefault="0032247A">
      <w:pPr>
        <w:pStyle w:val="TOC2"/>
        <w:rPr>
          <w:rFonts w:ascii="Calibri" w:hAnsi="Calibri"/>
          <w:noProof/>
          <w:sz w:val="22"/>
          <w:szCs w:val="22"/>
          <w:lang w:val="en-US"/>
        </w:rPr>
      </w:pPr>
      <w:hyperlink w:anchor="_Toc457214082" w:history="1">
        <w:r w:rsidR="00C14FC6" w:rsidRPr="006518C9">
          <w:rPr>
            <w:rStyle w:val="Hyperlink"/>
            <w:noProof/>
            <w:lang w:val="en-US"/>
          </w:rPr>
          <w:t>6.27</w:t>
        </w:r>
        <w:r w:rsidR="00C14FC6" w:rsidRPr="006518C9">
          <w:rPr>
            <w:rFonts w:ascii="Calibri" w:hAnsi="Calibri"/>
            <w:noProof/>
            <w:sz w:val="22"/>
            <w:szCs w:val="22"/>
            <w:lang w:val="en-US"/>
          </w:rPr>
          <w:tab/>
        </w:r>
        <w:r w:rsidR="00C14FC6" w:rsidRPr="006518C9">
          <w:rPr>
            <w:rStyle w:val="Hyperlink"/>
            <w:noProof/>
            <w:lang w:val="en-US"/>
          </w:rPr>
          <w:t>Element &lt;Exclude&gt;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14:paraId="2C37A292" w14:textId="77777777" w:rsidR="00C14FC6" w:rsidRPr="006518C9" w:rsidRDefault="0032247A">
      <w:pPr>
        <w:pStyle w:val="TOC2"/>
        <w:rPr>
          <w:rFonts w:ascii="Calibri" w:hAnsi="Calibri"/>
          <w:noProof/>
          <w:sz w:val="22"/>
          <w:szCs w:val="22"/>
          <w:lang w:val="en-US"/>
        </w:rPr>
      </w:pPr>
      <w:hyperlink w:anchor="_Toc457214083" w:history="1">
        <w:r w:rsidR="00C14FC6" w:rsidRPr="006518C9">
          <w:rPr>
            <w:rStyle w:val="Hyperlink"/>
            <w:noProof/>
            <w:lang w:val="en-US"/>
          </w:rPr>
          <w:t>6.28</w:t>
        </w:r>
        <w:r w:rsidR="00C14FC6" w:rsidRPr="006518C9">
          <w:rPr>
            <w:rFonts w:ascii="Calibri" w:hAnsi="Calibri"/>
            <w:noProof/>
            <w:sz w:val="22"/>
            <w:szCs w:val="22"/>
            <w:lang w:val="en-US"/>
          </w:rPr>
          <w:tab/>
        </w:r>
        <w:r w:rsidR="00C14FC6" w:rsidRPr="006518C9">
          <w:rPr>
            <w:rStyle w:val="Hyperlink"/>
            <w:noProof/>
            <w:lang w:val="en-US"/>
          </w:rPr>
          <w:t>Element &lt;ExternalFormatDocumentation&gt;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6D64988C" w14:textId="77777777" w:rsidR="00C14FC6" w:rsidRPr="006518C9" w:rsidRDefault="0032247A">
      <w:pPr>
        <w:pStyle w:val="TOC2"/>
        <w:rPr>
          <w:rFonts w:ascii="Calibri" w:hAnsi="Calibri"/>
          <w:noProof/>
          <w:sz w:val="22"/>
          <w:szCs w:val="22"/>
          <w:lang w:val="en-US"/>
        </w:rPr>
      </w:pPr>
      <w:hyperlink w:anchor="_Toc457214084" w:history="1">
        <w:r w:rsidR="00C14FC6" w:rsidRPr="006518C9">
          <w:rPr>
            <w:rStyle w:val="Hyperlink"/>
            <w:noProof/>
            <w:lang w:val="en-US"/>
          </w:rPr>
          <w:t>6.29</w:t>
        </w:r>
        <w:r w:rsidR="00C14FC6" w:rsidRPr="006518C9">
          <w:rPr>
            <w:rFonts w:ascii="Calibri" w:hAnsi="Calibri"/>
            <w:noProof/>
            <w:sz w:val="22"/>
            <w:szCs w:val="22"/>
            <w:lang w:val="en-US"/>
          </w:rPr>
          <w:tab/>
        </w:r>
        <w:r w:rsidR="00C14FC6" w:rsidRPr="006518C9">
          <w:rPr>
            <w:rStyle w:val="Hyperlink"/>
            <w:noProof/>
            <w:lang w:val="en-US"/>
          </w:rPr>
          <w:t>Element &lt;FileFormat&gt;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14:paraId="473D2713" w14:textId="77777777" w:rsidR="00C14FC6" w:rsidRPr="006518C9" w:rsidRDefault="0032247A">
      <w:pPr>
        <w:pStyle w:val="TOC2"/>
        <w:rPr>
          <w:rFonts w:ascii="Calibri" w:hAnsi="Calibri"/>
          <w:noProof/>
          <w:sz w:val="22"/>
          <w:szCs w:val="22"/>
          <w:lang w:val="en-US"/>
        </w:rPr>
      </w:pPr>
      <w:hyperlink w:anchor="_Toc457214085" w:history="1">
        <w:r w:rsidR="00C14FC6" w:rsidRPr="006518C9">
          <w:rPr>
            <w:rStyle w:val="Hyperlink"/>
            <w:noProof/>
            <w:lang w:val="en-US"/>
          </w:rPr>
          <w:t>6.30</w:t>
        </w:r>
        <w:r w:rsidR="00C14FC6" w:rsidRPr="006518C9">
          <w:rPr>
            <w:rFonts w:ascii="Calibri" w:hAnsi="Calibri"/>
            <w:noProof/>
            <w:sz w:val="22"/>
            <w:szCs w:val="22"/>
            <w:lang w:val="en-US"/>
          </w:rPr>
          <w:tab/>
        </w:r>
        <w:r w:rsidR="00C14FC6" w:rsidRPr="006518C9">
          <w:rPr>
            <w:rStyle w:val="Hyperlink"/>
            <w:noProof/>
            <w:lang w:val="en-US"/>
          </w:rPr>
          <w:t>Element &lt;Filter&gt;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1010D341" w14:textId="77777777" w:rsidR="00C14FC6" w:rsidRPr="006518C9" w:rsidRDefault="0032247A">
      <w:pPr>
        <w:pStyle w:val="TOC2"/>
        <w:rPr>
          <w:rFonts w:ascii="Calibri" w:hAnsi="Calibri"/>
          <w:noProof/>
          <w:sz w:val="22"/>
          <w:szCs w:val="22"/>
          <w:lang w:val="en-US"/>
        </w:rPr>
      </w:pPr>
      <w:hyperlink w:anchor="_Toc457214086" w:history="1">
        <w:r w:rsidR="00C14FC6" w:rsidRPr="006518C9">
          <w:rPr>
            <w:rStyle w:val="Hyperlink"/>
            <w:noProof/>
            <w:lang w:val="en-US"/>
          </w:rPr>
          <w:t>6.31</w:t>
        </w:r>
        <w:r w:rsidR="00C14FC6" w:rsidRPr="006518C9">
          <w:rPr>
            <w:rFonts w:ascii="Calibri" w:hAnsi="Calibri"/>
            <w:noProof/>
            <w:sz w:val="22"/>
            <w:szCs w:val="22"/>
            <w:lang w:val="en-US"/>
          </w:rPr>
          <w:tab/>
        </w:r>
        <w:r w:rsidR="00C14FC6" w:rsidRPr="006518C9">
          <w:rPr>
            <w:rStyle w:val="Hyperlink"/>
            <w:noProof/>
            <w:lang w:val="en-US"/>
          </w:rPr>
          <w:t>Element &lt;FilterType&gt;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708525CC" w14:textId="77777777" w:rsidR="00C14FC6" w:rsidRPr="006518C9" w:rsidRDefault="0032247A">
      <w:pPr>
        <w:pStyle w:val="TOC2"/>
        <w:rPr>
          <w:rFonts w:ascii="Calibri" w:hAnsi="Calibri"/>
          <w:noProof/>
          <w:sz w:val="22"/>
          <w:szCs w:val="22"/>
          <w:lang w:val="en-US"/>
        </w:rPr>
      </w:pPr>
      <w:hyperlink w:anchor="_Toc457214087" w:history="1">
        <w:r w:rsidR="00C14FC6" w:rsidRPr="006518C9">
          <w:rPr>
            <w:rStyle w:val="Hyperlink"/>
            <w:noProof/>
            <w:lang w:val="en-US"/>
          </w:rPr>
          <w:t>6.32</w:t>
        </w:r>
        <w:r w:rsidR="00C14FC6" w:rsidRPr="006518C9">
          <w:rPr>
            <w:rFonts w:ascii="Calibri" w:hAnsi="Calibri"/>
            <w:noProof/>
            <w:sz w:val="22"/>
            <w:szCs w:val="22"/>
            <w:lang w:val="en-US"/>
          </w:rPr>
          <w:tab/>
        </w:r>
        <w:r w:rsidR="00C14FC6" w:rsidRPr="006518C9">
          <w:rPr>
            <w:rStyle w:val="Hyperlink"/>
            <w:noProof/>
            <w:lang w:val="en-US"/>
          </w:rPr>
          <w:t>Element &lt;FragmentArray&gt;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14:paraId="3F08045C" w14:textId="77777777" w:rsidR="00C14FC6" w:rsidRPr="006518C9" w:rsidRDefault="0032247A">
      <w:pPr>
        <w:pStyle w:val="TOC2"/>
        <w:rPr>
          <w:rFonts w:ascii="Calibri" w:hAnsi="Calibri"/>
          <w:noProof/>
          <w:sz w:val="22"/>
          <w:szCs w:val="22"/>
          <w:lang w:val="en-US"/>
        </w:rPr>
      </w:pPr>
      <w:hyperlink w:anchor="_Toc457214088" w:history="1">
        <w:r w:rsidR="00C14FC6" w:rsidRPr="006518C9">
          <w:rPr>
            <w:rStyle w:val="Hyperlink"/>
            <w:noProof/>
            <w:lang w:val="en-US"/>
          </w:rPr>
          <w:t>6.33</w:t>
        </w:r>
        <w:r w:rsidR="00C14FC6" w:rsidRPr="006518C9">
          <w:rPr>
            <w:rFonts w:ascii="Calibri" w:hAnsi="Calibri"/>
            <w:noProof/>
            <w:sz w:val="22"/>
            <w:szCs w:val="22"/>
            <w:lang w:val="en-US"/>
          </w:rPr>
          <w:tab/>
        </w:r>
        <w:r w:rsidR="00C14FC6" w:rsidRPr="006518C9">
          <w:rPr>
            <w:rStyle w:val="Hyperlink"/>
            <w:noProof/>
            <w:lang w:val="en-US"/>
          </w:rPr>
          <w:t>Element &lt;Fragmentation&gt;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319C2400" w14:textId="77777777" w:rsidR="00C14FC6" w:rsidRPr="006518C9" w:rsidRDefault="0032247A">
      <w:pPr>
        <w:pStyle w:val="TOC2"/>
        <w:rPr>
          <w:rFonts w:ascii="Calibri" w:hAnsi="Calibri"/>
          <w:noProof/>
          <w:sz w:val="22"/>
          <w:szCs w:val="22"/>
          <w:lang w:val="en-US"/>
        </w:rPr>
      </w:pPr>
      <w:hyperlink w:anchor="_Toc457214089" w:history="1">
        <w:r w:rsidR="00C14FC6" w:rsidRPr="006518C9">
          <w:rPr>
            <w:rStyle w:val="Hyperlink"/>
            <w:noProof/>
            <w:lang w:val="en-US"/>
          </w:rPr>
          <w:t>6.34</w:t>
        </w:r>
        <w:r w:rsidR="00C14FC6" w:rsidRPr="006518C9">
          <w:rPr>
            <w:rFonts w:ascii="Calibri" w:hAnsi="Calibri"/>
            <w:noProof/>
            <w:sz w:val="22"/>
            <w:szCs w:val="22"/>
            <w:lang w:val="en-US"/>
          </w:rPr>
          <w:tab/>
        </w:r>
        <w:r w:rsidR="00C14FC6" w:rsidRPr="006518C9">
          <w:rPr>
            <w:rStyle w:val="Hyperlink"/>
            <w:noProof/>
            <w:lang w:val="en-US"/>
          </w:rPr>
          <w:t>Element &lt;FragmentationTable&gt;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14:paraId="4E1DE107" w14:textId="77777777" w:rsidR="00C14FC6" w:rsidRPr="006518C9" w:rsidRDefault="0032247A">
      <w:pPr>
        <w:pStyle w:val="TOC2"/>
        <w:rPr>
          <w:rFonts w:ascii="Calibri" w:hAnsi="Calibri"/>
          <w:noProof/>
          <w:sz w:val="22"/>
          <w:szCs w:val="22"/>
          <w:lang w:val="en-US"/>
        </w:rPr>
      </w:pPr>
      <w:hyperlink w:anchor="_Toc457214090" w:history="1">
        <w:r w:rsidR="00C14FC6" w:rsidRPr="006518C9">
          <w:rPr>
            <w:rStyle w:val="Hyperlink"/>
            <w:noProof/>
            <w:lang w:val="en-US"/>
          </w:rPr>
          <w:t>6.35</w:t>
        </w:r>
        <w:r w:rsidR="00C14FC6" w:rsidRPr="006518C9">
          <w:rPr>
            <w:rFonts w:ascii="Calibri" w:hAnsi="Calibri"/>
            <w:noProof/>
            <w:sz w:val="22"/>
            <w:szCs w:val="22"/>
            <w:lang w:val="en-US"/>
          </w:rPr>
          <w:tab/>
        </w:r>
        <w:r w:rsidR="00C14FC6" w:rsidRPr="006518C9">
          <w:rPr>
            <w:rStyle w:val="Hyperlink"/>
            <w:noProof/>
            <w:lang w:val="en-US"/>
          </w:rPr>
          <w:t>Element &lt;FragmentTolerance&gt;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6B4E98E4" w14:textId="77777777" w:rsidR="00C14FC6" w:rsidRPr="006518C9" w:rsidRDefault="0032247A">
      <w:pPr>
        <w:pStyle w:val="TOC2"/>
        <w:rPr>
          <w:rFonts w:ascii="Calibri" w:hAnsi="Calibri"/>
          <w:noProof/>
          <w:sz w:val="22"/>
          <w:szCs w:val="22"/>
          <w:lang w:val="en-US"/>
        </w:rPr>
      </w:pPr>
      <w:hyperlink w:anchor="_Toc457214091" w:history="1">
        <w:r w:rsidR="00C14FC6" w:rsidRPr="006518C9">
          <w:rPr>
            <w:rStyle w:val="Hyperlink"/>
            <w:noProof/>
            <w:lang w:val="en-US"/>
          </w:rPr>
          <w:t>6.36</w:t>
        </w:r>
        <w:r w:rsidR="00C14FC6" w:rsidRPr="006518C9">
          <w:rPr>
            <w:rFonts w:ascii="Calibri" w:hAnsi="Calibri"/>
            <w:noProof/>
            <w:sz w:val="22"/>
            <w:szCs w:val="22"/>
            <w:lang w:val="en-US"/>
          </w:rPr>
          <w:tab/>
        </w:r>
        <w:r w:rsidR="00C14FC6" w:rsidRPr="006518C9">
          <w:rPr>
            <w:rStyle w:val="Hyperlink"/>
            <w:noProof/>
            <w:lang w:val="en-US"/>
          </w:rPr>
          <w:t>Element &lt;Include&gt;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414C4A61" w14:textId="77777777" w:rsidR="00C14FC6" w:rsidRPr="006518C9" w:rsidRDefault="0032247A">
      <w:pPr>
        <w:pStyle w:val="TOC2"/>
        <w:rPr>
          <w:rFonts w:ascii="Calibri" w:hAnsi="Calibri"/>
          <w:noProof/>
          <w:sz w:val="22"/>
          <w:szCs w:val="22"/>
          <w:lang w:val="en-US"/>
        </w:rPr>
      </w:pPr>
      <w:hyperlink w:anchor="_Toc457214092" w:history="1">
        <w:r w:rsidR="00C14FC6" w:rsidRPr="006518C9">
          <w:rPr>
            <w:rStyle w:val="Hyperlink"/>
            <w:noProof/>
            <w:lang w:val="en-US"/>
          </w:rPr>
          <w:t>6.37</w:t>
        </w:r>
        <w:r w:rsidR="00C14FC6" w:rsidRPr="006518C9">
          <w:rPr>
            <w:rFonts w:ascii="Calibri" w:hAnsi="Calibri"/>
            <w:noProof/>
            <w:sz w:val="22"/>
            <w:szCs w:val="22"/>
            <w:lang w:val="en-US"/>
          </w:rPr>
          <w:tab/>
        </w:r>
        <w:r w:rsidR="00C14FC6" w:rsidRPr="006518C9">
          <w:rPr>
            <w:rStyle w:val="Hyperlink"/>
            <w:noProof/>
            <w:lang w:val="en-US"/>
          </w:rPr>
          <w:t>Element &lt;Inputs&gt;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14:paraId="26CE4647" w14:textId="77777777" w:rsidR="00C14FC6" w:rsidRPr="006518C9" w:rsidRDefault="0032247A">
      <w:pPr>
        <w:pStyle w:val="TOC2"/>
        <w:rPr>
          <w:rFonts w:ascii="Calibri" w:hAnsi="Calibri"/>
          <w:noProof/>
          <w:sz w:val="22"/>
          <w:szCs w:val="22"/>
          <w:lang w:val="en-US"/>
        </w:rPr>
      </w:pPr>
      <w:hyperlink w:anchor="_Toc457214093" w:history="1">
        <w:r w:rsidR="00C14FC6" w:rsidRPr="006518C9">
          <w:rPr>
            <w:rStyle w:val="Hyperlink"/>
            <w:noProof/>
            <w:lang w:val="en-US"/>
          </w:rPr>
          <w:t>6.38</w:t>
        </w:r>
        <w:r w:rsidR="00C14FC6" w:rsidRPr="006518C9">
          <w:rPr>
            <w:rFonts w:ascii="Calibri" w:hAnsi="Calibri"/>
            <w:noProof/>
            <w:sz w:val="22"/>
            <w:szCs w:val="22"/>
            <w:lang w:val="en-US"/>
          </w:rPr>
          <w:tab/>
        </w:r>
        <w:r w:rsidR="00C14FC6" w:rsidRPr="006518C9">
          <w:rPr>
            <w:rStyle w:val="Hyperlink"/>
            <w:noProof/>
            <w:lang w:val="en-US"/>
          </w:rPr>
          <w:t>Element &lt;InputSpectra&gt;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ADFDE" w14:textId="77777777" w:rsidR="00C14FC6" w:rsidRPr="006518C9" w:rsidRDefault="0032247A">
      <w:pPr>
        <w:pStyle w:val="TOC2"/>
        <w:rPr>
          <w:rFonts w:ascii="Calibri" w:hAnsi="Calibri"/>
          <w:noProof/>
          <w:sz w:val="22"/>
          <w:szCs w:val="22"/>
          <w:lang w:val="en-US"/>
        </w:rPr>
      </w:pPr>
      <w:hyperlink w:anchor="_Toc457214094" w:history="1">
        <w:r w:rsidR="00C14FC6" w:rsidRPr="006518C9">
          <w:rPr>
            <w:rStyle w:val="Hyperlink"/>
            <w:noProof/>
            <w:lang w:val="en-US"/>
          </w:rPr>
          <w:t>6.39</w:t>
        </w:r>
        <w:r w:rsidR="00C14FC6" w:rsidRPr="006518C9">
          <w:rPr>
            <w:rFonts w:ascii="Calibri" w:hAnsi="Calibri"/>
            <w:noProof/>
            <w:sz w:val="22"/>
            <w:szCs w:val="22"/>
            <w:lang w:val="en-US"/>
          </w:rPr>
          <w:tab/>
        </w:r>
        <w:r w:rsidR="00C14FC6" w:rsidRPr="006518C9">
          <w:rPr>
            <w:rStyle w:val="Hyperlink"/>
            <w:noProof/>
            <w:lang w:val="en-US"/>
          </w:rPr>
          <w:t>Element &lt;InputSpectrumIdentifications&gt;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691B2BD3" w14:textId="77777777" w:rsidR="00C14FC6" w:rsidRPr="006518C9" w:rsidRDefault="0032247A">
      <w:pPr>
        <w:pStyle w:val="TOC2"/>
        <w:rPr>
          <w:rFonts w:ascii="Calibri" w:hAnsi="Calibri"/>
          <w:noProof/>
          <w:sz w:val="22"/>
          <w:szCs w:val="22"/>
          <w:lang w:val="en-US"/>
        </w:rPr>
      </w:pPr>
      <w:hyperlink w:anchor="_Toc457214095" w:history="1">
        <w:r w:rsidR="00C14FC6" w:rsidRPr="006518C9">
          <w:rPr>
            <w:rStyle w:val="Hyperlink"/>
            <w:noProof/>
            <w:lang w:val="en-US"/>
          </w:rPr>
          <w:t>6.40</w:t>
        </w:r>
        <w:r w:rsidR="00C14FC6" w:rsidRPr="006518C9">
          <w:rPr>
            <w:rFonts w:ascii="Calibri" w:hAnsi="Calibri"/>
            <w:noProof/>
            <w:sz w:val="22"/>
            <w:szCs w:val="22"/>
            <w:lang w:val="en-US"/>
          </w:rPr>
          <w:tab/>
        </w:r>
        <w:r w:rsidR="00C14FC6" w:rsidRPr="006518C9">
          <w:rPr>
            <w:rStyle w:val="Hyperlink"/>
            <w:noProof/>
            <w:lang w:val="en-US"/>
          </w:rPr>
          <w:t>Element &lt;IonType&gt;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14:paraId="526D383C" w14:textId="77777777" w:rsidR="00C14FC6" w:rsidRPr="006518C9" w:rsidRDefault="0032247A">
      <w:pPr>
        <w:pStyle w:val="TOC2"/>
        <w:rPr>
          <w:rFonts w:ascii="Calibri" w:hAnsi="Calibri"/>
          <w:noProof/>
          <w:sz w:val="22"/>
          <w:szCs w:val="22"/>
          <w:lang w:val="en-US"/>
        </w:rPr>
      </w:pPr>
      <w:hyperlink w:anchor="_Toc457214096" w:history="1">
        <w:r w:rsidR="00C14FC6" w:rsidRPr="006518C9">
          <w:rPr>
            <w:rStyle w:val="Hyperlink"/>
            <w:noProof/>
            <w:lang w:val="en-US"/>
          </w:rPr>
          <w:t>6.41</w:t>
        </w:r>
        <w:r w:rsidR="00C14FC6" w:rsidRPr="006518C9">
          <w:rPr>
            <w:rFonts w:ascii="Calibri" w:hAnsi="Calibri"/>
            <w:noProof/>
            <w:sz w:val="22"/>
            <w:szCs w:val="22"/>
            <w:lang w:val="en-US"/>
          </w:rPr>
          <w:tab/>
        </w:r>
        <w:r w:rsidR="00C14FC6" w:rsidRPr="006518C9">
          <w:rPr>
            <w:rStyle w:val="Hyperlink"/>
            <w:noProof/>
            <w:lang w:val="en-US"/>
          </w:rPr>
          <w:t>Element &lt;MassTable&gt;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47</w:t>
        </w:r>
        <w:r w:rsidR="00C14FC6" w:rsidRPr="006518C9">
          <w:rPr>
            <w:noProof/>
            <w:webHidden/>
            <w:lang w:val="en-US"/>
          </w:rPr>
          <w:fldChar w:fldCharType="end"/>
        </w:r>
      </w:hyperlink>
    </w:p>
    <w:p w14:paraId="431335EE" w14:textId="77777777" w:rsidR="00C14FC6" w:rsidRPr="006518C9" w:rsidRDefault="0032247A">
      <w:pPr>
        <w:pStyle w:val="TOC2"/>
        <w:rPr>
          <w:rFonts w:ascii="Calibri" w:hAnsi="Calibri"/>
          <w:noProof/>
          <w:sz w:val="22"/>
          <w:szCs w:val="22"/>
          <w:lang w:val="en-US"/>
        </w:rPr>
      </w:pPr>
      <w:hyperlink w:anchor="_Toc457214097" w:history="1">
        <w:r w:rsidR="00C14FC6" w:rsidRPr="006518C9">
          <w:rPr>
            <w:rStyle w:val="Hyperlink"/>
            <w:noProof/>
            <w:lang w:val="en-US"/>
          </w:rPr>
          <w:t>6.42</w:t>
        </w:r>
        <w:r w:rsidR="00C14FC6" w:rsidRPr="006518C9">
          <w:rPr>
            <w:rFonts w:ascii="Calibri" w:hAnsi="Calibri"/>
            <w:noProof/>
            <w:sz w:val="22"/>
            <w:szCs w:val="22"/>
            <w:lang w:val="en-US"/>
          </w:rPr>
          <w:tab/>
        </w:r>
        <w:r w:rsidR="00C14FC6" w:rsidRPr="006518C9">
          <w:rPr>
            <w:rStyle w:val="Hyperlink"/>
            <w:noProof/>
            <w:lang w:val="en-US"/>
          </w:rPr>
          <w:t>Element &lt;Measure&gt;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5308C706" w14:textId="77777777" w:rsidR="00C14FC6" w:rsidRPr="006518C9" w:rsidRDefault="0032247A">
      <w:pPr>
        <w:pStyle w:val="TOC2"/>
        <w:rPr>
          <w:rFonts w:ascii="Calibri" w:hAnsi="Calibri"/>
          <w:noProof/>
          <w:sz w:val="22"/>
          <w:szCs w:val="22"/>
          <w:lang w:val="en-US"/>
        </w:rPr>
      </w:pPr>
      <w:hyperlink w:anchor="_Toc457214098" w:history="1">
        <w:r w:rsidR="00C14FC6" w:rsidRPr="006518C9">
          <w:rPr>
            <w:rStyle w:val="Hyperlink"/>
            <w:noProof/>
            <w:lang w:val="en-US"/>
          </w:rPr>
          <w:t>6.43</w:t>
        </w:r>
        <w:r w:rsidR="00C14FC6" w:rsidRPr="006518C9">
          <w:rPr>
            <w:rFonts w:ascii="Calibri" w:hAnsi="Calibri"/>
            <w:noProof/>
            <w:sz w:val="22"/>
            <w:szCs w:val="22"/>
            <w:lang w:val="en-US"/>
          </w:rPr>
          <w:tab/>
        </w:r>
        <w:r w:rsidR="00C14FC6" w:rsidRPr="006518C9">
          <w:rPr>
            <w:rStyle w:val="Hyperlink"/>
            <w:noProof/>
            <w:lang w:val="en-US"/>
          </w:rPr>
          <w:t>Element &lt;Modification&gt;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14:paraId="12C809AC" w14:textId="77777777" w:rsidR="00C14FC6" w:rsidRPr="006518C9" w:rsidRDefault="0032247A">
      <w:pPr>
        <w:pStyle w:val="TOC2"/>
        <w:rPr>
          <w:rFonts w:ascii="Calibri" w:hAnsi="Calibri"/>
          <w:noProof/>
          <w:sz w:val="22"/>
          <w:szCs w:val="22"/>
          <w:lang w:val="en-US"/>
        </w:rPr>
      </w:pPr>
      <w:hyperlink w:anchor="_Toc457214099" w:history="1">
        <w:r w:rsidR="00C14FC6" w:rsidRPr="006518C9">
          <w:rPr>
            <w:rStyle w:val="Hyperlink"/>
            <w:noProof/>
            <w:lang w:val="en-US"/>
          </w:rPr>
          <w:t>6.44</w:t>
        </w:r>
        <w:r w:rsidR="00C14FC6" w:rsidRPr="006518C9">
          <w:rPr>
            <w:rFonts w:ascii="Calibri" w:hAnsi="Calibri"/>
            <w:noProof/>
            <w:sz w:val="22"/>
            <w:szCs w:val="22"/>
            <w:lang w:val="en-US"/>
          </w:rPr>
          <w:tab/>
        </w:r>
        <w:r w:rsidR="00C14FC6" w:rsidRPr="006518C9">
          <w:rPr>
            <w:rStyle w:val="Hyperlink"/>
            <w:noProof/>
            <w:lang w:val="en-US"/>
          </w:rPr>
          <w:t>Element &lt;ModificationParams&gt;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49</w:t>
        </w:r>
        <w:r w:rsidR="00C14FC6" w:rsidRPr="006518C9">
          <w:rPr>
            <w:noProof/>
            <w:webHidden/>
            <w:lang w:val="en-US"/>
          </w:rPr>
          <w:fldChar w:fldCharType="end"/>
        </w:r>
      </w:hyperlink>
    </w:p>
    <w:p w14:paraId="1F27D2D2" w14:textId="77777777" w:rsidR="00C14FC6" w:rsidRPr="006518C9" w:rsidRDefault="0032247A">
      <w:pPr>
        <w:pStyle w:val="TOC2"/>
        <w:rPr>
          <w:rFonts w:ascii="Calibri" w:hAnsi="Calibri"/>
          <w:noProof/>
          <w:sz w:val="22"/>
          <w:szCs w:val="22"/>
          <w:lang w:val="en-US"/>
        </w:rPr>
      </w:pPr>
      <w:hyperlink w:anchor="_Toc457214100" w:history="1">
        <w:r w:rsidR="00C14FC6" w:rsidRPr="006518C9">
          <w:rPr>
            <w:rStyle w:val="Hyperlink"/>
            <w:noProof/>
            <w:lang w:val="en-US"/>
          </w:rPr>
          <w:t>6.45</w:t>
        </w:r>
        <w:r w:rsidR="00C14FC6" w:rsidRPr="006518C9">
          <w:rPr>
            <w:rFonts w:ascii="Calibri" w:hAnsi="Calibri"/>
            <w:noProof/>
            <w:sz w:val="22"/>
            <w:szCs w:val="22"/>
            <w:lang w:val="en-US"/>
          </w:rPr>
          <w:tab/>
        </w:r>
        <w:r w:rsidR="00C14FC6" w:rsidRPr="006518C9">
          <w:rPr>
            <w:rStyle w:val="Hyperlink"/>
            <w:noProof/>
            <w:lang w:val="en-US"/>
          </w:rPr>
          <w:t>Element &lt;Organization&gt;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50</w:t>
        </w:r>
        <w:r w:rsidR="00C14FC6" w:rsidRPr="006518C9">
          <w:rPr>
            <w:noProof/>
            <w:webHidden/>
            <w:lang w:val="en-US"/>
          </w:rPr>
          <w:fldChar w:fldCharType="end"/>
        </w:r>
      </w:hyperlink>
    </w:p>
    <w:p w14:paraId="55CF72C4" w14:textId="77777777" w:rsidR="00C14FC6" w:rsidRPr="006518C9" w:rsidRDefault="0032247A">
      <w:pPr>
        <w:pStyle w:val="TOC2"/>
        <w:rPr>
          <w:rFonts w:ascii="Calibri" w:hAnsi="Calibri"/>
          <w:noProof/>
          <w:sz w:val="22"/>
          <w:szCs w:val="22"/>
          <w:lang w:val="en-US"/>
        </w:rPr>
      </w:pPr>
      <w:hyperlink w:anchor="_Toc457214101" w:history="1">
        <w:r w:rsidR="00C14FC6" w:rsidRPr="006518C9">
          <w:rPr>
            <w:rStyle w:val="Hyperlink"/>
            <w:noProof/>
            <w:lang w:val="en-US"/>
          </w:rPr>
          <w:t>6.46</w:t>
        </w:r>
        <w:r w:rsidR="00C14FC6" w:rsidRPr="006518C9">
          <w:rPr>
            <w:rFonts w:ascii="Calibri" w:hAnsi="Calibri"/>
            <w:noProof/>
            <w:sz w:val="22"/>
            <w:szCs w:val="22"/>
            <w:lang w:val="en-US"/>
          </w:rPr>
          <w:tab/>
        </w:r>
        <w:r w:rsidR="00C14FC6" w:rsidRPr="006518C9">
          <w:rPr>
            <w:rStyle w:val="Hyperlink"/>
            <w:noProof/>
            <w:lang w:val="en-US"/>
          </w:rPr>
          <w:t>Element &lt;Parent&gt;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1272B70D" w14:textId="77777777" w:rsidR="00C14FC6" w:rsidRPr="006518C9" w:rsidRDefault="0032247A">
      <w:pPr>
        <w:pStyle w:val="TOC2"/>
        <w:rPr>
          <w:rFonts w:ascii="Calibri" w:hAnsi="Calibri"/>
          <w:noProof/>
          <w:sz w:val="22"/>
          <w:szCs w:val="22"/>
          <w:lang w:val="en-US"/>
        </w:rPr>
      </w:pPr>
      <w:hyperlink w:anchor="_Toc457214102" w:history="1">
        <w:r w:rsidR="00C14FC6" w:rsidRPr="006518C9">
          <w:rPr>
            <w:rStyle w:val="Hyperlink"/>
            <w:noProof/>
            <w:lang w:val="en-US"/>
          </w:rPr>
          <w:t>6.47</w:t>
        </w:r>
        <w:r w:rsidR="00C14FC6" w:rsidRPr="006518C9">
          <w:rPr>
            <w:rFonts w:ascii="Calibri" w:hAnsi="Calibri"/>
            <w:noProof/>
            <w:sz w:val="22"/>
            <w:szCs w:val="22"/>
            <w:lang w:val="en-US"/>
          </w:rPr>
          <w:tab/>
        </w:r>
        <w:r w:rsidR="00C14FC6" w:rsidRPr="006518C9">
          <w:rPr>
            <w:rStyle w:val="Hyperlink"/>
            <w:noProof/>
            <w:lang w:val="en-US"/>
          </w:rPr>
          <w:t>Element &lt;ParentTolerance&gt;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5E52C23" w14:textId="77777777" w:rsidR="00C14FC6" w:rsidRPr="006518C9" w:rsidRDefault="0032247A">
      <w:pPr>
        <w:pStyle w:val="TOC2"/>
        <w:rPr>
          <w:rFonts w:ascii="Calibri" w:hAnsi="Calibri"/>
          <w:noProof/>
          <w:sz w:val="22"/>
          <w:szCs w:val="22"/>
          <w:lang w:val="en-US"/>
        </w:rPr>
      </w:pPr>
      <w:hyperlink w:anchor="_Toc457214103" w:history="1">
        <w:r w:rsidR="00C14FC6" w:rsidRPr="006518C9">
          <w:rPr>
            <w:rStyle w:val="Hyperlink"/>
            <w:noProof/>
            <w:lang w:val="en-US"/>
          </w:rPr>
          <w:t>6.48</w:t>
        </w:r>
        <w:r w:rsidR="00C14FC6" w:rsidRPr="006518C9">
          <w:rPr>
            <w:rFonts w:ascii="Calibri" w:hAnsi="Calibri"/>
            <w:noProof/>
            <w:sz w:val="22"/>
            <w:szCs w:val="22"/>
            <w:lang w:val="en-US"/>
          </w:rPr>
          <w:tab/>
        </w:r>
        <w:r w:rsidR="00C14FC6" w:rsidRPr="006518C9">
          <w:rPr>
            <w:rStyle w:val="Hyperlink"/>
            <w:noProof/>
            <w:lang w:val="en-US"/>
          </w:rPr>
          <w:t>Element &lt;Peptide&gt;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14:paraId="53DB2051" w14:textId="77777777" w:rsidR="00C14FC6" w:rsidRPr="006518C9" w:rsidRDefault="0032247A">
      <w:pPr>
        <w:pStyle w:val="TOC2"/>
        <w:rPr>
          <w:rFonts w:ascii="Calibri" w:hAnsi="Calibri"/>
          <w:noProof/>
          <w:sz w:val="22"/>
          <w:szCs w:val="22"/>
          <w:lang w:val="en-US"/>
        </w:rPr>
      </w:pPr>
      <w:hyperlink w:anchor="_Toc457214104" w:history="1">
        <w:r w:rsidR="00C14FC6" w:rsidRPr="006518C9">
          <w:rPr>
            <w:rStyle w:val="Hyperlink"/>
            <w:noProof/>
            <w:lang w:val="en-US"/>
          </w:rPr>
          <w:t>6.49</w:t>
        </w:r>
        <w:r w:rsidR="00C14FC6" w:rsidRPr="006518C9">
          <w:rPr>
            <w:rFonts w:ascii="Calibri" w:hAnsi="Calibri"/>
            <w:noProof/>
            <w:sz w:val="22"/>
            <w:szCs w:val="22"/>
            <w:lang w:val="en-US"/>
          </w:rPr>
          <w:tab/>
        </w:r>
        <w:r w:rsidR="00C14FC6" w:rsidRPr="006518C9">
          <w:rPr>
            <w:rStyle w:val="Hyperlink"/>
            <w:noProof/>
            <w:lang w:val="en-US"/>
          </w:rPr>
          <w:t>Element &lt;PeptideEvidence&gt;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52</w:t>
        </w:r>
        <w:r w:rsidR="00C14FC6" w:rsidRPr="006518C9">
          <w:rPr>
            <w:noProof/>
            <w:webHidden/>
            <w:lang w:val="en-US"/>
          </w:rPr>
          <w:fldChar w:fldCharType="end"/>
        </w:r>
      </w:hyperlink>
    </w:p>
    <w:p w14:paraId="1873A8F5" w14:textId="77777777" w:rsidR="00C14FC6" w:rsidRPr="006518C9" w:rsidRDefault="0032247A">
      <w:pPr>
        <w:pStyle w:val="TOC2"/>
        <w:rPr>
          <w:rFonts w:ascii="Calibri" w:hAnsi="Calibri"/>
          <w:noProof/>
          <w:sz w:val="22"/>
          <w:szCs w:val="22"/>
          <w:lang w:val="en-US"/>
        </w:rPr>
      </w:pPr>
      <w:hyperlink w:anchor="_Toc457214105" w:history="1">
        <w:r w:rsidR="00C14FC6" w:rsidRPr="006518C9">
          <w:rPr>
            <w:rStyle w:val="Hyperlink"/>
            <w:noProof/>
            <w:lang w:val="en-US"/>
          </w:rPr>
          <w:t>6.50</w:t>
        </w:r>
        <w:r w:rsidR="00C14FC6" w:rsidRPr="006518C9">
          <w:rPr>
            <w:rFonts w:ascii="Calibri" w:hAnsi="Calibri"/>
            <w:noProof/>
            <w:sz w:val="22"/>
            <w:szCs w:val="22"/>
            <w:lang w:val="en-US"/>
          </w:rPr>
          <w:tab/>
        </w:r>
        <w:r w:rsidR="00C14FC6" w:rsidRPr="006518C9">
          <w:rPr>
            <w:rStyle w:val="Hyperlink"/>
            <w:noProof/>
            <w:lang w:val="en-US"/>
          </w:rPr>
          <w:t>Element &lt;PeptideEvidenceRef&gt;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28257734" w14:textId="77777777" w:rsidR="00C14FC6" w:rsidRPr="006518C9" w:rsidRDefault="0032247A">
      <w:pPr>
        <w:pStyle w:val="TOC2"/>
        <w:rPr>
          <w:rFonts w:ascii="Calibri" w:hAnsi="Calibri"/>
          <w:noProof/>
          <w:sz w:val="22"/>
          <w:szCs w:val="22"/>
          <w:lang w:val="en-US"/>
        </w:rPr>
      </w:pPr>
      <w:hyperlink w:anchor="_Toc457214106" w:history="1">
        <w:r w:rsidR="00C14FC6" w:rsidRPr="006518C9">
          <w:rPr>
            <w:rStyle w:val="Hyperlink"/>
            <w:noProof/>
            <w:lang w:val="en-US"/>
          </w:rPr>
          <w:t>6.51</w:t>
        </w:r>
        <w:r w:rsidR="00C14FC6" w:rsidRPr="006518C9">
          <w:rPr>
            <w:rFonts w:ascii="Calibri" w:hAnsi="Calibri"/>
            <w:noProof/>
            <w:sz w:val="22"/>
            <w:szCs w:val="22"/>
            <w:lang w:val="en-US"/>
          </w:rPr>
          <w:tab/>
        </w:r>
        <w:r w:rsidR="00C14FC6" w:rsidRPr="006518C9">
          <w:rPr>
            <w:rStyle w:val="Hyperlink"/>
            <w:noProof/>
            <w:lang w:val="en-US"/>
          </w:rPr>
          <w:t>Element &lt;PeptideHypothesis&gt;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14:paraId="405AC235" w14:textId="77777777" w:rsidR="00C14FC6" w:rsidRPr="006518C9" w:rsidRDefault="0032247A">
      <w:pPr>
        <w:pStyle w:val="TOC2"/>
        <w:rPr>
          <w:rFonts w:ascii="Calibri" w:hAnsi="Calibri"/>
          <w:noProof/>
          <w:sz w:val="22"/>
          <w:szCs w:val="22"/>
          <w:lang w:val="en-US"/>
        </w:rPr>
      </w:pPr>
      <w:hyperlink w:anchor="_Toc457214107" w:history="1">
        <w:r w:rsidR="00C14FC6" w:rsidRPr="006518C9">
          <w:rPr>
            <w:rStyle w:val="Hyperlink"/>
            <w:noProof/>
            <w:lang w:val="en-US"/>
          </w:rPr>
          <w:t>6.52</w:t>
        </w:r>
        <w:r w:rsidR="00C14FC6" w:rsidRPr="006518C9">
          <w:rPr>
            <w:rFonts w:ascii="Calibri" w:hAnsi="Calibri"/>
            <w:noProof/>
            <w:sz w:val="22"/>
            <w:szCs w:val="22"/>
            <w:lang w:val="en-US"/>
          </w:rPr>
          <w:tab/>
        </w:r>
        <w:r w:rsidR="00C14FC6" w:rsidRPr="006518C9">
          <w:rPr>
            <w:rStyle w:val="Hyperlink"/>
            <w:noProof/>
            <w:lang w:val="en-US"/>
          </w:rPr>
          <w:t>Element &lt;PeptideSequence&gt;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74D94D8F" w14:textId="77777777" w:rsidR="00C14FC6" w:rsidRPr="006518C9" w:rsidRDefault="0032247A">
      <w:pPr>
        <w:pStyle w:val="TOC2"/>
        <w:rPr>
          <w:rFonts w:ascii="Calibri" w:hAnsi="Calibri"/>
          <w:noProof/>
          <w:sz w:val="22"/>
          <w:szCs w:val="22"/>
          <w:lang w:val="en-US"/>
        </w:rPr>
      </w:pPr>
      <w:hyperlink w:anchor="_Toc457214108" w:history="1">
        <w:r w:rsidR="00C14FC6" w:rsidRPr="006518C9">
          <w:rPr>
            <w:rStyle w:val="Hyperlink"/>
            <w:noProof/>
            <w:lang w:val="en-US"/>
          </w:rPr>
          <w:t>6.53</w:t>
        </w:r>
        <w:r w:rsidR="00C14FC6" w:rsidRPr="006518C9">
          <w:rPr>
            <w:rFonts w:ascii="Calibri" w:hAnsi="Calibri"/>
            <w:noProof/>
            <w:sz w:val="22"/>
            <w:szCs w:val="22"/>
            <w:lang w:val="en-US"/>
          </w:rPr>
          <w:tab/>
        </w:r>
        <w:r w:rsidR="00C14FC6" w:rsidRPr="006518C9">
          <w:rPr>
            <w:rStyle w:val="Hyperlink"/>
            <w:noProof/>
            <w:lang w:val="en-US"/>
          </w:rPr>
          <w:t>Element &lt;Person&gt;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14:paraId="4F814CC7" w14:textId="77777777" w:rsidR="00C14FC6" w:rsidRPr="006518C9" w:rsidRDefault="0032247A">
      <w:pPr>
        <w:pStyle w:val="TOC2"/>
        <w:rPr>
          <w:rFonts w:ascii="Calibri" w:hAnsi="Calibri"/>
          <w:noProof/>
          <w:sz w:val="22"/>
          <w:szCs w:val="22"/>
          <w:lang w:val="en-US"/>
        </w:rPr>
      </w:pPr>
      <w:hyperlink w:anchor="_Toc457214109" w:history="1">
        <w:r w:rsidR="00C14FC6" w:rsidRPr="006518C9">
          <w:rPr>
            <w:rStyle w:val="Hyperlink"/>
            <w:noProof/>
            <w:lang w:val="en-US"/>
          </w:rPr>
          <w:t>6.54</w:t>
        </w:r>
        <w:r w:rsidR="00C14FC6" w:rsidRPr="006518C9">
          <w:rPr>
            <w:rFonts w:ascii="Calibri" w:hAnsi="Calibri"/>
            <w:noProof/>
            <w:sz w:val="22"/>
            <w:szCs w:val="22"/>
            <w:lang w:val="en-US"/>
          </w:rPr>
          <w:tab/>
        </w:r>
        <w:r w:rsidR="00C14FC6" w:rsidRPr="006518C9">
          <w:rPr>
            <w:rStyle w:val="Hyperlink"/>
            <w:noProof/>
            <w:lang w:val="en-US"/>
          </w:rPr>
          <w:t>Element &lt;ProteinAmbiguityGroup&gt;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56</w:t>
        </w:r>
        <w:r w:rsidR="00C14FC6" w:rsidRPr="006518C9">
          <w:rPr>
            <w:noProof/>
            <w:webHidden/>
            <w:lang w:val="en-US"/>
          </w:rPr>
          <w:fldChar w:fldCharType="end"/>
        </w:r>
      </w:hyperlink>
    </w:p>
    <w:p w14:paraId="2E6B4270" w14:textId="77777777" w:rsidR="00C14FC6" w:rsidRPr="006518C9" w:rsidRDefault="0032247A">
      <w:pPr>
        <w:pStyle w:val="TOC2"/>
        <w:rPr>
          <w:rFonts w:ascii="Calibri" w:hAnsi="Calibri"/>
          <w:noProof/>
          <w:sz w:val="22"/>
          <w:szCs w:val="22"/>
          <w:lang w:val="en-US"/>
        </w:rPr>
      </w:pPr>
      <w:hyperlink w:anchor="_Toc457214110" w:history="1">
        <w:r w:rsidR="00C14FC6" w:rsidRPr="006518C9">
          <w:rPr>
            <w:rStyle w:val="Hyperlink"/>
            <w:noProof/>
            <w:lang w:val="en-US"/>
          </w:rPr>
          <w:t>6.55</w:t>
        </w:r>
        <w:r w:rsidR="00C14FC6" w:rsidRPr="006518C9">
          <w:rPr>
            <w:rFonts w:ascii="Calibri" w:hAnsi="Calibri"/>
            <w:noProof/>
            <w:sz w:val="22"/>
            <w:szCs w:val="22"/>
            <w:lang w:val="en-US"/>
          </w:rPr>
          <w:tab/>
        </w:r>
        <w:r w:rsidR="00C14FC6" w:rsidRPr="006518C9">
          <w:rPr>
            <w:rStyle w:val="Hyperlink"/>
            <w:noProof/>
            <w:lang w:val="en-US"/>
          </w:rPr>
          <w:t>Element &lt;ProteinDetection&gt;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63E09BDA" w14:textId="77777777" w:rsidR="00C14FC6" w:rsidRPr="006518C9" w:rsidRDefault="0032247A">
      <w:pPr>
        <w:pStyle w:val="TOC2"/>
        <w:rPr>
          <w:rFonts w:ascii="Calibri" w:hAnsi="Calibri"/>
          <w:noProof/>
          <w:sz w:val="22"/>
          <w:szCs w:val="22"/>
          <w:lang w:val="en-US"/>
        </w:rPr>
      </w:pPr>
      <w:hyperlink w:anchor="_Toc457214111" w:history="1">
        <w:r w:rsidR="00C14FC6" w:rsidRPr="006518C9">
          <w:rPr>
            <w:rStyle w:val="Hyperlink"/>
            <w:noProof/>
            <w:lang w:val="en-US"/>
          </w:rPr>
          <w:t>6.56</w:t>
        </w:r>
        <w:r w:rsidR="00C14FC6" w:rsidRPr="006518C9">
          <w:rPr>
            <w:rFonts w:ascii="Calibri" w:hAnsi="Calibri"/>
            <w:noProof/>
            <w:sz w:val="22"/>
            <w:szCs w:val="22"/>
            <w:lang w:val="en-US"/>
          </w:rPr>
          <w:tab/>
        </w:r>
        <w:r w:rsidR="00C14FC6" w:rsidRPr="006518C9">
          <w:rPr>
            <w:rStyle w:val="Hyperlink"/>
            <w:noProof/>
            <w:lang w:val="en-US"/>
          </w:rPr>
          <w:t>Element &lt;ProteinDetectionHypothesis&gt;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14:paraId="3AC7D9E1" w14:textId="77777777" w:rsidR="00C14FC6" w:rsidRPr="006518C9" w:rsidRDefault="0032247A">
      <w:pPr>
        <w:pStyle w:val="TOC2"/>
        <w:rPr>
          <w:rFonts w:ascii="Calibri" w:hAnsi="Calibri"/>
          <w:noProof/>
          <w:sz w:val="22"/>
          <w:szCs w:val="22"/>
          <w:lang w:val="en-US"/>
        </w:rPr>
      </w:pPr>
      <w:hyperlink w:anchor="_Toc457214112" w:history="1">
        <w:r w:rsidR="00C14FC6" w:rsidRPr="006518C9">
          <w:rPr>
            <w:rStyle w:val="Hyperlink"/>
            <w:noProof/>
            <w:lang w:val="en-US"/>
          </w:rPr>
          <w:t>6.57</w:t>
        </w:r>
        <w:r w:rsidR="00C14FC6" w:rsidRPr="006518C9">
          <w:rPr>
            <w:rFonts w:ascii="Calibri" w:hAnsi="Calibri"/>
            <w:noProof/>
            <w:sz w:val="22"/>
            <w:szCs w:val="22"/>
            <w:lang w:val="en-US"/>
          </w:rPr>
          <w:tab/>
        </w:r>
        <w:r w:rsidR="00C14FC6" w:rsidRPr="006518C9">
          <w:rPr>
            <w:rStyle w:val="Hyperlink"/>
            <w:noProof/>
            <w:lang w:val="en-US"/>
          </w:rPr>
          <w:t>Element &lt;ProteinDetectionList&gt;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1FFE64DB" w14:textId="77777777" w:rsidR="00C14FC6" w:rsidRPr="006518C9" w:rsidRDefault="0032247A">
      <w:pPr>
        <w:pStyle w:val="TOC2"/>
        <w:rPr>
          <w:rFonts w:ascii="Calibri" w:hAnsi="Calibri"/>
          <w:noProof/>
          <w:sz w:val="22"/>
          <w:szCs w:val="22"/>
          <w:lang w:val="en-US"/>
        </w:rPr>
      </w:pPr>
      <w:hyperlink w:anchor="_Toc457214113" w:history="1">
        <w:r w:rsidR="00C14FC6" w:rsidRPr="006518C9">
          <w:rPr>
            <w:rStyle w:val="Hyperlink"/>
            <w:noProof/>
            <w:lang w:val="en-US"/>
          </w:rPr>
          <w:t>6.58</w:t>
        </w:r>
        <w:r w:rsidR="00C14FC6" w:rsidRPr="006518C9">
          <w:rPr>
            <w:rFonts w:ascii="Calibri" w:hAnsi="Calibri"/>
            <w:noProof/>
            <w:sz w:val="22"/>
            <w:szCs w:val="22"/>
            <w:lang w:val="en-US"/>
          </w:rPr>
          <w:tab/>
        </w:r>
        <w:r w:rsidR="00C14FC6" w:rsidRPr="006518C9">
          <w:rPr>
            <w:rStyle w:val="Hyperlink"/>
            <w:noProof/>
            <w:lang w:val="en-US"/>
          </w:rPr>
          <w:t>Element &lt;ProteinDetectionProtocol&gt;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14:paraId="7D6FF069" w14:textId="77777777" w:rsidR="00C14FC6" w:rsidRPr="006518C9" w:rsidRDefault="0032247A">
      <w:pPr>
        <w:pStyle w:val="TOC2"/>
        <w:rPr>
          <w:rFonts w:ascii="Calibri" w:hAnsi="Calibri"/>
          <w:noProof/>
          <w:sz w:val="22"/>
          <w:szCs w:val="22"/>
          <w:lang w:val="en-US"/>
        </w:rPr>
      </w:pPr>
      <w:hyperlink w:anchor="_Toc457214114" w:history="1">
        <w:r w:rsidR="00C14FC6" w:rsidRPr="006518C9">
          <w:rPr>
            <w:rStyle w:val="Hyperlink"/>
            <w:noProof/>
            <w:lang w:val="en-US"/>
          </w:rPr>
          <w:t>6.59</w:t>
        </w:r>
        <w:r w:rsidR="00C14FC6" w:rsidRPr="006518C9">
          <w:rPr>
            <w:rFonts w:ascii="Calibri" w:hAnsi="Calibri"/>
            <w:noProof/>
            <w:sz w:val="22"/>
            <w:szCs w:val="22"/>
            <w:lang w:val="en-US"/>
          </w:rPr>
          <w:tab/>
        </w:r>
        <w:r w:rsidR="00C14FC6" w:rsidRPr="006518C9">
          <w:rPr>
            <w:rStyle w:val="Hyperlink"/>
            <w:noProof/>
            <w:lang w:val="en-US"/>
          </w:rPr>
          <w:t>Element &lt;Provider&gt;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60</w:t>
        </w:r>
        <w:r w:rsidR="00C14FC6" w:rsidRPr="006518C9">
          <w:rPr>
            <w:noProof/>
            <w:webHidden/>
            <w:lang w:val="en-US"/>
          </w:rPr>
          <w:fldChar w:fldCharType="end"/>
        </w:r>
      </w:hyperlink>
    </w:p>
    <w:p w14:paraId="4A66D797" w14:textId="77777777" w:rsidR="00C14FC6" w:rsidRPr="006518C9" w:rsidRDefault="0032247A">
      <w:pPr>
        <w:pStyle w:val="TOC2"/>
        <w:rPr>
          <w:rFonts w:ascii="Calibri" w:hAnsi="Calibri"/>
          <w:noProof/>
          <w:sz w:val="22"/>
          <w:szCs w:val="22"/>
          <w:lang w:val="en-US"/>
        </w:rPr>
      </w:pPr>
      <w:hyperlink w:anchor="_Toc457214115" w:history="1">
        <w:r w:rsidR="00C14FC6" w:rsidRPr="006518C9">
          <w:rPr>
            <w:rStyle w:val="Hyperlink"/>
            <w:noProof/>
            <w:lang w:val="en-US"/>
          </w:rPr>
          <w:t>6.60</w:t>
        </w:r>
        <w:r w:rsidR="00C14FC6" w:rsidRPr="006518C9">
          <w:rPr>
            <w:rFonts w:ascii="Calibri" w:hAnsi="Calibri"/>
            <w:noProof/>
            <w:sz w:val="22"/>
            <w:szCs w:val="22"/>
            <w:lang w:val="en-US"/>
          </w:rPr>
          <w:tab/>
        </w:r>
        <w:r w:rsidR="00C14FC6" w:rsidRPr="006518C9">
          <w:rPr>
            <w:rStyle w:val="Hyperlink"/>
            <w:noProof/>
            <w:lang w:val="en-US"/>
          </w:rPr>
          <w:t>Element &lt;Residue&gt;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6669A7FA" w14:textId="77777777" w:rsidR="00C14FC6" w:rsidRPr="006518C9" w:rsidRDefault="0032247A">
      <w:pPr>
        <w:pStyle w:val="TOC2"/>
        <w:rPr>
          <w:rFonts w:ascii="Calibri" w:hAnsi="Calibri"/>
          <w:noProof/>
          <w:sz w:val="22"/>
          <w:szCs w:val="22"/>
          <w:lang w:val="en-US"/>
        </w:rPr>
      </w:pPr>
      <w:hyperlink w:anchor="_Toc457214116" w:history="1">
        <w:r w:rsidR="00C14FC6" w:rsidRPr="006518C9">
          <w:rPr>
            <w:rStyle w:val="Hyperlink"/>
            <w:noProof/>
            <w:lang w:val="en-US"/>
          </w:rPr>
          <w:t>6.61</w:t>
        </w:r>
        <w:r w:rsidR="00C14FC6" w:rsidRPr="006518C9">
          <w:rPr>
            <w:rFonts w:ascii="Calibri" w:hAnsi="Calibri"/>
            <w:noProof/>
            <w:sz w:val="22"/>
            <w:szCs w:val="22"/>
            <w:lang w:val="en-US"/>
          </w:rPr>
          <w:tab/>
        </w:r>
        <w:r w:rsidR="00C14FC6" w:rsidRPr="006518C9">
          <w:rPr>
            <w:rStyle w:val="Hyperlink"/>
            <w:noProof/>
            <w:lang w:val="en-US"/>
          </w:rPr>
          <w:t>Element &lt;Role&gt;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14:paraId="7E5DFFC7" w14:textId="77777777" w:rsidR="00C14FC6" w:rsidRPr="006518C9" w:rsidRDefault="0032247A">
      <w:pPr>
        <w:pStyle w:val="TOC2"/>
        <w:rPr>
          <w:rFonts w:ascii="Calibri" w:hAnsi="Calibri"/>
          <w:noProof/>
          <w:sz w:val="22"/>
          <w:szCs w:val="22"/>
          <w:lang w:val="en-US"/>
        </w:rPr>
      </w:pPr>
      <w:hyperlink w:anchor="_Toc457214117" w:history="1">
        <w:r w:rsidR="00C14FC6" w:rsidRPr="006518C9">
          <w:rPr>
            <w:rStyle w:val="Hyperlink"/>
            <w:noProof/>
            <w:lang w:val="en-US"/>
          </w:rPr>
          <w:t>6.62</w:t>
        </w:r>
        <w:r w:rsidR="00C14FC6" w:rsidRPr="006518C9">
          <w:rPr>
            <w:rFonts w:ascii="Calibri" w:hAnsi="Calibri"/>
            <w:noProof/>
            <w:sz w:val="22"/>
            <w:szCs w:val="22"/>
            <w:lang w:val="en-US"/>
          </w:rPr>
          <w:tab/>
        </w:r>
        <w:r w:rsidR="00C14FC6" w:rsidRPr="006518C9">
          <w:rPr>
            <w:rStyle w:val="Hyperlink"/>
            <w:noProof/>
            <w:lang w:val="en-US"/>
          </w:rPr>
          <w:t>Element &lt;Sample&gt;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772A6CF3" w14:textId="77777777" w:rsidR="00C14FC6" w:rsidRPr="006518C9" w:rsidRDefault="0032247A">
      <w:pPr>
        <w:pStyle w:val="TOC2"/>
        <w:rPr>
          <w:rFonts w:ascii="Calibri" w:hAnsi="Calibri"/>
          <w:noProof/>
          <w:sz w:val="22"/>
          <w:szCs w:val="22"/>
          <w:lang w:val="en-US"/>
        </w:rPr>
      </w:pPr>
      <w:hyperlink w:anchor="_Toc457214118" w:history="1">
        <w:r w:rsidR="00C14FC6" w:rsidRPr="006518C9">
          <w:rPr>
            <w:rStyle w:val="Hyperlink"/>
            <w:noProof/>
            <w:lang w:val="en-US"/>
          </w:rPr>
          <w:t>6.63</w:t>
        </w:r>
        <w:r w:rsidR="00C14FC6" w:rsidRPr="006518C9">
          <w:rPr>
            <w:rFonts w:ascii="Calibri" w:hAnsi="Calibri"/>
            <w:noProof/>
            <w:sz w:val="22"/>
            <w:szCs w:val="22"/>
            <w:lang w:val="en-US"/>
          </w:rPr>
          <w:tab/>
        </w:r>
        <w:r w:rsidR="00C14FC6" w:rsidRPr="006518C9">
          <w:rPr>
            <w:rStyle w:val="Hyperlink"/>
            <w:noProof/>
            <w:lang w:val="en-US"/>
          </w:rPr>
          <w:t>Element &lt;SearchDatabase&gt;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14:paraId="31A2A9A1" w14:textId="77777777" w:rsidR="00C14FC6" w:rsidRPr="006518C9" w:rsidRDefault="0032247A">
      <w:pPr>
        <w:pStyle w:val="TOC2"/>
        <w:rPr>
          <w:rFonts w:ascii="Calibri" w:hAnsi="Calibri"/>
          <w:noProof/>
          <w:sz w:val="22"/>
          <w:szCs w:val="22"/>
          <w:lang w:val="en-US"/>
        </w:rPr>
      </w:pPr>
      <w:hyperlink w:anchor="_Toc457214119" w:history="1">
        <w:r w:rsidR="00C14FC6" w:rsidRPr="006518C9">
          <w:rPr>
            <w:rStyle w:val="Hyperlink"/>
            <w:noProof/>
            <w:lang w:val="en-US"/>
          </w:rPr>
          <w:t>6.64</w:t>
        </w:r>
        <w:r w:rsidR="00C14FC6" w:rsidRPr="006518C9">
          <w:rPr>
            <w:rFonts w:ascii="Calibri" w:hAnsi="Calibri"/>
            <w:noProof/>
            <w:sz w:val="22"/>
            <w:szCs w:val="22"/>
            <w:lang w:val="en-US"/>
          </w:rPr>
          <w:tab/>
        </w:r>
        <w:r w:rsidR="00C14FC6" w:rsidRPr="006518C9">
          <w:rPr>
            <w:rStyle w:val="Hyperlink"/>
            <w:noProof/>
            <w:lang w:val="en-US"/>
          </w:rPr>
          <w:t>Element &lt;SearchDatabaseRef&gt;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48524900" w14:textId="77777777" w:rsidR="00C14FC6" w:rsidRPr="006518C9" w:rsidRDefault="0032247A">
      <w:pPr>
        <w:pStyle w:val="TOC2"/>
        <w:rPr>
          <w:rFonts w:ascii="Calibri" w:hAnsi="Calibri"/>
          <w:noProof/>
          <w:sz w:val="22"/>
          <w:szCs w:val="22"/>
          <w:lang w:val="en-US"/>
        </w:rPr>
      </w:pPr>
      <w:hyperlink w:anchor="_Toc457214120" w:history="1">
        <w:r w:rsidR="00C14FC6" w:rsidRPr="006518C9">
          <w:rPr>
            <w:rStyle w:val="Hyperlink"/>
            <w:noProof/>
            <w:lang w:val="en-US"/>
          </w:rPr>
          <w:t>6.65</w:t>
        </w:r>
        <w:r w:rsidR="00C14FC6" w:rsidRPr="006518C9">
          <w:rPr>
            <w:rFonts w:ascii="Calibri" w:hAnsi="Calibri"/>
            <w:noProof/>
            <w:sz w:val="22"/>
            <w:szCs w:val="22"/>
            <w:lang w:val="en-US"/>
          </w:rPr>
          <w:tab/>
        </w:r>
        <w:r w:rsidR="00C14FC6" w:rsidRPr="006518C9">
          <w:rPr>
            <w:rStyle w:val="Hyperlink"/>
            <w:noProof/>
            <w:lang w:val="en-US"/>
          </w:rPr>
          <w:t>Element &lt;SearchModification&gt;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14:paraId="17C751BB" w14:textId="77777777" w:rsidR="00C14FC6" w:rsidRPr="006518C9" w:rsidRDefault="0032247A">
      <w:pPr>
        <w:pStyle w:val="TOC2"/>
        <w:rPr>
          <w:rFonts w:ascii="Calibri" w:hAnsi="Calibri"/>
          <w:noProof/>
          <w:sz w:val="22"/>
          <w:szCs w:val="22"/>
          <w:lang w:val="en-US"/>
        </w:rPr>
      </w:pPr>
      <w:hyperlink w:anchor="_Toc457214121" w:history="1">
        <w:r w:rsidR="00C14FC6" w:rsidRPr="006518C9">
          <w:rPr>
            <w:rStyle w:val="Hyperlink"/>
            <w:noProof/>
            <w:lang w:val="en-US"/>
          </w:rPr>
          <w:t>6.66</w:t>
        </w:r>
        <w:r w:rsidR="00C14FC6" w:rsidRPr="006518C9">
          <w:rPr>
            <w:rFonts w:ascii="Calibri" w:hAnsi="Calibri"/>
            <w:noProof/>
            <w:sz w:val="22"/>
            <w:szCs w:val="22"/>
            <w:lang w:val="en-US"/>
          </w:rPr>
          <w:tab/>
        </w:r>
        <w:r w:rsidR="00C14FC6" w:rsidRPr="006518C9">
          <w:rPr>
            <w:rStyle w:val="Hyperlink"/>
            <w:noProof/>
            <w:lang w:val="en-US"/>
          </w:rPr>
          <w:t>Element &lt;SearchType&gt;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54972669" w14:textId="77777777" w:rsidR="00C14FC6" w:rsidRPr="006518C9" w:rsidRDefault="0032247A">
      <w:pPr>
        <w:pStyle w:val="TOC2"/>
        <w:rPr>
          <w:rFonts w:ascii="Calibri" w:hAnsi="Calibri"/>
          <w:noProof/>
          <w:sz w:val="22"/>
          <w:szCs w:val="22"/>
          <w:lang w:val="en-US"/>
        </w:rPr>
      </w:pPr>
      <w:hyperlink w:anchor="_Toc457214122" w:history="1">
        <w:r w:rsidR="00C14FC6" w:rsidRPr="006518C9">
          <w:rPr>
            <w:rStyle w:val="Hyperlink"/>
            <w:noProof/>
            <w:lang w:val="en-US"/>
          </w:rPr>
          <w:t>6.67</w:t>
        </w:r>
        <w:r w:rsidR="00C14FC6" w:rsidRPr="006518C9">
          <w:rPr>
            <w:rFonts w:ascii="Calibri" w:hAnsi="Calibri"/>
            <w:noProof/>
            <w:sz w:val="22"/>
            <w:szCs w:val="22"/>
            <w:lang w:val="en-US"/>
          </w:rPr>
          <w:tab/>
        </w:r>
        <w:r w:rsidR="00C14FC6" w:rsidRPr="006518C9">
          <w:rPr>
            <w:rStyle w:val="Hyperlink"/>
            <w:noProof/>
            <w:lang w:val="en-US"/>
          </w:rPr>
          <w:t>Element &lt;Seq&gt;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45A95BD1" w14:textId="77777777" w:rsidR="00C14FC6" w:rsidRPr="006518C9" w:rsidRDefault="0032247A">
      <w:pPr>
        <w:pStyle w:val="TOC2"/>
        <w:rPr>
          <w:rFonts w:ascii="Calibri" w:hAnsi="Calibri"/>
          <w:noProof/>
          <w:sz w:val="22"/>
          <w:szCs w:val="22"/>
          <w:lang w:val="en-US"/>
        </w:rPr>
      </w:pPr>
      <w:hyperlink w:anchor="_Toc457214123" w:history="1">
        <w:r w:rsidR="00C14FC6" w:rsidRPr="006518C9">
          <w:rPr>
            <w:rStyle w:val="Hyperlink"/>
            <w:noProof/>
            <w:lang w:val="en-US"/>
          </w:rPr>
          <w:t>6.68</w:t>
        </w:r>
        <w:r w:rsidR="00C14FC6" w:rsidRPr="006518C9">
          <w:rPr>
            <w:rFonts w:ascii="Calibri" w:hAnsi="Calibri"/>
            <w:noProof/>
            <w:sz w:val="22"/>
            <w:szCs w:val="22"/>
            <w:lang w:val="en-US"/>
          </w:rPr>
          <w:tab/>
        </w:r>
        <w:r w:rsidR="00C14FC6" w:rsidRPr="006518C9">
          <w:rPr>
            <w:rStyle w:val="Hyperlink"/>
            <w:noProof/>
            <w:lang w:val="en-US"/>
          </w:rPr>
          <w:t>Element &lt;SequenceCollection&gt;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14:paraId="0D343A52" w14:textId="77777777" w:rsidR="00C14FC6" w:rsidRPr="006518C9" w:rsidRDefault="0032247A">
      <w:pPr>
        <w:pStyle w:val="TOC2"/>
        <w:rPr>
          <w:rFonts w:ascii="Calibri" w:hAnsi="Calibri"/>
          <w:noProof/>
          <w:sz w:val="22"/>
          <w:szCs w:val="22"/>
          <w:lang w:val="en-US"/>
        </w:rPr>
      </w:pPr>
      <w:hyperlink w:anchor="_Toc457214124" w:history="1">
        <w:r w:rsidR="00C14FC6" w:rsidRPr="006518C9">
          <w:rPr>
            <w:rStyle w:val="Hyperlink"/>
            <w:noProof/>
            <w:lang w:val="en-US"/>
          </w:rPr>
          <w:t>6.69</w:t>
        </w:r>
        <w:r w:rsidR="00C14FC6" w:rsidRPr="006518C9">
          <w:rPr>
            <w:rFonts w:ascii="Calibri" w:hAnsi="Calibri"/>
            <w:noProof/>
            <w:sz w:val="22"/>
            <w:szCs w:val="22"/>
            <w:lang w:val="en-US"/>
          </w:rPr>
          <w:tab/>
        </w:r>
        <w:r w:rsidR="00C14FC6" w:rsidRPr="006518C9">
          <w:rPr>
            <w:rStyle w:val="Hyperlink"/>
            <w:noProof/>
            <w:lang w:val="en-US"/>
          </w:rPr>
          <w:t>Element &lt;SiteRegexp&gt;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27AE03A7" w14:textId="77777777" w:rsidR="00C14FC6" w:rsidRPr="006518C9" w:rsidRDefault="0032247A">
      <w:pPr>
        <w:pStyle w:val="TOC2"/>
        <w:rPr>
          <w:rFonts w:ascii="Calibri" w:hAnsi="Calibri"/>
          <w:noProof/>
          <w:sz w:val="22"/>
          <w:szCs w:val="22"/>
          <w:lang w:val="en-US"/>
        </w:rPr>
      </w:pPr>
      <w:hyperlink w:anchor="_Toc457214125" w:history="1">
        <w:r w:rsidR="00C14FC6" w:rsidRPr="006518C9">
          <w:rPr>
            <w:rStyle w:val="Hyperlink"/>
            <w:noProof/>
            <w:lang w:val="en-US"/>
          </w:rPr>
          <w:t>6.70</w:t>
        </w:r>
        <w:r w:rsidR="00C14FC6" w:rsidRPr="006518C9">
          <w:rPr>
            <w:rFonts w:ascii="Calibri" w:hAnsi="Calibri"/>
            <w:noProof/>
            <w:sz w:val="22"/>
            <w:szCs w:val="22"/>
            <w:lang w:val="en-US"/>
          </w:rPr>
          <w:tab/>
        </w:r>
        <w:r w:rsidR="00C14FC6" w:rsidRPr="006518C9">
          <w:rPr>
            <w:rStyle w:val="Hyperlink"/>
            <w:noProof/>
            <w:lang w:val="en-US"/>
          </w:rPr>
          <w:t>Element &lt;SoftwareName&gt;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59CEE96B" w14:textId="77777777" w:rsidR="00C14FC6" w:rsidRPr="006518C9" w:rsidRDefault="0032247A">
      <w:pPr>
        <w:pStyle w:val="TOC2"/>
        <w:rPr>
          <w:rFonts w:ascii="Calibri" w:hAnsi="Calibri"/>
          <w:noProof/>
          <w:sz w:val="22"/>
          <w:szCs w:val="22"/>
          <w:lang w:val="en-US"/>
        </w:rPr>
      </w:pPr>
      <w:hyperlink w:anchor="_Toc457214126" w:history="1">
        <w:r w:rsidR="00C14FC6" w:rsidRPr="006518C9">
          <w:rPr>
            <w:rStyle w:val="Hyperlink"/>
            <w:noProof/>
            <w:lang w:val="en-US"/>
          </w:rPr>
          <w:t>6.71</w:t>
        </w:r>
        <w:r w:rsidR="00C14FC6" w:rsidRPr="006518C9">
          <w:rPr>
            <w:rFonts w:ascii="Calibri" w:hAnsi="Calibri"/>
            <w:noProof/>
            <w:sz w:val="22"/>
            <w:szCs w:val="22"/>
            <w:lang w:val="en-US"/>
          </w:rPr>
          <w:tab/>
        </w:r>
        <w:r w:rsidR="00C14FC6" w:rsidRPr="006518C9">
          <w:rPr>
            <w:rStyle w:val="Hyperlink"/>
            <w:noProof/>
            <w:lang w:val="en-US"/>
          </w:rPr>
          <w:t>Element &lt;SourceFile&gt;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14:paraId="71DDA035" w14:textId="77777777" w:rsidR="00C14FC6" w:rsidRPr="006518C9" w:rsidRDefault="0032247A">
      <w:pPr>
        <w:pStyle w:val="TOC2"/>
        <w:rPr>
          <w:rFonts w:ascii="Calibri" w:hAnsi="Calibri"/>
          <w:noProof/>
          <w:sz w:val="22"/>
          <w:szCs w:val="22"/>
          <w:lang w:val="en-US"/>
        </w:rPr>
      </w:pPr>
      <w:hyperlink w:anchor="_Toc457214127" w:history="1">
        <w:r w:rsidR="00C14FC6" w:rsidRPr="006518C9">
          <w:rPr>
            <w:rStyle w:val="Hyperlink"/>
            <w:noProof/>
            <w:lang w:val="en-US"/>
          </w:rPr>
          <w:t>6.72</w:t>
        </w:r>
        <w:r w:rsidR="00C14FC6" w:rsidRPr="006518C9">
          <w:rPr>
            <w:rFonts w:ascii="Calibri" w:hAnsi="Calibri"/>
            <w:noProof/>
            <w:sz w:val="22"/>
            <w:szCs w:val="22"/>
            <w:lang w:val="en-US"/>
          </w:rPr>
          <w:tab/>
        </w:r>
        <w:r w:rsidR="00C14FC6" w:rsidRPr="006518C9">
          <w:rPr>
            <w:rStyle w:val="Hyperlink"/>
            <w:noProof/>
            <w:lang w:val="en-US"/>
          </w:rPr>
          <w:t>Element &lt;SpecificityRules&gt;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68</w:t>
        </w:r>
        <w:r w:rsidR="00C14FC6" w:rsidRPr="006518C9">
          <w:rPr>
            <w:noProof/>
            <w:webHidden/>
            <w:lang w:val="en-US"/>
          </w:rPr>
          <w:fldChar w:fldCharType="end"/>
        </w:r>
      </w:hyperlink>
    </w:p>
    <w:p w14:paraId="5E58187F" w14:textId="77777777" w:rsidR="00C14FC6" w:rsidRPr="006518C9" w:rsidRDefault="0032247A">
      <w:pPr>
        <w:pStyle w:val="TOC2"/>
        <w:rPr>
          <w:rFonts w:ascii="Calibri" w:hAnsi="Calibri"/>
          <w:noProof/>
          <w:sz w:val="22"/>
          <w:szCs w:val="22"/>
          <w:lang w:val="en-US"/>
        </w:rPr>
      </w:pPr>
      <w:hyperlink w:anchor="_Toc457214128" w:history="1">
        <w:r w:rsidR="00C14FC6" w:rsidRPr="006518C9">
          <w:rPr>
            <w:rStyle w:val="Hyperlink"/>
            <w:noProof/>
            <w:lang w:val="en-US"/>
          </w:rPr>
          <w:t>6.73</w:t>
        </w:r>
        <w:r w:rsidR="00C14FC6" w:rsidRPr="006518C9">
          <w:rPr>
            <w:rFonts w:ascii="Calibri" w:hAnsi="Calibri"/>
            <w:noProof/>
            <w:sz w:val="22"/>
            <w:szCs w:val="22"/>
            <w:lang w:val="en-US"/>
          </w:rPr>
          <w:tab/>
        </w:r>
        <w:r w:rsidR="00C14FC6" w:rsidRPr="006518C9">
          <w:rPr>
            <w:rStyle w:val="Hyperlink"/>
            <w:noProof/>
            <w:lang w:val="en-US"/>
          </w:rPr>
          <w:t>Element &lt;SpectraData&gt;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74B0BB17" w14:textId="77777777" w:rsidR="00C14FC6" w:rsidRPr="006518C9" w:rsidRDefault="0032247A">
      <w:pPr>
        <w:pStyle w:val="TOC2"/>
        <w:rPr>
          <w:rFonts w:ascii="Calibri" w:hAnsi="Calibri"/>
          <w:noProof/>
          <w:sz w:val="22"/>
          <w:szCs w:val="22"/>
          <w:lang w:val="en-US"/>
        </w:rPr>
      </w:pPr>
      <w:hyperlink w:anchor="_Toc457214129" w:history="1">
        <w:r w:rsidR="00C14FC6" w:rsidRPr="006518C9">
          <w:rPr>
            <w:rStyle w:val="Hyperlink"/>
            <w:noProof/>
            <w:lang w:val="en-US"/>
          </w:rPr>
          <w:t>6.74</w:t>
        </w:r>
        <w:r w:rsidR="00C14FC6" w:rsidRPr="006518C9">
          <w:rPr>
            <w:rFonts w:ascii="Calibri" w:hAnsi="Calibri"/>
            <w:noProof/>
            <w:sz w:val="22"/>
            <w:szCs w:val="22"/>
            <w:lang w:val="en-US"/>
          </w:rPr>
          <w:tab/>
        </w:r>
        <w:r w:rsidR="00C14FC6" w:rsidRPr="006518C9">
          <w:rPr>
            <w:rStyle w:val="Hyperlink"/>
            <w:noProof/>
            <w:lang w:val="en-US"/>
          </w:rPr>
          <w:t>Element &lt;SpectrumIdentification&gt;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14:paraId="3B066455" w14:textId="77777777" w:rsidR="00C14FC6" w:rsidRPr="006518C9" w:rsidRDefault="0032247A">
      <w:pPr>
        <w:pStyle w:val="TOC2"/>
        <w:rPr>
          <w:rFonts w:ascii="Calibri" w:hAnsi="Calibri"/>
          <w:noProof/>
          <w:sz w:val="22"/>
          <w:szCs w:val="22"/>
          <w:lang w:val="en-US"/>
        </w:rPr>
      </w:pPr>
      <w:hyperlink w:anchor="_Toc457214130" w:history="1">
        <w:r w:rsidR="00C14FC6" w:rsidRPr="006518C9">
          <w:rPr>
            <w:rStyle w:val="Hyperlink"/>
            <w:noProof/>
            <w:lang w:val="en-US"/>
          </w:rPr>
          <w:t>6.75</w:t>
        </w:r>
        <w:r w:rsidR="00C14FC6" w:rsidRPr="006518C9">
          <w:rPr>
            <w:rFonts w:ascii="Calibri" w:hAnsi="Calibri"/>
            <w:noProof/>
            <w:sz w:val="22"/>
            <w:szCs w:val="22"/>
            <w:lang w:val="en-US"/>
          </w:rPr>
          <w:tab/>
        </w:r>
        <w:r w:rsidR="00C14FC6" w:rsidRPr="006518C9">
          <w:rPr>
            <w:rStyle w:val="Hyperlink"/>
            <w:noProof/>
            <w:lang w:val="en-US"/>
          </w:rPr>
          <w:t>Element &lt;SpectrumIdentificationItem&gt;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70</w:t>
        </w:r>
        <w:r w:rsidR="00C14FC6" w:rsidRPr="006518C9">
          <w:rPr>
            <w:noProof/>
            <w:webHidden/>
            <w:lang w:val="en-US"/>
          </w:rPr>
          <w:fldChar w:fldCharType="end"/>
        </w:r>
      </w:hyperlink>
    </w:p>
    <w:p w14:paraId="7F43D7D5" w14:textId="77777777" w:rsidR="00C14FC6" w:rsidRPr="006518C9" w:rsidRDefault="0032247A">
      <w:pPr>
        <w:pStyle w:val="TOC2"/>
        <w:rPr>
          <w:rFonts w:ascii="Calibri" w:hAnsi="Calibri"/>
          <w:noProof/>
          <w:sz w:val="22"/>
          <w:szCs w:val="22"/>
          <w:lang w:val="en-US"/>
        </w:rPr>
      </w:pPr>
      <w:hyperlink w:anchor="_Toc457214131" w:history="1">
        <w:r w:rsidR="00C14FC6" w:rsidRPr="006518C9">
          <w:rPr>
            <w:rStyle w:val="Hyperlink"/>
            <w:noProof/>
            <w:lang w:val="en-US"/>
          </w:rPr>
          <w:t>6.76</w:t>
        </w:r>
        <w:r w:rsidR="00C14FC6" w:rsidRPr="006518C9">
          <w:rPr>
            <w:rFonts w:ascii="Calibri" w:hAnsi="Calibri"/>
            <w:noProof/>
            <w:sz w:val="22"/>
            <w:szCs w:val="22"/>
            <w:lang w:val="en-US"/>
          </w:rPr>
          <w:tab/>
        </w:r>
        <w:r w:rsidR="00C14FC6" w:rsidRPr="006518C9">
          <w:rPr>
            <w:rStyle w:val="Hyperlink"/>
            <w:noProof/>
            <w:lang w:val="en-US"/>
          </w:rPr>
          <w:t>Element &lt;SpectrumIdentificationItemRef&gt;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68BC071B" w14:textId="77777777" w:rsidR="00C14FC6" w:rsidRPr="006518C9" w:rsidRDefault="0032247A">
      <w:pPr>
        <w:pStyle w:val="TOC2"/>
        <w:rPr>
          <w:rFonts w:ascii="Calibri" w:hAnsi="Calibri"/>
          <w:noProof/>
          <w:sz w:val="22"/>
          <w:szCs w:val="22"/>
          <w:lang w:val="en-US"/>
        </w:rPr>
      </w:pPr>
      <w:hyperlink w:anchor="_Toc457214132" w:history="1">
        <w:r w:rsidR="00C14FC6" w:rsidRPr="006518C9">
          <w:rPr>
            <w:rStyle w:val="Hyperlink"/>
            <w:noProof/>
            <w:lang w:val="en-US"/>
          </w:rPr>
          <w:t>6.77</w:t>
        </w:r>
        <w:r w:rsidR="00C14FC6" w:rsidRPr="006518C9">
          <w:rPr>
            <w:rFonts w:ascii="Calibri" w:hAnsi="Calibri"/>
            <w:noProof/>
            <w:sz w:val="22"/>
            <w:szCs w:val="22"/>
            <w:lang w:val="en-US"/>
          </w:rPr>
          <w:tab/>
        </w:r>
        <w:r w:rsidR="00C14FC6" w:rsidRPr="006518C9">
          <w:rPr>
            <w:rStyle w:val="Hyperlink"/>
            <w:noProof/>
            <w:lang w:val="en-US"/>
          </w:rPr>
          <w:t>Element &lt;SpectrumIdentificationList&gt;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14:paraId="1069730C" w14:textId="77777777" w:rsidR="00C14FC6" w:rsidRPr="006518C9" w:rsidRDefault="0032247A">
      <w:pPr>
        <w:pStyle w:val="TOC2"/>
        <w:rPr>
          <w:rFonts w:ascii="Calibri" w:hAnsi="Calibri"/>
          <w:noProof/>
          <w:sz w:val="22"/>
          <w:szCs w:val="22"/>
          <w:lang w:val="en-US"/>
        </w:rPr>
      </w:pPr>
      <w:hyperlink w:anchor="_Toc457214133" w:history="1">
        <w:r w:rsidR="00C14FC6" w:rsidRPr="006518C9">
          <w:rPr>
            <w:rStyle w:val="Hyperlink"/>
            <w:noProof/>
            <w:lang w:val="en-US"/>
          </w:rPr>
          <w:t>6.78</w:t>
        </w:r>
        <w:r w:rsidR="00C14FC6" w:rsidRPr="006518C9">
          <w:rPr>
            <w:rFonts w:ascii="Calibri" w:hAnsi="Calibri"/>
            <w:noProof/>
            <w:sz w:val="22"/>
            <w:szCs w:val="22"/>
            <w:lang w:val="en-US"/>
          </w:rPr>
          <w:tab/>
        </w:r>
        <w:r w:rsidR="00C14FC6" w:rsidRPr="006518C9">
          <w:rPr>
            <w:rStyle w:val="Hyperlink"/>
            <w:noProof/>
            <w:lang w:val="en-US"/>
          </w:rPr>
          <w:t>Element &lt;SpectrumIdentificationProtocol&gt;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74</w:t>
        </w:r>
        <w:r w:rsidR="00C14FC6" w:rsidRPr="006518C9">
          <w:rPr>
            <w:noProof/>
            <w:webHidden/>
            <w:lang w:val="en-US"/>
          </w:rPr>
          <w:fldChar w:fldCharType="end"/>
        </w:r>
      </w:hyperlink>
    </w:p>
    <w:p w14:paraId="386F5DD7" w14:textId="77777777" w:rsidR="00C14FC6" w:rsidRPr="006518C9" w:rsidRDefault="0032247A">
      <w:pPr>
        <w:pStyle w:val="TOC2"/>
        <w:rPr>
          <w:rFonts w:ascii="Calibri" w:hAnsi="Calibri"/>
          <w:noProof/>
          <w:sz w:val="22"/>
          <w:szCs w:val="22"/>
          <w:lang w:val="en-US"/>
        </w:rPr>
      </w:pPr>
      <w:hyperlink w:anchor="_Toc457214134" w:history="1">
        <w:r w:rsidR="00C14FC6" w:rsidRPr="006518C9">
          <w:rPr>
            <w:rStyle w:val="Hyperlink"/>
            <w:noProof/>
            <w:lang w:val="en-US"/>
          </w:rPr>
          <w:t>6.79</w:t>
        </w:r>
        <w:r w:rsidR="00C14FC6" w:rsidRPr="006518C9">
          <w:rPr>
            <w:rFonts w:ascii="Calibri" w:hAnsi="Calibri"/>
            <w:noProof/>
            <w:sz w:val="22"/>
            <w:szCs w:val="22"/>
            <w:lang w:val="en-US"/>
          </w:rPr>
          <w:tab/>
        </w:r>
        <w:r w:rsidR="00C14FC6" w:rsidRPr="006518C9">
          <w:rPr>
            <w:rStyle w:val="Hyperlink"/>
            <w:noProof/>
            <w:lang w:val="en-US"/>
          </w:rPr>
          <w:t>Element &lt;SpectrumIdentificationResult&gt;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77</w:t>
        </w:r>
        <w:r w:rsidR="00C14FC6" w:rsidRPr="006518C9">
          <w:rPr>
            <w:noProof/>
            <w:webHidden/>
            <w:lang w:val="en-US"/>
          </w:rPr>
          <w:fldChar w:fldCharType="end"/>
        </w:r>
      </w:hyperlink>
    </w:p>
    <w:p w14:paraId="236FC9B7" w14:textId="77777777" w:rsidR="00C14FC6" w:rsidRPr="006518C9" w:rsidRDefault="0032247A">
      <w:pPr>
        <w:pStyle w:val="TOC2"/>
        <w:rPr>
          <w:rFonts w:ascii="Calibri" w:hAnsi="Calibri"/>
          <w:noProof/>
          <w:sz w:val="22"/>
          <w:szCs w:val="22"/>
          <w:lang w:val="en-US"/>
        </w:rPr>
      </w:pPr>
      <w:hyperlink w:anchor="_Toc457214135" w:history="1">
        <w:r w:rsidR="00C14FC6" w:rsidRPr="006518C9">
          <w:rPr>
            <w:rStyle w:val="Hyperlink"/>
            <w:noProof/>
            <w:lang w:val="en-US"/>
          </w:rPr>
          <w:t>6.80</w:t>
        </w:r>
        <w:r w:rsidR="00C14FC6" w:rsidRPr="006518C9">
          <w:rPr>
            <w:rFonts w:ascii="Calibri" w:hAnsi="Calibri"/>
            <w:noProof/>
            <w:sz w:val="22"/>
            <w:szCs w:val="22"/>
            <w:lang w:val="en-US"/>
          </w:rPr>
          <w:tab/>
        </w:r>
        <w:r w:rsidR="00C14FC6" w:rsidRPr="006518C9">
          <w:rPr>
            <w:rStyle w:val="Hyperlink"/>
            <w:noProof/>
            <w:lang w:val="en-US"/>
          </w:rPr>
          <w:t>Element &lt;SpectrumIDFormat&gt;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129A2555" w14:textId="77777777" w:rsidR="00C14FC6" w:rsidRPr="006518C9" w:rsidRDefault="0032247A">
      <w:pPr>
        <w:pStyle w:val="TOC2"/>
        <w:rPr>
          <w:rFonts w:ascii="Calibri" w:hAnsi="Calibri"/>
          <w:noProof/>
          <w:sz w:val="22"/>
          <w:szCs w:val="22"/>
          <w:lang w:val="en-US"/>
        </w:rPr>
      </w:pPr>
      <w:hyperlink w:anchor="_Toc457214136" w:history="1">
        <w:r w:rsidR="00C14FC6" w:rsidRPr="006518C9">
          <w:rPr>
            <w:rStyle w:val="Hyperlink"/>
            <w:noProof/>
            <w:lang w:val="en-US"/>
          </w:rPr>
          <w:t>6.81</w:t>
        </w:r>
        <w:r w:rsidR="00C14FC6" w:rsidRPr="006518C9">
          <w:rPr>
            <w:rFonts w:ascii="Calibri" w:hAnsi="Calibri"/>
            <w:noProof/>
            <w:sz w:val="22"/>
            <w:szCs w:val="22"/>
            <w:lang w:val="en-US"/>
          </w:rPr>
          <w:tab/>
        </w:r>
        <w:r w:rsidR="00C14FC6" w:rsidRPr="006518C9">
          <w:rPr>
            <w:rStyle w:val="Hyperlink"/>
            <w:noProof/>
            <w:lang w:val="en-US"/>
          </w:rPr>
          <w:t>Element &lt;SubSample&gt;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3E96FC08" w14:textId="77777777" w:rsidR="00C14FC6" w:rsidRPr="006518C9" w:rsidRDefault="0032247A">
      <w:pPr>
        <w:pStyle w:val="TOC2"/>
        <w:rPr>
          <w:rFonts w:ascii="Calibri" w:hAnsi="Calibri"/>
          <w:noProof/>
          <w:sz w:val="22"/>
          <w:szCs w:val="22"/>
          <w:lang w:val="en-US"/>
        </w:rPr>
      </w:pPr>
      <w:hyperlink w:anchor="_Toc457214137" w:history="1">
        <w:r w:rsidR="00C14FC6" w:rsidRPr="006518C9">
          <w:rPr>
            <w:rStyle w:val="Hyperlink"/>
            <w:noProof/>
            <w:lang w:val="en-US"/>
          </w:rPr>
          <w:t>6.82</w:t>
        </w:r>
        <w:r w:rsidR="00C14FC6" w:rsidRPr="006518C9">
          <w:rPr>
            <w:rFonts w:ascii="Calibri" w:hAnsi="Calibri"/>
            <w:noProof/>
            <w:sz w:val="22"/>
            <w:szCs w:val="22"/>
            <w:lang w:val="en-US"/>
          </w:rPr>
          <w:tab/>
        </w:r>
        <w:r w:rsidR="00C14FC6" w:rsidRPr="006518C9">
          <w:rPr>
            <w:rStyle w:val="Hyperlink"/>
            <w:noProof/>
            <w:lang w:val="en-US"/>
          </w:rPr>
          <w:t>Element &lt;SubstitutionModification&gt;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14:paraId="414F83B1" w14:textId="77777777" w:rsidR="00C14FC6" w:rsidRPr="006518C9" w:rsidRDefault="0032247A">
      <w:pPr>
        <w:pStyle w:val="TOC2"/>
        <w:rPr>
          <w:rFonts w:ascii="Calibri" w:hAnsi="Calibri"/>
          <w:noProof/>
          <w:sz w:val="22"/>
          <w:szCs w:val="22"/>
          <w:lang w:val="en-US"/>
        </w:rPr>
      </w:pPr>
      <w:hyperlink w:anchor="_Toc457214138" w:history="1">
        <w:r w:rsidR="00C14FC6" w:rsidRPr="006518C9">
          <w:rPr>
            <w:rStyle w:val="Hyperlink"/>
            <w:noProof/>
            <w:lang w:val="en-US"/>
          </w:rPr>
          <w:t>6.83</w:t>
        </w:r>
        <w:r w:rsidR="00C14FC6" w:rsidRPr="006518C9">
          <w:rPr>
            <w:rFonts w:ascii="Calibri" w:hAnsi="Calibri"/>
            <w:noProof/>
            <w:sz w:val="22"/>
            <w:szCs w:val="22"/>
            <w:lang w:val="en-US"/>
          </w:rPr>
          <w:tab/>
        </w:r>
        <w:r w:rsidR="00C14FC6" w:rsidRPr="006518C9">
          <w:rPr>
            <w:rStyle w:val="Hyperlink"/>
            <w:noProof/>
            <w:lang w:val="en-US"/>
          </w:rPr>
          <w:t>Element &lt;Threshold&gt;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79</w:t>
        </w:r>
        <w:r w:rsidR="00C14FC6" w:rsidRPr="006518C9">
          <w:rPr>
            <w:noProof/>
            <w:webHidden/>
            <w:lang w:val="en-US"/>
          </w:rPr>
          <w:fldChar w:fldCharType="end"/>
        </w:r>
      </w:hyperlink>
    </w:p>
    <w:p w14:paraId="227BED67" w14:textId="77777777" w:rsidR="00C14FC6" w:rsidRPr="006518C9" w:rsidRDefault="0032247A">
      <w:pPr>
        <w:pStyle w:val="TOC2"/>
        <w:rPr>
          <w:rFonts w:ascii="Calibri" w:hAnsi="Calibri"/>
          <w:noProof/>
          <w:sz w:val="22"/>
          <w:szCs w:val="22"/>
          <w:lang w:val="en-US"/>
        </w:rPr>
      </w:pPr>
      <w:hyperlink w:anchor="_Toc457214139" w:history="1">
        <w:r w:rsidR="00C14FC6" w:rsidRPr="006518C9">
          <w:rPr>
            <w:rStyle w:val="Hyperlink"/>
            <w:noProof/>
            <w:lang w:val="en-US"/>
          </w:rPr>
          <w:t>6.84</w:t>
        </w:r>
        <w:r w:rsidR="00C14FC6" w:rsidRPr="006518C9">
          <w:rPr>
            <w:rFonts w:ascii="Calibri" w:hAnsi="Calibri"/>
            <w:noProof/>
            <w:sz w:val="22"/>
            <w:szCs w:val="22"/>
            <w:lang w:val="en-US"/>
          </w:rPr>
          <w:tab/>
        </w:r>
        <w:r w:rsidR="00C14FC6" w:rsidRPr="006518C9">
          <w:rPr>
            <w:rStyle w:val="Hyperlink"/>
            <w:noProof/>
            <w:lang w:val="en-US"/>
          </w:rPr>
          <w:t>Element &lt;TranslationTable&gt;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80</w:t>
        </w:r>
        <w:r w:rsidR="00C14FC6" w:rsidRPr="006518C9">
          <w:rPr>
            <w:noProof/>
            <w:webHidden/>
            <w:lang w:val="en-US"/>
          </w:rPr>
          <w:fldChar w:fldCharType="end"/>
        </w:r>
      </w:hyperlink>
    </w:p>
    <w:p w14:paraId="074F4291" w14:textId="77777777" w:rsidR="00C14FC6" w:rsidRPr="006518C9" w:rsidRDefault="0032247A">
      <w:pPr>
        <w:pStyle w:val="TOC2"/>
        <w:rPr>
          <w:rFonts w:ascii="Calibri" w:hAnsi="Calibri"/>
          <w:noProof/>
          <w:sz w:val="22"/>
          <w:szCs w:val="22"/>
          <w:lang w:val="en-US"/>
        </w:rPr>
      </w:pPr>
      <w:hyperlink w:anchor="_Toc457214140" w:history="1">
        <w:r w:rsidR="00C14FC6" w:rsidRPr="006518C9">
          <w:rPr>
            <w:rStyle w:val="Hyperlink"/>
            <w:noProof/>
            <w:lang w:val="en-US"/>
          </w:rPr>
          <w:t>6.85</w:t>
        </w:r>
        <w:r w:rsidR="00C14FC6" w:rsidRPr="006518C9">
          <w:rPr>
            <w:rFonts w:ascii="Calibri" w:hAnsi="Calibri"/>
            <w:noProof/>
            <w:sz w:val="22"/>
            <w:szCs w:val="22"/>
            <w:lang w:val="en-US"/>
          </w:rPr>
          <w:tab/>
        </w:r>
        <w:r w:rsidR="00C14FC6" w:rsidRPr="006518C9">
          <w:rPr>
            <w:rStyle w:val="Hyperlink"/>
            <w:noProof/>
            <w:lang w:val="en-US"/>
          </w:rPr>
          <w:t>Element &lt;userParam&gt;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06B9665B" w14:textId="77777777" w:rsidR="00C14FC6" w:rsidRPr="006518C9" w:rsidRDefault="0032247A">
      <w:pPr>
        <w:pStyle w:val="TOC1"/>
        <w:tabs>
          <w:tab w:val="left" w:pos="400"/>
          <w:tab w:val="right" w:leader="dot" w:pos="9962"/>
        </w:tabs>
        <w:rPr>
          <w:rFonts w:ascii="Calibri" w:hAnsi="Calibri"/>
          <w:noProof/>
          <w:sz w:val="22"/>
          <w:szCs w:val="22"/>
          <w:lang w:val="en-US"/>
        </w:rPr>
      </w:pPr>
      <w:hyperlink w:anchor="_Toc457214141" w:history="1">
        <w:r w:rsidR="00C14FC6" w:rsidRPr="006518C9">
          <w:rPr>
            <w:rStyle w:val="Hyperlink"/>
            <w:noProof/>
            <w:lang w:val="en-US"/>
          </w:rPr>
          <w:t>7.</w:t>
        </w:r>
        <w:r w:rsidR="00C14FC6" w:rsidRPr="006518C9">
          <w:rPr>
            <w:rFonts w:ascii="Calibri" w:hAnsi="Calibri"/>
            <w:noProof/>
            <w:sz w:val="22"/>
            <w:szCs w:val="22"/>
            <w:lang w:val="en-US"/>
          </w:rPr>
          <w:tab/>
        </w:r>
        <w:r w:rsidR="00C14FC6" w:rsidRPr="006518C9">
          <w:rPr>
            <w:rStyle w:val="Hyperlink"/>
            <w:noProof/>
            <w:lang w:val="en-US"/>
          </w:rPr>
          <w:t>Specific Comments on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119874F2" w14:textId="77777777" w:rsidR="00C14FC6" w:rsidRPr="006518C9" w:rsidRDefault="0032247A">
      <w:pPr>
        <w:pStyle w:val="TOC2"/>
        <w:rPr>
          <w:rFonts w:ascii="Calibri" w:hAnsi="Calibri"/>
          <w:noProof/>
          <w:sz w:val="22"/>
          <w:szCs w:val="22"/>
          <w:lang w:val="en-US"/>
        </w:rPr>
      </w:pPr>
      <w:hyperlink w:anchor="_Toc457214142" w:history="1">
        <w:r w:rsidR="00C14FC6" w:rsidRPr="006518C9">
          <w:rPr>
            <w:rStyle w:val="Hyperlink"/>
            <w:noProof/>
            <w:lang w:val="en-US"/>
          </w:rPr>
          <w:t>7.1</w:t>
        </w:r>
        <w:r w:rsidR="00C14FC6" w:rsidRPr="006518C9">
          <w:rPr>
            <w:rFonts w:ascii="Calibri" w:hAnsi="Calibri"/>
            <w:noProof/>
            <w:sz w:val="22"/>
            <w:szCs w:val="22"/>
            <w:lang w:val="en-US"/>
          </w:rPr>
          <w:tab/>
        </w:r>
        <w:r w:rsidR="00C14FC6" w:rsidRPr="006518C9">
          <w:rPr>
            <w:rStyle w:val="Hyperlink"/>
            <w:noProof/>
            <w:lang w:val="en-US"/>
          </w:rPr>
          <w:t>File extension and compression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0CB311F" w14:textId="77777777" w:rsidR="00C14FC6" w:rsidRPr="006518C9" w:rsidRDefault="0032247A">
      <w:pPr>
        <w:pStyle w:val="TOC2"/>
        <w:rPr>
          <w:rFonts w:ascii="Calibri" w:hAnsi="Calibri"/>
          <w:noProof/>
          <w:sz w:val="22"/>
          <w:szCs w:val="22"/>
          <w:lang w:val="en-US"/>
        </w:rPr>
      </w:pPr>
      <w:hyperlink w:anchor="_Toc457214143" w:history="1">
        <w:r w:rsidR="00C14FC6" w:rsidRPr="006518C9">
          <w:rPr>
            <w:rStyle w:val="Hyperlink"/>
            <w:noProof/>
            <w:lang w:val="en-US"/>
          </w:rPr>
          <w:t>7.2</w:t>
        </w:r>
        <w:r w:rsidR="00C14FC6" w:rsidRPr="006518C9">
          <w:rPr>
            <w:rFonts w:ascii="Calibri" w:hAnsi="Calibri"/>
            <w:noProof/>
            <w:sz w:val="22"/>
            <w:szCs w:val="22"/>
            <w:lang w:val="en-US"/>
          </w:rPr>
          <w:tab/>
        </w:r>
        <w:r w:rsidR="00C14FC6" w:rsidRPr="006518C9">
          <w:rPr>
            <w:rStyle w:val="Hyperlink"/>
            <w:noProof/>
            <w:lang w:val="en-US"/>
          </w:rPr>
          <w:t>Referencing elements within the document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14:paraId="2E28377F" w14:textId="77777777" w:rsidR="00C14FC6" w:rsidRPr="006518C9" w:rsidRDefault="0032247A">
      <w:pPr>
        <w:pStyle w:val="TOC2"/>
        <w:rPr>
          <w:rFonts w:ascii="Calibri" w:hAnsi="Calibri"/>
          <w:noProof/>
          <w:sz w:val="22"/>
          <w:szCs w:val="22"/>
          <w:lang w:val="en-US"/>
        </w:rPr>
      </w:pPr>
      <w:hyperlink w:anchor="_Toc457214144" w:history="1">
        <w:r w:rsidR="00C14FC6" w:rsidRPr="006518C9">
          <w:rPr>
            <w:rStyle w:val="Hyperlink"/>
            <w:noProof/>
            <w:lang w:val="en-US"/>
          </w:rPr>
          <w:t>7.3</w:t>
        </w:r>
        <w:r w:rsidR="00C14FC6" w:rsidRPr="006518C9">
          <w:rPr>
            <w:rFonts w:ascii="Calibri" w:hAnsi="Calibri"/>
            <w:noProof/>
            <w:sz w:val="22"/>
            <w:szCs w:val="22"/>
            <w:lang w:val="en-US"/>
          </w:rPr>
          <w:tab/>
        </w:r>
        <w:r w:rsidR="00C14FC6" w:rsidRPr="006518C9">
          <w:rPr>
            <w:rStyle w:val="Hyperlink"/>
            <w:noProof/>
            <w:lang w:val="en-US"/>
          </w:rPr>
          <w:t>Searches against nucleotide sequences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57E5D6AE" w14:textId="77777777" w:rsidR="00C14FC6" w:rsidRPr="006518C9" w:rsidRDefault="0032247A">
      <w:pPr>
        <w:pStyle w:val="TOC2"/>
        <w:rPr>
          <w:rFonts w:ascii="Calibri" w:hAnsi="Calibri"/>
          <w:noProof/>
          <w:sz w:val="22"/>
          <w:szCs w:val="22"/>
          <w:lang w:val="en-US"/>
        </w:rPr>
      </w:pPr>
      <w:hyperlink w:anchor="_Toc457214145" w:history="1">
        <w:r w:rsidR="00C14FC6" w:rsidRPr="006518C9">
          <w:rPr>
            <w:rStyle w:val="Hyperlink"/>
            <w:noProof/>
            <w:lang w:val="en-US"/>
          </w:rPr>
          <w:t>7.4</w:t>
        </w:r>
        <w:r w:rsidR="00C14FC6" w:rsidRPr="006518C9">
          <w:rPr>
            <w:rFonts w:ascii="Calibri" w:hAnsi="Calibri"/>
            <w:noProof/>
            <w:sz w:val="22"/>
            <w:szCs w:val="22"/>
            <w:lang w:val="en-US"/>
          </w:rPr>
          <w:tab/>
        </w:r>
        <w:r w:rsidR="00C14FC6" w:rsidRPr="006518C9">
          <w:rPr>
            <w:rStyle w:val="Hyperlink"/>
            <w:noProof/>
            <w:lang w:val="en-US"/>
          </w:rPr>
          <w:t>Reporting peptide and protein identifications passing a significance threshold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14:paraId="2769BF5B" w14:textId="77777777" w:rsidR="00C14FC6" w:rsidRPr="006518C9" w:rsidRDefault="0032247A">
      <w:pPr>
        <w:pStyle w:val="TOC2"/>
        <w:rPr>
          <w:rFonts w:ascii="Calibri" w:hAnsi="Calibri"/>
          <w:noProof/>
          <w:sz w:val="22"/>
          <w:szCs w:val="22"/>
          <w:lang w:val="en-US"/>
        </w:rPr>
      </w:pPr>
      <w:hyperlink w:anchor="_Toc457214146" w:history="1">
        <w:r w:rsidR="00C14FC6" w:rsidRPr="006518C9">
          <w:rPr>
            <w:rStyle w:val="Hyperlink"/>
            <w:noProof/>
            <w:lang w:val="en-US"/>
          </w:rPr>
          <w:t>7.5</w:t>
        </w:r>
        <w:r w:rsidR="00C14FC6" w:rsidRPr="006518C9">
          <w:rPr>
            <w:rFonts w:ascii="Calibri" w:hAnsi="Calibri"/>
            <w:noProof/>
            <w:sz w:val="22"/>
            <w:szCs w:val="22"/>
            <w:lang w:val="en-US"/>
          </w:rPr>
          <w:tab/>
        </w:r>
        <w:r w:rsidR="00C14FC6" w:rsidRPr="006518C9">
          <w:rPr>
            <w:rStyle w:val="Hyperlink"/>
            <w:noProof/>
            <w:lang w:val="en-US"/>
          </w:rPr>
          <w:t>Using decoy databases to set different thresholds of false discovery rate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1EDEE059" w14:textId="77777777" w:rsidR="00C14FC6" w:rsidRPr="006518C9" w:rsidRDefault="0032247A">
      <w:pPr>
        <w:pStyle w:val="TOC2"/>
        <w:rPr>
          <w:rFonts w:ascii="Calibri" w:hAnsi="Calibri"/>
          <w:noProof/>
          <w:sz w:val="22"/>
          <w:szCs w:val="22"/>
          <w:lang w:val="en-US"/>
        </w:rPr>
      </w:pPr>
      <w:hyperlink w:anchor="_Toc457214147" w:history="1">
        <w:r w:rsidR="00C14FC6" w:rsidRPr="006518C9">
          <w:rPr>
            <w:rStyle w:val="Hyperlink"/>
            <w:noProof/>
            <w:lang w:val="en-US"/>
          </w:rPr>
          <w:t>7.6</w:t>
        </w:r>
        <w:r w:rsidR="00C14FC6" w:rsidRPr="006518C9">
          <w:rPr>
            <w:rFonts w:ascii="Calibri" w:hAnsi="Calibri"/>
            <w:noProof/>
            <w:sz w:val="22"/>
            <w:szCs w:val="22"/>
            <w:lang w:val="en-US"/>
          </w:rPr>
          <w:tab/>
        </w:r>
        <w:r w:rsidR="00C14FC6" w:rsidRPr="006518C9">
          <w:rPr>
            <w:rStyle w:val="Hyperlink"/>
            <w:noProof/>
            <w:lang w:val="en-US"/>
          </w:rPr>
          <w:t>Database Filter</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14:paraId="67518B73" w14:textId="77777777" w:rsidR="00C14FC6" w:rsidRPr="006518C9" w:rsidRDefault="0032247A">
      <w:pPr>
        <w:pStyle w:val="TOC2"/>
        <w:rPr>
          <w:rFonts w:ascii="Calibri" w:hAnsi="Calibri"/>
          <w:noProof/>
          <w:sz w:val="22"/>
          <w:szCs w:val="22"/>
          <w:lang w:val="en-US"/>
        </w:rPr>
      </w:pPr>
      <w:hyperlink w:anchor="_Toc457214148" w:history="1">
        <w:r w:rsidR="00C14FC6" w:rsidRPr="006518C9">
          <w:rPr>
            <w:rStyle w:val="Hyperlink"/>
            <w:noProof/>
            <w:lang w:val="en-US"/>
          </w:rPr>
          <w:t>7.7</w:t>
        </w:r>
        <w:r w:rsidR="00C14FC6" w:rsidRPr="006518C9">
          <w:rPr>
            <w:rFonts w:ascii="Calibri" w:hAnsi="Calibri"/>
            <w:noProof/>
            <w:sz w:val="22"/>
            <w:szCs w:val="22"/>
            <w:lang w:val="en-US"/>
          </w:rPr>
          <w:tab/>
        </w:r>
        <w:r w:rsidR="00C14FC6" w:rsidRPr="006518C9">
          <w:rPr>
            <w:rStyle w:val="Hyperlink"/>
            <w:noProof/>
            <w:lang w:val="en-US"/>
          </w:rPr>
          <w:t>Types of parameters and values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3E5FA1CE" w14:textId="77777777" w:rsidR="00C14FC6" w:rsidRPr="006518C9" w:rsidRDefault="0032247A">
      <w:pPr>
        <w:pStyle w:val="TOC2"/>
        <w:rPr>
          <w:rFonts w:ascii="Calibri" w:hAnsi="Calibri"/>
          <w:noProof/>
          <w:sz w:val="22"/>
          <w:szCs w:val="22"/>
          <w:lang w:val="en-US"/>
        </w:rPr>
      </w:pPr>
      <w:hyperlink w:anchor="_Toc457214149" w:history="1">
        <w:r w:rsidR="00C14FC6" w:rsidRPr="006518C9">
          <w:rPr>
            <w:rStyle w:val="Hyperlink"/>
            <w:noProof/>
            <w:lang w:val="en-US"/>
          </w:rPr>
          <w:t>7.8</w:t>
        </w:r>
        <w:r w:rsidR="00C14FC6" w:rsidRPr="006518C9">
          <w:rPr>
            <w:rFonts w:ascii="Calibri" w:hAnsi="Calibri"/>
            <w:noProof/>
            <w:sz w:val="22"/>
            <w:szCs w:val="22"/>
            <w:lang w:val="en-US"/>
          </w:rPr>
          <w:tab/>
        </w:r>
        <w:r w:rsidR="00C14FC6" w:rsidRPr="006518C9">
          <w:rPr>
            <w:rStyle w:val="Hyperlink"/>
            <w:noProof/>
            <w:lang w:val="en-US"/>
          </w:rPr>
          <w:t>Reporting fragmentation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75CF2C4E"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150" w:history="1">
        <w:r w:rsidR="00C14FC6" w:rsidRPr="006518C9">
          <w:rPr>
            <w:rStyle w:val="Hyperlink"/>
            <w:noProof/>
            <w:lang w:val="en-US"/>
          </w:rPr>
          <w:t>7.8.1</w:t>
        </w:r>
        <w:r w:rsidR="00C14FC6" w:rsidRPr="006518C9">
          <w:rPr>
            <w:rFonts w:ascii="Calibri" w:hAnsi="Calibri"/>
            <w:noProof/>
            <w:sz w:val="22"/>
            <w:szCs w:val="22"/>
            <w:lang w:val="en-US"/>
          </w:rPr>
          <w:tab/>
        </w:r>
        <w:r w:rsidR="00C14FC6" w:rsidRPr="006518C9">
          <w:rPr>
            <w:rStyle w:val="Hyperlink"/>
            <w:noProof/>
            <w:lang w:val="en-US"/>
          </w:rPr>
          <w:t>Internal fragments and immonium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14:paraId="27E3AFB0" w14:textId="77777777" w:rsidR="00C14FC6" w:rsidRPr="006518C9" w:rsidRDefault="0032247A">
      <w:pPr>
        <w:pStyle w:val="TOC3"/>
        <w:tabs>
          <w:tab w:val="left" w:pos="1200"/>
          <w:tab w:val="right" w:leader="dot" w:pos="9962"/>
        </w:tabs>
        <w:rPr>
          <w:rFonts w:ascii="Calibri" w:hAnsi="Calibri"/>
          <w:noProof/>
          <w:sz w:val="22"/>
          <w:szCs w:val="22"/>
          <w:lang w:val="en-US"/>
        </w:rPr>
      </w:pPr>
      <w:hyperlink w:anchor="_Toc457214151" w:history="1">
        <w:r w:rsidR="00C14FC6" w:rsidRPr="006518C9">
          <w:rPr>
            <w:rStyle w:val="Hyperlink"/>
            <w:noProof/>
            <w:lang w:val="en-US"/>
          </w:rPr>
          <w:t>7.8.2</w:t>
        </w:r>
        <w:r w:rsidR="00C14FC6" w:rsidRPr="006518C9">
          <w:rPr>
            <w:rFonts w:ascii="Calibri" w:hAnsi="Calibri"/>
            <w:noProof/>
            <w:sz w:val="22"/>
            <w:szCs w:val="22"/>
            <w:lang w:val="en-US"/>
          </w:rPr>
          <w:tab/>
        </w:r>
        <w:r w:rsidR="00C14FC6" w:rsidRPr="006518C9">
          <w:rPr>
            <w:rStyle w:val="Hyperlink"/>
            <w:noProof/>
            <w:lang w:val="en-US"/>
          </w:rPr>
          <w:t>Encoding Neutral loss fragment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64D7B672" w14:textId="77777777" w:rsidR="00C14FC6" w:rsidRPr="006518C9" w:rsidRDefault="0032247A">
      <w:pPr>
        <w:pStyle w:val="TOC2"/>
        <w:rPr>
          <w:rFonts w:ascii="Calibri" w:hAnsi="Calibri"/>
          <w:noProof/>
          <w:sz w:val="22"/>
          <w:szCs w:val="22"/>
          <w:lang w:val="en-US"/>
        </w:rPr>
      </w:pPr>
      <w:hyperlink w:anchor="_Toc457214152" w:history="1">
        <w:r w:rsidR="00C14FC6" w:rsidRPr="006518C9">
          <w:rPr>
            <w:rStyle w:val="Hyperlink"/>
            <w:noProof/>
            <w:lang w:val="en-US"/>
          </w:rPr>
          <w:t>7.9</w:t>
        </w:r>
        <w:r w:rsidR="00C14FC6" w:rsidRPr="006518C9">
          <w:rPr>
            <w:rFonts w:ascii="Calibri" w:hAnsi="Calibri"/>
            <w:noProof/>
            <w:sz w:val="22"/>
            <w:szCs w:val="22"/>
            <w:lang w:val="en-US"/>
          </w:rPr>
          <w:tab/>
        </w:r>
        <w:r w:rsidR="00C14FC6" w:rsidRPr="006518C9">
          <w:rPr>
            <w:rStyle w:val="Hyperlink"/>
            <w:noProof/>
            <w:lang w:val="en-US"/>
          </w:rPr>
          <w:t>Enzyme definition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14:paraId="427F2681" w14:textId="77777777" w:rsidR="00C14FC6" w:rsidRPr="006518C9" w:rsidRDefault="0032247A">
      <w:pPr>
        <w:pStyle w:val="TOC2"/>
        <w:rPr>
          <w:rFonts w:ascii="Calibri" w:hAnsi="Calibri"/>
          <w:noProof/>
          <w:sz w:val="22"/>
          <w:szCs w:val="22"/>
          <w:lang w:val="en-US"/>
        </w:rPr>
      </w:pPr>
      <w:hyperlink w:anchor="_Toc457214153" w:history="1">
        <w:r w:rsidR="00C14FC6" w:rsidRPr="006518C9">
          <w:rPr>
            <w:rStyle w:val="Hyperlink"/>
            <w:noProof/>
            <w:lang w:val="en-US"/>
          </w:rPr>
          <w:t>7.10</w:t>
        </w:r>
        <w:r w:rsidR="00C14FC6" w:rsidRPr="006518C9">
          <w:rPr>
            <w:rFonts w:ascii="Calibri" w:hAnsi="Calibri"/>
            <w:noProof/>
            <w:sz w:val="22"/>
            <w:szCs w:val="22"/>
            <w:lang w:val="en-US"/>
          </w:rPr>
          <w:tab/>
        </w:r>
        <w:r w:rsidR="00C14FC6" w:rsidRPr="006518C9">
          <w:rPr>
            <w:rStyle w:val="Hyperlink"/>
            <w:noProof/>
            <w:lang w:val="en-US"/>
          </w:rPr>
          <w:t>Unknown modifications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2F4FCB4" w14:textId="77777777" w:rsidR="00C14FC6" w:rsidRPr="006518C9" w:rsidRDefault="0032247A">
      <w:pPr>
        <w:pStyle w:val="TOC1"/>
        <w:tabs>
          <w:tab w:val="left" w:pos="400"/>
          <w:tab w:val="right" w:leader="dot" w:pos="9962"/>
        </w:tabs>
        <w:rPr>
          <w:rFonts w:ascii="Calibri" w:hAnsi="Calibri"/>
          <w:noProof/>
          <w:sz w:val="22"/>
          <w:szCs w:val="22"/>
          <w:lang w:val="en-US"/>
        </w:rPr>
      </w:pPr>
      <w:hyperlink w:anchor="_Toc457214154" w:history="1">
        <w:r w:rsidR="00C14FC6" w:rsidRPr="006518C9">
          <w:rPr>
            <w:rStyle w:val="Hyperlink"/>
            <w:noProof/>
            <w:lang w:val="en-US"/>
          </w:rPr>
          <w:t>8.</w:t>
        </w:r>
        <w:r w:rsidR="00C14FC6" w:rsidRPr="006518C9">
          <w:rPr>
            <w:rFonts w:ascii="Calibri" w:hAnsi="Calibri"/>
            <w:noProof/>
            <w:sz w:val="22"/>
            <w:szCs w:val="22"/>
            <w:lang w:val="en-US"/>
          </w:rPr>
          <w:tab/>
        </w:r>
        <w:r w:rsidR="00C14FC6" w:rsidRPr="006518C9">
          <w:rPr>
            <w:rStyle w:val="Hyperlink"/>
            <w:noProof/>
            <w:lang w:val="en-US"/>
          </w:rPr>
          <w:t>Conclusions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14:paraId="2B8F5710" w14:textId="77777777" w:rsidR="00C14FC6" w:rsidRPr="006518C9" w:rsidRDefault="0032247A">
      <w:pPr>
        <w:pStyle w:val="TOC1"/>
        <w:tabs>
          <w:tab w:val="left" w:pos="400"/>
          <w:tab w:val="right" w:leader="dot" w:pos="9962"/>
        </w:tabs>
        <w:rPr>
          <w:rFonts w:ascii="Calibri" w:hAnsi="Calibri"/>
          <w:noProof/>
          <w:sz w:val="22"/>
          <w:szCs w:val="22"/>
          <w:lang w:val="en-US"/>
        </w:rPr>
      </w:pPr>
      <w:hyperlink w:anchor="_Toc457214155" w:history="1">
        <w:r w:rsidR="00C14FC6" w:rsidRPr="006518C9">
          <w:rPr>
            <w:rStyle w:val="Hyperlink"/>
            <w:noProof/>
            <w:lang w:val="en-US"/>
          </w:rPr>
          <w:t>9.</w:t>
        </w:r>
        <w:r w:rsidR="00C14FC6" w:rsidRPr="006518C9">
          <w:rPr>
            <w:rFonts w:ascii="Calibri" w:hAnsi="Calibri"/>
            <w:noProof/>
            <w:sz w:val="22"/>
            <w:szCs w:val="22"/>
            <w:lang w:val="en-US"/>
          </w:rPr>
          <w:tab/>
        </w:r>
        <w:r w:rsidR="00C14FC6" w:rsidRPr="006518C9">
          <w:rPr>
            <w:rStyle w:val="Hyperlink"/>
            <w:noProof/>
            <w:lang w:val="en-US"/>
          </w:rPr>
          <w:t>Authors and Contributors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87</w:t>
        </w:r>
        <w:r w:rsidR="00C14FC6" w:rsidRPr="006518C9">
          <w:rPr>
            <w:noProof/>
            <w:webHidden/>
            <w:lang w:val="en-US"/>
          </w:rPr>
          <w:fldChar w:fldCharType="end"/>
        </w:r>
      </w:hyperlink>
    </w:p>
    <w:p w14:paraId="350BDA34" w14:textId="77777777" w:rsidR="00C14FC6" w:rsidRPr="006518C9" w:rsidRDefault="0032247A">
      <w:pPr>
        <w:pStyle w:val="TOC1"/>
        <w:tabs>
          <w:tab w:val="left" w:pos="600"/>
          <w:tab w:val="right" w:leader="dot" w:pos="9962"/>
        </w:tabs>
        <w:rPr>
          <w:rFonts w:ascii="Calibri" w:hAnsi="Calibri"/>
          <w:noProof/>
          <w:sz w:val="22"/>
          <w:szCs w:val="22"/>
          <w:lang w:val="en-US"/>
        </w:rPr>
      </w:pPr>
      <w:hyperlink w:anchor="_Toc457214156" w:history="1">
        <w:r w:rsidR="00C14FC6" w:rsidRPr="006518C9">
          <w:rPr>
            <w:rStyle w:val="Hyperlink"/>
            <w:noProof/>
            <w:lang w:val="en-US"/>
          </w:rPr>
          <w:t>10.</w:t>
        </w:r>
        <w:r w:rsidR="00C14FC6" w:rsidRPr="006518C9">
          <w:rPr>
            <w:rFonts w:ascii="Calibri" w:hAnsi="Calibri"/>
            <w:noProof/>
            <w:sz w:val="22"/>
            <w:szCs w:val="22"/>
            <w:lang w:val="en-US"/>
          </w:rPr>
          <w:tab/>
        </w:r>
        <w:r w:rsidR="00C14FC6" w:rsidRPr="006518C9">
          <w:rPr>
            <w:rStyle w:val="Hyperlink"/>
            <w:noProof/>
            <w:lang w:val="en-US"/>
          </w:rPr>
          <w:t>References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22BECB1E" w14:textId="77777777" w:rsidR="00C14FC6" w:rsidRPr="006518C9" w:rsidRDefault="0032247A">
      <w:pPr>
        <w:pStyle w:val="TOC1"/>
        <w:tabs>
          <w:tab w:val="left" w:pos="600"/>
          <w:tab w:val="right" w:leader="dot" w:pos="9962"/>
        </w:tabs>
        <w:rPr>
          <w:rFonts w:ascii="Calibri" w:hAnsi="Calibri"/>
          <w:noProof/>
          <w:sz w:val="22"/>
          <w:szCs w:val="22"/>
          <w:lang w:val="en-US"/>
        </w:rPr>
      </w:pPr>
      <w:hyperlink w:anchor="_Toc457214157"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Intellectual Property Statement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0C8309A8" w14:textId="77777777" w:rsidR="00C14FC6" w:rsidRPr="006518C9" w:rsidRDefault="0032247A">
      <w:pPr>
        <w:pStyle w:val="TOC1"/>
        <w:tabs>
          <w:tab w:val="right" w:leader="dot" w:pos="9962"/>
        </w:tabs>
        <w:rPr>
          <w:rFonts w:ascii="Calibri" w:hAnsi="Calibri"/>
          <w:noProof/>
          <w:sz w:val="22"/>
          <w:szCs w:val="22"/>
          <w:lang w:val="en-US"/>
        </w:rPr>
      </w:pPr>
      <w:hyperlink w:anchor="_Toc457214158" w:history="1">
        <w:r w:rsidR="00C14FC6" w:rsidRPr="006518C9">
          <w:rPr>
            <w:rStyle w:val="Hyperlink"/>
            <w:noProof/>
            <w:lang w:val="en-US"/>
          </w:rPr>
          <w:t>Copyright Notice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14:paraId="1A1617A6" w14:textId="77777777" w:rsidR="007B0DFD" w:rsidRPr="006518C9" w:rsidRDefault="003A117B" w:rsidP="00466496">
      <w:pPr>
        <w:rPr>
          <w:highlight w:val="yellow"/>
          <w:lang w:val="en-US"/>
        </w:rPr>
      </w:pPr>
      <w:r w:rsidRPr="006518C9">
        <w:rPr>
          <w:highlight w:val="yellow"/>
          <w:lang w:val="en-US"/>
        </w:rPr>
        <w:fldChar w:fldCharType="end"/>
      </w:r>
    </w:p>
    <w:p w14:paraId="5C95F5D3" w14:textId="77777777" w:rsidR="008F1CA6" w:rsidRPr="006518C9" w:rsidRDefault="008F1CA6" w:rsidP="00466496">
      <w:pPr>
        <w:pStyle w:val="Heading1"/>
      </w:pPr>
      <w:bookmarkStart w:id="4" w:name="_Ref116882289"/>
      <w:bookmarkStart w:id="5" w:name="_Toc118017562"/>
      <w:bookmarkStart w:id="6" w:name="_Toc156877856"/>
      <w:bookmarkStart w:id="7" w:name="_Toc457214032"/>
      <w:r w:rsidRPr="006518C9">
        <w:t>Introduction</w:t>
      </w:r>
      <w:bookmarkEnd w:id="4"/>
      <w:bookmarkEnd w:id="5"/>
      <w:bookmarkEnd w:id="6"/>
      <w:bookmarkEnd w:id="7"/>
    </w:p>
    <w:p w14:paraId="0004742D" w14:textId="77777777" w:rsidR="008F1CA6" w:rsidRPr="006518C9" w:rsidRDefault="008F1CA6" w:rsidP="00466496">
      <w:pPr>
        <w:pStyle w:val="Heading2"/>
      </w:pPr>
      <w:bookmarkStart w:id="8" w:name="_Toc457214033"/>
      <w:r w:rsidRPr="006518C9">
        <w:t>Background</w:t>
      </w:r>
      <w:bookmarkEnd w:id="8"/>
    </w:p>
    <w:p w14:paraId="45E991A1"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r w:rsidR="006D41B9" w:rsidRPr="006518C9">
        <w:rPr>
          <w:lang w:val="en-US"/>
        </w:rPr>
        <w:t>mzIdentML</w:t>
      </w:r>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3C46AF" w:rsidRPr="006518C9">
        <w:rPr>
          <w:lang w:val="en-US"/>
        </w:rPr>
        <w:t>2</w:t>
      </w:r>
      <w:r w:rsidR="00512DAA" w:rsidRPr="006518C9">
        <w:rPr>
          <w:lang w:val="en-US"/>
        </w:rPr>
        <w:fldChar w:fldCharType="end"/>
      </w:r>
      <w:r w:rsidR="00512DAA" w:rsidRPr="006518C9">
        <w:rPr>
          <w:lang w:val="en-US"/>
        </w:rPr>
        <w:t>)</w:t>
      </w:r>
      <w:r w:rsidRPr="006518C9">
        <w:rPr>
          <w:lang w:val="en-US"/>
        </w:rPr>
        <w:t>:</w:t>
      </w:r>
    </w:p>
    <w:p w14:paraId="2C849892" w14:textId="77777777" w:rsidR="002D794A" w:rsidRPr="006518C9" w:rsidRDefault="002D794A" w:rsidP="00466496">
      <w:pPr>
        <w:rPr>
          <w:lang w:val="en-US"/>
        </w:rPr>
      </w:pPr>
    </w:p>
    <w:p w14:paraId="75DDDA86" w14:textId="77777777" w:rsidR="002D794A" w:rsidRPr="006518C9" w:rsidRDefault="002D794A" w:rsidP="00EC4FAF">
      <w:pPr>
        <w:numPr>
          <w:ilvl w:val="0"/>
          <w:numId w:val="12"/>
        </w:numPr>
        <w:jc w:val="both"/>
        <w:rPr>
          <w:lang w:val="en-US"/>
        </w:rPr>
      </w:pPr>
      <w:r w:rsidRPr="006518C9">
        <w:rPr>
          <w:i/>
          <w:lang w:val="en-US"/>
        </w:rPr>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5B153D71" w14:textId="77777777" w:rsidR="002D794A" w:rsidRPr="006518C9" w:rsidRDefault="002D794A" w:rsidP="00EC4FAF">
      <w:pPr>
        <w:numPr>
          <w:ilvl w:val="0"/>
          <w:numId w:val="12"/>
        </w:numPr>
        <w:jc w:val="both"/>
        <w:rPr>
          <w:lang w:val="en-US"/>
        </w:rPr>
      </w:pPr>
      <w:r w:rsidRPr="006518C9">
        <w:rPr>
          <w:i/>
          <w:lang w:val="en-US"/>
        </w:rPr>
        <w:lastRenderedPageBreak/>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58E2EE24"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4D6CFF8"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0FF51E5C"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499A6AEA"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for example, allowing analysis software to store intermediate results from different stages of an identification pipeline, prior to the final results being assembled in a single mzIdentML file.</w:t>
      </w:r>
    </w:p>
    <w:p w14:paraId="44047564" w14:textId="77777777" w:rsidR="002D794A" w:rsidRPr="006518C9" w:rsidRDefault="002D794A" w:rsidP="00466496">
      <w:pPr>
        <w:ind w:left="360"/>
        <w:rPr>
          <w:lang w:val="en-US"/>
        </w:rPr>
      </w:pPr>
    </w:p>
    <w:p w14:paraId="7A1843C2"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0FEC5FCB" w14:textId="77777777" w:rsidR="002E0228" w:rsidRPr="006518C9" w:rsidRDefault="002E0228" w:rsidP="002A4683">
      <w:pPr>
        <w:jc w:val="both"/>
        <w:rPr>
          <w:highlight w:val="cyan"/>
          <w:lang w:val="en-US"/>
        </w:rPr>
      </w:pPr>
    </w:p>
    <w:p w14:paraId="7A239B07" w14:textId="77777777" w:rsidR="00DB3ECF" w:rsidRPr="006518C9" w:rsidRDefault="00DB3ECF" w:rsidP="002A4683">
      <w:pPr>
        <w:pStyle w:val="Heading2"/>
        <w:jc w:val="both"/>
      </w:pPr>
      <w:bookmarkStart w:id="9" w:name="_Toc457214034"/>
      <w:r w:rsidRPr="006518C9">
        <w:t>Document Structure</w:t>
      </w:r>
      <w:bookmarkEnd w:id="9"/>
    </w:p>
    <w:p w14:paraId="42FF42CB"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3C46AF" w:rsidRPr="006518C9">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2A4683" w:rsidRPr="006518C9">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3C46AF" w:rsidRPr="006518C9">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3C46AF" w:rsidRPr="006518C9">
        <w:rPr>
          <w:lang w:val="en-US"/>
        </w:rPr>
        <w:t>6.1</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3C46AF" w:rsidRPr="006518C9">
        <w:rPr>
          <w:lang w:val="en-US"/>
        </w:rPr>
        <w:t>8</w:t>
      </w:r>
      <w:r w:rsidRPr="006518C9">
        <w:rPr>
          <w:lang w:val="en-US"/>
        </w:rPr>
        <w:fldChar w:fldCharType="end"/>
      </w:r>
      <w:r w:rsidRPr="006518C9">
        <w:rPr>
          <w:lang w:val="en-US"/>
        </w:rPr>
        <w:t>.</w:t>
      </w:r>
    </w:p>
    <w:p w14:paraId="55B24B46" w14:textId="77777777" w:rsidR="00970B31" w:rsidRPr="006518C9" w:rsidRDefault="00970B31" w:rsidP="00466496">
      <w:pPr>
        <w:rPr>
          <w:highlight w:val="yellow"/>
          <w:lang w:val="en-US"/>
        </w:rPr>
      </w:pPr>
    </w:p>
    <w:p w14:paraId="33FE9AFE" w14:textId="77777777" w:rsidR="00970B31" w:rsidRPr="006518C9" w:rsidRDefault="00970B31" w:rsidP="00466496">
      <w:pPr>
        <w:pStyle w:val="Heading1"/>
      </w:pPr>
      <w:bookmarkStart w:id="10" w:name="_Toc170636040"/>
      <w:bookmarkStart w:id="11" w:name="_Ref211659702"/>
      <w:bookmarkStart w:id="12" w:name="_Ref216758743"/>
      <w:bookmarkStart w:id="13" w:name="_Toc457214035"/>
      <w:r w:rsidRPr="006518C9">
        <w:t xml:space="preserve">Use Cases for </w:t>
      </w:r>
      <w:r w:rsidR="006D41B9" w:rsidRPr="006518C9">
        <w:t>mzIdentML</w:t>
      </w:r>
      <w:bookmarkEnd w:id="10"/>
      <w:bookmarkEnd w:id="11"/>
      <w:bookmarkEnd w:id="12"/>
      <w:bookmarkEnd w:id="13"/>
    </w:p>
    <w:p w14:paraId="498CBE97"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778892A" w14:textId="77777777" w:rsidR="000B7E48" w:rsidRPr="006518C9" w:rsidRDefault="000B7E48" w:rsidP="00FC5361">
      <w:pPr>
        <w:jc w:val="both"/>
        <w:rPr>
          <w:lang w:val="en-US"/>
        </w:rPr>
      </w:pPr>
    </w:p>
    <w:p w14:paraId="2632CFB9" w14:textId="77777777" w:rsidR="000A1F2D" w:rsidRPr="006518C9" w:rsidRDefault="00DA3F55" w:rsidP="0000336C">
      <w:pPr>
        <w:numPr>
          <w:ilvl w:val="0"/>
          <w:numId w:val="27"/>
        </w:numPr>
        <w:tabs>
          <w:tab w:val="clear" w:pos="720"/>
          <w:tab w:val="num" w:pos="360"/>
        </w:tabs>
        <w:ind w:left="360"/>
        <w:rPr>
          <w:lang w:val="en-US"/>
        </w:rPr>
        <w:pPrChange w:id="14" w:author="Jones, Andy" w:date="2017-01-09T13:23:00Z">
          <w:pPr>
            <w:numPr>
              <w:numId w:val="27"/>
            </w:numPr>
            <w:tabs>
              <w:tab w:val="num" w:pos="360"/>
            </w:tabs>
            <w:ind w:left="360" w:hanging="360"/>
            <w:jc w:val="both"/>
          </w:pPr>
        </w:pPrChange>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0657C04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6F7835F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71BC0EB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568D5A3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07CB0B29"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lastRenderedPageBreak/>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1377DE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7893BD69"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56D66D83"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7B342AE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1B5EEAD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2363E498"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4A454E52"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5FDA74FB"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cross-linking approaches, whereby two peptides cross-linked using chemical reagents or biologically occurring modifications have been identified (newly added in mzIdentML 1.2)</w:t>
      </w:r>
      <w:r w:rsidR="00FF75C6" w:rsidRPr="006518C9">
        <w:rPr>
          <w:lang w:val="en-US"/>
        </w:rPr>
        <w:t>.</w:t>
      </w:r>
    </w:p>
    <w:p w14:paraId="5AC6AF2D"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It should be possible to store at a basic level of detail the molecular interaction data that can be inferred from cross-linking approaches (newly added in mzIdentML 1.2).</w:t>
      </w:r>
    </w:p>
    <w:p w14:paraId="133B4411"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 xml:space="preserve">values or scores associated with the </w:t>
      </w:r>
      <w:del w:id="15" w:author="Jones, Andy" w:date="2017-01-09T13:23:00Z">
        <w:r w:rsidR="00FF75C6" w:rsidRPr="006518C9" w:rsidDel="000A3307">
          <w:rPr>
            <w:lang w:val="en-US"/>
          </w:rPr>
          <w:delText xml:space="preserve">the </w:delText>
        </w:r>
      </w:del>
      <w:r w:rsidR="00FF75C6" w:rsidRPr="006518C9">
        <w:rPr>
          <w:lang w:val="en-US"/>
        </w:rPr>
        <w:t>positions of modifications on a peptide chain (newly added in mzIdentML 1.2).</w:t>
      </w:r>
    </w:p>
    <w:p w14:paraId="63AEF72C"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A4D3943"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0F9A96DC" w14:textId="77777777" w:rsidR="009B06C5" w:rsidRPr="006518C9" w:rsidRDefault="009B06C5" w:rsidP="00B7287D">
      <w:pPr>
        <w:jc w:val="both"/>
        <w:rPr>
          <w:lang w:val="en-US"/>
        </w:rPr>
      </w:pPr>
    </w:p>
    <w:p w14:paraId="389A2F65" w14:textId="77777777" w:rsidR="009B06C5" w:rsidRPr="006518C9" w:rsidRDefault="009B06C5" w:rsidP="00B7287D">
      <w:pPr>
        <w:jc w:val="both"/>
        <w:rPr>
          <w:lang w:val="en-US"/>
        </w:rPr>
      </w:pPr>
      <w:r w:rsidRPr="006518C9">
        <w:rPr>
          <w:lang w:val="en-US"/>
        </w:rPr>
        <w:t>There should be limited support for:</w:t>
      </w:r>
    </w:p>
    <w:p w14:paraId="0E18F562"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e final results from a sequence-tag-filtered search can be stored in mzIdentML, but the details of tag generation and filtering cannot</w:t>
      </w:r>
      <w:r w:rsidR="006807FB" w:rsidRPr="006518C9">
        <w:rPr>
          <w:lang w:val="en-US"/>
        </w:rPr>
        <w:t>.</w:t>
      </w:r>
    </w:p>
    <w:p w14:paraId="6E8A7336" w14:textId="77777777" w:rsidR="00000E51" w:rsidRPr="006518C9" w:rsidRDefault="00000E51" w:rsidP="00FC5361">
      <w:pPr>
        <w:jc w:val="both"/>
        <w:rPr>
          <w:lang w:val="en-US"/>
        </w:rPr>
      </w:pPr>
    </w:p>
    <w:p w14:paraId="5072CAD0"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EDB727D"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and also in mzTab</w:t>
      </w:r>
      <w:r w:rsidRPr="006518C9">
        <w:rPr>
          <w:lang w:val="en-US"/>
        </w:rPr>
        <w:t>.</w:t>
      </w:r>
    </w:p>
    <w:p w14:paraId="23C418F4"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34FDFF90" w14:textId="77777777" w:rsidR="002E2D3E" w:rsidRPr="006518C9" w:rsidRDefault="002E2D3E" w:rsidP="00B7287D">
      <w:pPr>
        <w:jc w:val="both"/>
        <w:rPr>
          <w:highlight w:val="yellow"/>
          <w:lang w:val="en-US"/>
        </w:rPr>
      </w:pPr>
    </w:p>
    <w:p w14:paraId="0F4216A0" w14:textId="77777777" w:rsidR="00FC1295" w:rsidRPr="006518C9" w:rsidRDefault="00FC1295" w:rsidP="00B7287D">
      <w:pPr>
        <w:pStyle w:val="Heading1"/>
        <w:jc w:val="both"/>
      </w:pPr>
      <w:bookmarkStart w:id="16" w:name="_Toc170636041"/>
      <w:bookmarkStart w:id="17" w:name="_Ref206411919"/>
      <w:bookmarkStart w:id="18" w:name="_Toc457214036"/>
      <w:r w:rsidRPr="006518C9">
        <w:t>Concepts and Terminology</w:t>
      </w:r>
      <w:bookmarkEnd w:id="16"/>
      <w:bookmarkEnd w:id="17"/>
      <w:bookmarkEnd w:id="18"/>
    </w:p>
    <w:p w14:paraId="756AAD65"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188B0184" w14:textId="77777777" w:rsidR="00FC1295" w:rsidRPr="006518C9" w:rsidRDefault="00FC1295" w:rsidP="00B7287D">
      <w:pPr>
        <w:jc w:val="both"/>
        <w:rPr>
          <w:lang w:val="en-US"/>
        </w:rPr>
      </w:pPr>
    </w:p>
    <w:p w14:paraId="27C5E851" w14:textId="77777777" w:rsidR="00FC1295" w:rsidRPr="006518C9" w:rsidRDefault="00FC1295" w:rsidP="00B7287D">
      <w:pPr>
        <w:pStyle w:val="Heading1"/>
        <w:jc w:val="both"/>
      </w:pPr>
      <w:bookmarkStart w:id="19" w:name="_Toc170636042"/>
      <w:bookmarkStart w:id="20" w:name="_Ref216758768"/>
      <w:bookmarkStart w:id="21" w:name="_Ref453235444"/>
      <w:bookmarkStart w:id="22" w:name="_Ref456698050"/>
      <w:bookmarkStart w:id="23" w:name="_Toc457214037"/>
      <w:r w:rsidRPr="006518C9">
        <w:t>Relationship to Other Specifications</w:t>
      </w:r>
      <w:bookmarkEnd w:id="19"/>
      <w:bookmarkEnd w:id="20"/>
      <w:bookmarkEnd w:id="21"/>
      <w:bookmarkEnd w:id="22"/>
      <w:bookmarkEnd w:id="23"/>
    </w:p>
    <w:p w14:paraId="6E6E2A37"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13566211" w14:textId="77777777" w:rsidR="00FC1295" w:rsidRPr="006518C9" w:rsidRDefault="00FC1295" w:rsidP="00B7287D">
      <w:pPr>
        <w:jc w:val="both"/>
        <w:rPr>
          <w:lang w:val="en-US"/>
        </w:rPr>
      </w:pPr>
    </w:p>
    <w:p w14:paraId="73FCD0CF" w14:textId="77777777" w:rsidR="00F763EA" w:rsidRPr="006518C9" w:rsidRDefault="00F763EA" w:rsidP="00B7287D">
      <w:pPr>
        <w:numPr>
          <w:ilvl w:val="0"/>
          <w:numId w:val="13"/>
        </w:numPr>
        <w:jc w:val="both"/>
        <w:rPr>
          <w:lang w:val="en-US"/>
        </w:rPr>
      </w:pPr>
      <w:r w:rsidRPr="006518C9">
        <w:rPr>
          <w:i/>
          <w:lang w:val="en-US"/>
        </w:rPr>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44E37C9A" w14:textId="77777777" w:rsidR="00FC1295" w:rsidRPr="006518C9" w:rsidRDefault="00FC1295" w:rsidP="00B7287D">
      <w:pPr>
        <w:numPr>
          <w:ilvl w:val="0"/>
          <w:numId w:val="13"/>
        </w:numPr>
        <w:jc w:val="both"/>
        <w:rPr>
          <w:lang w:val="en-US"/>
        </w:rPr>
      </w:pPr>
      <w:r w:rsidRPr="006518C9">
        <w:rPr>
          <w:i/>
          <w:lang w:val="en-US"/>
        </w:rPr>
        <w:lastRenderedPageBreak/>
        <w:t xml:space="preserve">mzML </w:t>
      </w:r>
      <w:r w:rsidRPr="006518C9">
        <w:rPr>
          <w:lang w:val="en-US"/>
        </w:rPr>
        <w:t>(</w:t>
      </w:r>
      <w:hyperlink r:id="rId12" w:history="1">
        <w:r w:rsidR="00B83F5F" w:rsidRPr="006518C9">
          <w:rPr>
            <w:rStyle w:val="Hyperlink"/>
            <w:lang w:val="en-US"/>
          </w:rPr>
          <w:t>http://www.psidev.info/mzml</w:t>
        </w:r>
      </w:hyperlink>
      <w:r w:rsidRPr="006518C9">
        <w:rPr>
          <w:lang w:val="en-US"/>
        </w:rPr>
        <w:t xml:space="preserve">). mzML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662FECE5" w14:textId="77777777" w:rsidR="00B83F5F" w:rsidRPr="006518C9" w:rsidRDefault="00B83F5F" w:rsidP="00B7287D">
      <w:pPr>
        <w:numPr>
          <w:ilvl w:val="0"/>
          <w:numId w:val="13"/>
        </w:numPr>
        <w:jc w:val="both"/>
        <w:rPr>
          <w:lang w:val="en-US"/>
        </w:rPr>
      </w:pPr>
      <w:r w:rsidRPr="006518C9">
        <w:rPr>
          <w:i/>
          <w:lang w:val="en-US"/>
        </w:rPr>
        <w:t xml:space="preserve">mzQuantML </w:t>
      </w:r>
      <w:r w:rsidRPr="006518C9">
        <w:rPr>
          <w:lang w:val="en-US"/>
        </w:rPr>
        <w:t>(</w:t>
      </w:r>
      <w:hyperlink r:id="rId13" w:history="1">
        <w:r w:rsidRPr="006518C9">
          <w:rPr>
            <w:rStyle w:val="Hyperlink"/>
            <w:lang w:val="en-US"/>
          </w:rPr>
          <w:t>http://www.psidev.info/mzquantml</w:t>
        </w:r>
      </w:hyperlink>
      <w:r w:rsidRPr="006518C9">
        <w:rPr>
          <w:lang w:val="en-US"/>
        </w:rPr>
        <w:t xml:space="preserve">). mzQuantML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579FFBEF" w14:textId="60C3D22E" w:rsidR="00F86CB5" w:rsidRPr="006518C9" w:rsidRDefault="00F86CB5" w:rsidP="00B7287D">
      <w:pPr>
        <w:numPr>
          <w:ilvl w:val="0"/>
          <w:numId w:val="13"/>
        </w:numPr>
        <w:jc w:val="both"/>
        <w:rPr>
          <w:lang w:val="en-US"/>
        </w:rPr>
      </w:pPr>
      <w:r w:rsidRPr="006518C9">
        <w:rPr>
          <w:i/>
          <w:lang w:val="en-US"/>
        </w:rPr>
        <w:t>mzTab</w:t>
      </w:r>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mzTab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xml:space="preserve">. mzTab results can represent a subset of </w:t>
      </w:r>
      <w:del w:id="24" w:author="Jones, Andy" w:date="2017-01-09T13:34:00Z">
        <w:r w:rsidR="00F63CE9" w:rsidRPr="006518C9" w:rsidDel="008A3963">
          <w:rPr>
            <w:lang w:val="en-US"/>
          </w:rPr>
          <w:delText xml:space="preserve">the </w:delText>
        </w:r>
      </w:del>
      <w:r w:rsidR="00F63CE9" w:rsidRPr="006518C9">
        <w:rPr>
          <w:lang w:val="en-US"/>
        </w:rPr>
        <w:t>all the information included in a mzidentML file. However, in mzTab 1.0 while there is support for some of the new features represented in mzidentML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mzTab files MAY reference mzIdentML files.</w:t>
      </w:r>
    </w:p>
    <w:p w14:paraId="2F90EB7F" w14:textId="77777777"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65A741A6" w14:textId="77777777" w:rsidR="002E0228" w:rsidRPr="006518C9" w:rsidRDefault="00250801" w:rsidP="00B7287D">
      <w:pPr>
        <w:jc w:val="both"/>
        <w:rPr>
          <w:highlight w:val="yellow"/>
          <w:lang w:val="en-US"/>
        </w:rPr>
      </w:pPr>
      <w:r w:rsidRPr="006518C9">
        <w:rPr>
          <w:highlight w:val="yellow"/>
          <w:lang w:val="en-US"/>
        </w:rPr>
        <w:t xml:space="preserve"> </w:t>
      </w:r>
    </w:p>
    <w:p w14:paraId="5C8E6754" w14:textId="77777777" w:rsidR="008B6BE0" w:rsidRPr="006518C9" w:rsidRDefault="008B6BE0" w:rsidP="00466496">
      <w:pPr>
        <w:rPr>
          <w:lang w:val="en-US"/>
        </w:rPr>
      </w:pPr>
    </w:p>
    <w:p w14:paraId="5E1EDC2D" w14:textId="77777777" w:rsidR="008B6BE0" w:rsidRPr="006518C9" w:rsidRDefault="008B6BE0" w:rsidP="00466496">
      <w:pPr>
        <w:pStyle w:val="Heading2"/>
      </w:pPr>
      <w:bookmarkStart w:id="25" w:name="_Toc457214038"/>
      <w:r w:rsidRPr="006518C9">
        <w:t xml:space="preserve">The PSI </w:t>
      </w:r>
      <w:r w:rsidR="0004488F" w:rsidRPr="006518C9">
        <w:t>Mass Spectrometry</w:t>
      </w:r>
      <w:r w:rsidRPr="006518C9">
        <w:t xml:space="preserve"> Controlled Vocabulary (CV)</w:t>
      </w:r>
      <w:bookmarkEnd w:id="25"/>
    </w:p>
    <w:p w14:paraId="60F1A24E" w14:textId="1D65CF3E"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ins w:id="26" w:author="Jones, Andy" w:date="2017-01-09T13:34:00Z">
        <w:r w:rsidR="008A3963">
          <w:rPr>
            <w:lang w:val="en-US"/>
          </w:rPr>
          <w:t>ing</w:t>
        </w:r>
      </w:ins>
      <w:del w:id="27" w:author="Jones, Andy" w:date="2017-01-09T13:34:00Z">
        <w:r w:rsidR="0047525B" w:rsidRPr="006518C9" w:rsidDel="008A3963">
          <w:rPr>
            <w:lang w:val="en-US"/>
          </w:rPr>
          <w:delText>e</w:delText>
        </w:r>
      </w:del>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UO:0000221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3C46AF" w:rsidRPr="006518C9">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30EC831F" w14:textId="77777777" w:rsidR="00583A14" w:rsidRPr="006518C9" w:rsidRDefault="00583A14" w:rsidP="006D5508">
      <w:pPr>
        <w:jc w:val="both"/>
        <w:rPr>
          <w:lang w:val="en-US"/>
        </w:rPr>
      </w:pPr>
    </w:p>
    <w:p w14:paraId="7C6F0E9B"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4B90420D" w14:textId="77777777" w:rsidR="00071A7F" w:rsidRPr="006518C9" w:rsidRDefault="00071A7F" w:rsidP="006D5508">
      <w:pPr>
        <w:jc w:val="both"/>
        <w:rPr>
          <w:lang w:val="en-US"/>
        </w:rPr>
      </w:pPr>
    </w:p>
    <w:p w14:paraId="7842BC5E" w14:textId="77777777" w:rsidR="00071A7F" w:rsidRPr="006518C9" w:rsidRDefault="00071A7F" w:rsidP="006D5508">
      <w:pPr>
        <w:jc w:val="both"/>
        <w:rPr>
          <w:lang w:val="en-US"/>
        </w:rPr>
      </w:pPr>
      <w:r w:rsidRPr="006518C9">
        <w:rPr>
          <w:lang w:val="en-US"/>
        </w:rPr>
        <w:t>In general, modifications SHOULD be sourced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14:paraId="33416593" w14:textId="77777777" w:rsidR="0047525B" w:rsidRPr="006518C9" w:rsidRDefault="0047525B" w:rsidP="00466496">
      <w:pPr>
        <w:rPr>
          <w:lang w:val="en-US"/>
        </w:rPr>
      </w:pPr>
    </w:p>
    <w:p w14:paraId="6EE282F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02C6C095"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1DD6C403" w14:textId="77777777"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14:paraId="532A5D31"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1B45F0D4" w14:textId="77777777" w:rsidR="00EF53DA" w:rsidRPr="006518C9" w:rsidRDefault="00EF53DA" w:rsidP="00466496">
      <w:pPr>
        <w:rPr>
          <w:lang w:val="en-US"/>
        </w:rPr>
      </w:pPr>
    </w:p>
    <w:p w14:paraId="6534A831"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is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t is RECOMMENDED to use Unimod wherever possible.</w:t>
      </w:r>
    </w:p>
    <w:p w14:paraId="30253BF7" w14:textId="77777777" w:rsidR="00145A50" w:rsidRPr="006518C9" w:rsidRDefault="00145A50" w:rsidP="00466496">
      <w:pPr>
        <w:rPr>
          <w:lang w:val="en-US"/>
        </w:rPr>
      </w:pPr>
    </w:p>
    <w:p w14:paraId="1F7A363E" w14:textId="77777777" w:rsidR="006D5508" w:rsidRPr="006518C9" w:rsidRDefault="006D5508" w:rsidP="00466496">
      <w:pPr>
        <w:rPr>
          <w:lang w:val="en-US"/>
        </w:rPr>
      </w:pPr>
    </w:p>
    <w:p w14:paraId="2E7FB540" w14:textId="77777777" w:rsidR="0060744A" w:rsidRPr="006518C9" w:rsidRDefault="0060744A" w:rsidP="00466496">
      <w:pPr>
        <w:pStyle w:val="Heading2"/>
      </w:pPr>
      <w:bookmarkStart w:id="28" w:name="_Ref217200132"/>
      <w:bookmarkStart w:id="29" w:name="_Toc457214039"/>
      <w:r w:rsidRPr="006518C9">
        <w:t>Validation of controlled vocabulary terms</w:t>
      </w:r>
      <w:bookmarkEnd w:id="28"/>
      <w:bookmarkEnd w:id="29"/>
    </w:p>
    <w:p w14:paraId="74593216" w14:textId="46D042A5"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ins w:id="30" w:author="Jones, Andy" w:date="2017-01-09T13:35:00Z">
        <w:r w:rsidR="0032247A">
          <w:rPr>
            <w:lang w:val="en-US"/>
          </w:rPr>
          <w:t xml:space="preserve">the </w:t>
        </w:r>
      </w:ins>
      <w:r w:rsidR="00D861D4" w:rsidRPr="006518C9">
        <w:rPr>
          <w:lang w:val="en-US"/>
        </w:rPr>
        <w:t>CV is 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w:t>
      </w:r>
      <w:r w:rsidR="005F1B2B" w:rsidRPr="006518C9">
        <w:rPr>
          <w:lang w:val="en-US"/>
        </w:rPr>
        <w:lastRenderedPageBreak/>
        <w:t xml:space="preserve">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commentRangeStart w:id="31"/>
      <w:r w:rsidR="0032247A">
        <w:fldChar w:fldCharType="begin"/>
      </w:r>
      <w:r w:rsidR="0032247A">
        <w:instrText xml:space="preserve"> HYPERLINK "http://www.psidev.info/mzidentml" </w:instrText>
      </w:r>
      <w:r w:rsidR="0032247A">
        <w:fldChar w:fldCharType="separate"/>
      </w:r>
      <w:r w:rsidR="00DA77B1" w:rsidRPr="006518C9">
        <w:rPr>
          <w:rStyle w:val="Hyperlink"/>
          <w:lang w:val="en-US"/>
        </w:rPr>
        <w:t>http://www.psidev.info/mzidentml</w:t>
      </w:r>
      <w:r w:rsidR="0032247A">
        <w:rPr>
          <w:rStyle w:val="Hyperlink"/>
          <w:lang w:val="en-US"/>
        </w:rPr>
        <w:fldChar w:fldCharType="end"/>
      </w:r>
      <w:commentRangeEnd w:id="31"/>
      <w:r w:rsidR="000A3307">
        <w:rPr>
          <w:rStyle w:val="CommentReference"/>
          <w:lang w:val="x-none" w:eastAsia="x-none"/>
        </w:rPr>
        <w:commentReference w:id="31"/>
      </w:r>
      <w:r w:rsidR="00E24B95" w:rsidRPr="006518C9">
        <w:rPr>
          <w:lang w:val="en-US"/>
        </w:rPr>
        <w:t>.</w:t>
      </w:r>
    </w:p>
    <w:p w14:paraId="1CE36E08" w14:textId="77777777" w:rsidR="00B271B4" w:rsidRPr="006518C9" w:rsidRDefault="00B271B4" w:rsidP="00466496">
      <w:pPr>
        <w:rPr>
          <w:lang w:val="en-US"/>
        </w:rPr>
      </w:pPr>
    </w:p>
    <w:p w14:paraId="5C00DC15" w14:textId="77777777" w:rsidR="000B2162" w:rsidRPr="006518C9" w:rsidRDefault="00202BF1" w:rsidP="00071A7F">
      <w:pPr>
        <w:pStyle w:val="Heading2"/>
      </w:pPr>
      <w:bookmarkStart w:id="32" w:name="_Toc457214040"/>
      <w:r w:rsidRPr="006518C9">
        <w:t>Changes from version 1.1</w:t>
      </w:r>
      <w:r w:rsidR="00C96C4E" w:rsidRPr="006518C9">
        <w:t>.0</w:t>
      </w:r>
      <w:r w:rsidR="003C1531" w:rsidRPr="006518C9">
        <w:t xml:space="preserve"> to version 1.2.0</w:t>
      </w:r>
      <w:bookmarkEnd w:id="32"/>
    </w:p>
    <w:p w14:paraId="2807EDCB"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3C46AF" w:rsidRPr="006518C9">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3C46AF" w:rsidRPr="006518C9">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3C46AF" w:rsidRPr="006518C9">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3C46AF" w:rsidRPr="006518C9">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804F9" w:rsidRPr="006518C9">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533A4841" w14:textId="77777777" w:rsidR="00857454" w:rsidRPr="006518C9" w:rsidRDefault="00857454" w:rsidP="00466496">
      <w:pPr>
        <w:rPr>
          <w:lang w:val="en-US"/>
        </w:rPr>
      </w:pPr>
    </w:p>
    <w:p w14:paraId="7DF2D8B3"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68704B3A"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14:paraId="2272C712"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02E82E"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5920D13"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4F0C35A4"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73B6898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84BC5FF"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DF793E9"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DF24E67"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3C46AF" w:rsidRPr="006518C9">
              <w:rPr>
                <w:lang w:val="en-US"/>
              </w:rPr>
              <w:t>5.2.6</w:t>
            </w:r>
            <w:r w:rsidRPr="006518C9">
              <w:rPr>
                <w:lang w:val="en-US"/>
              </w:rPr>
              <w:fldChar w:fldCharType="end"/>
            </w:r>
          </w:p>
        </w:tc>
      </w:tr>
      <w:tr w:rsidR="00301214" w:rsidRPr="006518C9" w14:paraId="498BE892"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CC6DE27"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4455D67"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41D0D1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3C46AF" w:rsidRPr="006518C9">
              <w:rPr>
                <w:lang w:val="en-US"/>
              </w:rPr>
              <w:t>5.2.7</w:t>
            </w:r>
            <w:r w:rsidRPr="006518C9">
              <w:rPr>
                <w:lang w:val="en-US"/>
              </w:rPr>
              <w:fldChar w:fldCharType="end"/>
            </w:r>
          </w:p>
        </w:tc>
      </w:tr>
      <w:tr w:rsidR="00301214" w:rsidRPr="006518C9" w14:paraId="0CFA4B91"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66123E"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D688E6"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E4EB81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3C46AF" w:rsidRPr="006518C9">
              <w:rPr>
                <w:lang w:val="en-US"/>
              </w:rPr>
              <w:t>5.2.4</w:t>
            </w:r>
            <w:r w:rsidRPr="006518C9">
              <w:rPr>
                <w:lang w:val="en-US"/>
              </w:rPr>
              <w:fldChar w:fldCharType="end"/>
            </w:r>
          </w:p>
        </w:tc>
      </w:tr>
      <w:tr w:rsidR="00301214" w:rsidRPr="006518C9" w14:paraId="554231F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7931A608"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0BB6F21"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31A2FFF5"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3C46AF" w:rsidRPr="006518C9">
              <w:rPr>
                <w:lang w:val="en-US"/>
              </w:rPr>
              <w:t>5.2.5</w:t>
            </w:r>
            <w:r w:rsidRPr="006518C9">
              <w:rPr>
                <w:lang w:val="en-US"/>
              </w:rPr>
              <w:fldChar w:fldCharType="end"/>
            </w:r>
          </w:p>
        </w:tc>
      </w:tr>
      <w:tr w:rsidR="00301214" w:rsidRPr="006518C9" w14:paraId="50ECCD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6783E5E0"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A169E63"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0C717E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3C46AF" w:rsidRPr="006518C9">
              <w:rPr>
                <w:lang w:val="en-US"/>
              </w:rPr>
              <w:t>5.2.8</w:t>
            </w:r>
            <w:r w:rsidRPr="006518C9">
              <w:rPr>
                <w:lang w:val="en-US"/>
              </w:rPr>
              <w:fldChar w:fldCharType="end"/>
            </w:r>
          </w:p>
        </w:tc>
      </w:tr>
      <w:tr w:rsidR="001C0CA0" w:rsidRPr="006518C9" w14:paraId="34E1BE1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7A3568E"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03C5E4D"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6FA8C35"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Pr="006518C9">
              <w:rPr>
                <w:lang w:val="en-US"/>
              </w:rPr>
              <w:t>5.2.2</w:t>
            </w:r>
            <w:r w:rsidRPr="006518C9">
              <w:rPr>
                <w:lang w:val="en-US"/>
              </w:rPr>
              <w:fldChar w:fldCharType="end"/>
            </w:r>
          </w:p>
        </w:tc>
      </w:tr>
      <w:tr w:rsidR="001C0CA0" w:rsidRPr="006518C9" w14:paraId="38AAA79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3468DB0"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4B67326"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66C6D51"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Pr="006518C9">
              <w:rPr>
                <w:lang w:val="en-US"/>
              </w:rPr>
              <w:t>5.2.3</w:t>
            </w:r>
            <w:r w:rsidRPr="006518C9">
              <w:rPr>
                <w:lang w:val="en-US"/>
              </w:rPr>
              <w:fldChar w:fldCharType="end"/>
            </w:r>
          </w:p>
        </w:tc>
      </w:tr>
      <w:tr w:rsidR="00FF75C6" w:rsidRPr="006518C9" w14:paraId="52494ED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EB82A8"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70008C0"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75C7D8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Pr="006518C9">
              <w:rPr>
                <w:lang w:val="en-US"/>
              </w:rPr>
              <w:t>5.2.9</w:t>
            </w:r>
            <w:r w:rsidRPr="006518C9">
              <w:rPr>
                <w:lang w:val="en-US"/>
              </w:rPr>
              <w:fldChar w:fldCharType="end"/>
            </w:r>
          </w:p>
        </w:tc>
      </w:tr>
      <w:tr w:rsidR="00301214" w:rsidRPr="006518C9" w14:paraId="0BB35A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1631015"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06CDE61"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B9C0687"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7A9D614B"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02AA621A" w14:textId="77777777" w:rsidR="00873DE8" w:rsidRPr="006518C9" w:rsidRDefault="00873DE8" w:rsidP="00466496">
      <w:pPr>
        <w:rPr>
          <w:lang w:val="en-US"/>
        </w:rPr>
      </w:pPr>
    </w:p>
    <w:p w14:paraId="5D8229A1" w14:textId="77777777" w:rsidR="00202BF1" w:rsidRPr="006518C9" w:rsidRDefault="00202BF1" w:rsidP="00466496">
      <w:pPr>
        <w:rPr>
          <w:lang w:val="en-US"/>
        </w:rPr>
      </w:pPr>
    </w:p>
    <w:p w14:paraId="6583E971" w14:textId="77777777" w:rsidR="00637045" w:rsidRPr="006518C9" w:rsidRDefault="00402E77" w:rsidP="00466496">
      <w:pPr>
        <w:pStyle w:val="Heading1"/>
      </w:pPr>
      <w:bookmarkStart w:id="33" w:name="_Toc457214041"/>
      <w:r w:rsidRPr="006518C9">
        <w:t>Format scope and specific use cases</w:t>
      </w:r>
      <w:bookmarkEnd w:id="33"/>
    </w:p>
    <w:p w14:paraId="109F90BC" w14:textId="77777777" w:rsidR="002373B0" w:rsidRPr="006518C9" w:rsidRDefault="002373B0" w:rsidP="00466496">
      <w:pPr>
        <w:rPr>
          <w:lang w:val="en-US"/>
        </w:rPr>
      </w:pPr>
    </w:p>
    <w:p w14:paraId="5480395D" w14:textId="77777777" w:rsidR="008B6BE0" w:rsidRPr="006518C9" w:rsidRDefault="00F33978" w:rsidP="00466496">
      <w:pPr>
        <w:pStyle w:val="Heading3"/>
      </w:pPr>
      <w:bookmarkStart w:id="34" w:name="_Toc457214042"/>
      <w:r w:rsidRPr="006518C9">
        <w:t>Handling updates to the controlled vocabulary</w:t>
      </w:r>
      <w:bookmarkEnd w:id="34"/>
    </w:p>
    <w:p w14:paraId="5625800C"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4"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77AE2F56" w14:textId="77777777" w:rsidR="00E24CA1" w:rsidRPr="006518C9" w:rsidRDefault="00E24CA1" w:rsidP="00466496">
      <w:pPr>
        <w:rPr>
          <w:lang w:val="en-US"/>
        </w:rPr>
      </w:pPr>
    </w:p>
    <w:p w14:paraId="705AF46B" w14:textId="6A3138A1" w:rsidR="00E24CA1" w:rsidRPr="006518C9" w:rsidRDefault="00E24CA1" w:rsidP="00466496">
      <w:pPr>
        <w:pStyle w:val="Heading3"/>
      </w:pPr>
      <w:bookmarkStart w:id="35" w:name="_Ref295297557"/>
      <w:bookmarkStart w:id="36" w:name="_Toc457214043"/>
      <w:del w:id="37" w:author="Jones, Andy" w:date="2017-01-09T13:25:00Z">
        <w:r w:rsidRPr="006518C9" w:rsidDel="00BD1AC9">
          <w:delText>Use of identifiers for input spectra to a search</w:delText>
        </w:r>
      </w:del>
      <w:bookmarkEnd w:id="35"/>
      <w:bookmarkEnd w:id="36"/>
      <w:ins w:id="38" w:author="Jones, Andy" w:date="2017-01-09T13:25:00Z">
        <w:r w:rsidR="00BD1AC9">
          <w:t>Identifying the input spectrum for each result</w:t>
        </w:r>
      </w:ins>
    </w:p>
    <w:p w14:paraId="6C5FA893"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&lt;SpectraData&gt; element to demonstrate which system for identifying input spectra is being used in the spectrumID attribute of &lt;SpectrumIdentificationResult&gt;. </w:t>
      </w:r>
    </w:p>
    <w:p w14:paraId="2CD30B69" w14:textId="77777777" w:rsidR="002775BE" w:rsidRPr="006518C9" w:rsidRDefault="002775BE" w:rsidP="000804F9">
      <w:pPr>
        <w:jc w:val="both"/>
        <w:rPr>
          <w:lang w:val="en-US"/>
        </w:rPr>
      </w:pPr>
    </w:p>
    <w:p w14:paraId="3769864C" w14:textId="77777777" w:rsidR="002775BE" w:rsidRPr="006518C9" w:rsidRDefault="002775BE" w:rsidP="000804F9">
      <w:pPr>
        <w:jc w:val="both"/>
        <w:rPr>
          <w:i/>
          <w:lang w:val="en-US"/>
        </w:rPr>
      </w:pPr>
      <w:r w:rsidRPr="006518C9">
        <w:rPr>
          <w:i/>
          <w:lang w:val="en-US"/>
        </w:rPr>
        <w:t>It is encouraged but not mandatory that a valid mzIdentML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w:t>
      </w:r>
      <w:r w:rsidRPr="006518C9">
        <w:rPr>
          <w:lang w:val="en-US"/>
        </w:rPr>
        <w:lastRenderedPageBreak/>
        <w:t>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6651F291" w14:textId="77777777" w:rsidR="00A67501" w:rsidRPr="006518C9" w:rsidRDefault="00A67501" w:rsidP="00466496">
      <w:pPr>
        <w:rPr>
          <w:i/>
          <w:lang w:val="en-US"/>
        </w:rPr>
      </w:pPr>
    </w:p>
    <w:p w14:paraId="70D38029"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7CE89CC7"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02D3701D" w14:textId="77777777" w:rsidR="00A67501" w:rsidRPr="006518C9" w:rsidRDefault="00A67501" w:rsidP="00466496">
      <w:pPr>
        <w:rPr>
          <w:i/>
          <w:lang w:val="en-US"/>
        </w:rPr>
      </w:pPr>
    </w:p>
    <w:p w14:paraId="0480B8B8"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28D2F46A" w14:textId="77777777" w:rsidTr="000F55FF">
        <w:trPr>
          <w:trHeight w:val="308"/>
        </w:trPr>
        <w:tc>
          <w:tcPr>
            <w:tcW w:w="1351" w:type="dxa"/>
            <w:noWrap/>
          </w:tcPr>
          <w:p w14:paraId="593B1674"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4AD94609"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0C609307"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6FF5192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09A937F4" w14:textId="77777777" w:rsidTr="000F55FF">
        <w:trPr>
          <w:trHeight w:val="308"/>
        </w:trPr>
        <w:tc>
          <w:tcPr>
            <w:tcW w:w="1351" w:type="dxa"/>
            <w:noWrap/>
          </w:tcPr>
          <w:p w14:paraId="3FF75B1A"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0F6ED10F"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2956F368"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7C4B726" w14:textId="77777777" w:rsidR="00535DF3" w:rsidRPr="006518C9" w:rsidRDefault="00535DF3" w:rsidP="000F55FF">
            <w:pPr>
              <w:rPr>
                <w:rFonts w:cs="Arial"/>
                <w:color w:val="000000"/>
                <w:lang w:val="en-US"/>
              </w:rPr>
            </w:pPr>
          </w:p>
        </w:tc>
        <w:tc>
          <w:tcPr>
            <w:tcW w:w="3447" w:type="dxa"/>
            <w:noWrap/>
          </w:tcPr>
          <w:p w14:paraId="20B2E288"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055BF3EA" w14:textId="77777777" w:rsidTr="000F55FF">
        <w:trPr>
          <w:trHeight w:val="308"/>
        </w:trPr>
        <w:tc>
          <w:tcPr>
            <w:tcW w:w="1351" w:type="dxa"/>
            <w:noWrap/>
          </w:tcPr>
          <w:p w14:paraId="3BD43620"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572D4317"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E739E8C"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34964EDB"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55FD1D59" w14:textId="77777777" w:rsidTr="000F55FF">
        <w:trPr>
          <w:trHeight w:val="308"/>
        </w:trPr>
        <w:tc>
          <w:tcPr>
            <w:tcW w:w="1351" w:type="dxa"/>
            <w:noWrap/>
          </w:tcPr>
          <w:p w14:paraId="33A90F02"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77B17FA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6F7A8E18"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4BAA0E8D"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B8F5D79" w14:textId="77777777" w:rsidTr="000F55FF">
        <w:trPr>
          <w:trHeight w:val="308"/>
        </w:trPr>
        <w:tc>
          <w:tcPr>
            <w:tcW w:w="1351" w:type="dxa"/>
            <w:noWrap/>
          </w:tcPr>
          <w:p w14:paraId="6A5BCF46"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5F2B988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2686722B"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ED6A547" w14:textId="77777777" w:rsidR="00535DF3" w:rsidRPr="006518C9" w:rsidRDefault="00535DF3" w:rsidP="000F55FF">
            <w:pPr>
              <w:rPr>
                <w:rFonts w:cs="Arial"/>
                <w:color w:val="000000"/>
                <w:lang w:val="en-US"/>
              </w:rPr>
            </w:pPr>
          </w:p>
        </w:tc>
      </w:tr>
      <w:tr w:rsidR="00535DF3" w:rsidRPr="006518C9" w14:paraId="07067F6A" w14:textId="77777777" w:rsidTr="000F55FF">
        <w:trPr>
          <w:trHeight w:val="308"/>
        </w:trPr>
        <w:tc>
          <w:tcPr>
            <w:tcW w:w="1351" w:type="dxa"/>
            <w:noWrap/>
          </w:tcPr>
          <w:p w14:paraId="2601CC24"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2E014B1C"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02AB3656"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7D502774" w14:textId="77777777" w:rsidR="00535DF3" w:rsidRPr="006518C9" w:rsidRDefault="00535DF3" w:rsidP="000F55FF">
            <w:pPr>
              <w:rPr>
                <w:rFonts w:cs="Arial"/>
                <w:color w:val="000000"/>
                <w:lang w:val="en-US"/>
              </w:rPr>
            </w:pPr>
          </w:p>
        </w:tc>
      </w:tr>
      <w:tr w:rsidR="00535DF3" w:rsidRPr="006518C9" w14:paraId="709F1928" w14:textId="77777777" w:rsidTr="000F55FF">
        <w:trPr>
          <w:trHeight w:val="308"/>
        </w:trPr>
        <w:tc>
          <w:tcPr>
            <w:tcW w:w="1351" w:type="dxa"/>
            <w:noWrap/>
          </w:tcPr>
          <w:p w14:paraId="1F52A9B3"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4145079A"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1041750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3A33CF29"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569DF738" w14:textId="77777777" w:rsidTr="000F55FF">
        <w:trPr>
          <w:trHeight w:val="308"/>
        </w:trPr>
        <w:tc>
          <w:tcPr>
            <w:tcW w:w="1351" w:type="dxa"/>
            <w:noWrap/>
          </w:tcPr>
          <w:p w14:paraId="2294F564"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4796B97F"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7C571181"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33476FEF"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551A296F" w14:textId="77777777" w:rsidTr="000F55FF">
        <w:trPr>
          <w:trHeight w:val="308"/>
        </w:trPr>
        <w:tc>
          <w:tcPr>
            <w:tcW w:w="1351" w:type="dxa"/>
            <w:noWrap/>
          </w:tcPr>
          <w:p w14:paraId="0521FF8E"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455A6C2"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64EB0E7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289772C1"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52E8CD09" w14:textId="77777777" w:rsidTr="000F55FF">
        <w:trPr>
          <w:trHeight w:val="308"/>
        </w:trPr>
        <w:tc>
          <w:tcPr>
            <w:tcW w:w="1351" w:type="dxa"/>
            <w:noWrap/>
          </w:tcPr>
          <w:p w14:paraId="67B46090"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0DE95AF8"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4C5389BA"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3BD76FCD"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2525275" w14:textId="77777777" w:rsidTr="000F55FF">
        <w:trPr>
          <w:trHeight w:val="308"/>
        </w:trPr>
        <w:tc>
          <w:tcPr>
            <w:tcW w:w="1351" w:type="dxa"/>
            <w:noWrap/>
          </w:tcPr>
          <w:p w14:paraId="480EA9A3"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758EA41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7C3AB477"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732A2174"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79619CCD" w14:textId="77777777" w:rsidTr="000F55FF">
        <w:trPr>
          <w:trHeight w:val="308"/>
        </w:trPr>
        <w:tc>
          <w:tcPr>
            <w:tcW w:w="1351" w:type="dxa"/>
            <w:noWrap/>
          </w:tcPr>
          <w:p w14:paraId="1B321AF6"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6C411BA4"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8CE5F56"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402C2A5A"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2167BB2C" w14:textId="77777777" w:rsidTr="000F55FF">
        <w:trPr>
          <w:trHeight w:val="308"/>
        </w:trPr>
        <w:tc>
          <w:tcPr>
            <w:tcW w:w="1351" w:type="dxa"/>
            <w:noWrap/>
          </w:tcPr>
          <w:p w14:paraId="30C96A12"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39F70949" w14:textId="77777777" w:rsidR="007B64F8" w:rsidRPr="006518C9" w:rsidRDefault="00AC3D70" w:rsidP="000F55FF">
            <w:pPr>
              <w:rPr>
                <w:rFonts w:cs="Arial"/>
                <w:color w:val="000000"/>
                <w:lang w:val="en-US"/>
              </w:rPr>
            </w:pPr>
            <w:r w:rsidRPr="006518C9">
              <w:rPr>
                <w:rFonts w:cs="Arial"/>
                <w:color w:val="000000"/>
                <w:lang w:val="en-US"/>
              </w:rPr>
              <w:t>Thermo nativeID format, combined spectra</w:t>
            </w:r>
          </w:p>
        </w:tc>
        <w:tc>
          <w:tcPr>
            <w:tcW w:w="3805" w:type="dxa"/>
            <w:noWrap/>
          </w:tcPr>
          <w:p w14:paraId="552BF9B4" w14:textId="77777777" w:rsidR="007B64F8" w:rsidRPr="006518C9" w:rsidRDefault="00C858D6" w:rsidP="00C858D6">
            <w:pPr>
              <w:rPr>
                <w:rFonts w:cs="Arial"/>
                <w:color w:val="000000"/>
                <w:lang w:val="en-US"/>
              </w:rPr>
            </w:pPr>
            <w:r w:rsidRPr="006518C9">
              <w:rPr>
                <w:rFonts w:cs="Arial"/>
                <w:color w:val="000000"/>
                <w:lang w:val="en-US"/>
              </w:rPr>
              <w:t xml:space="preserve">controllerType=xsd:nonNegativeInteger controllerNumber=xsd:positiveInteger scan=xsd:positiveInteger, </w:t>
            </w:r>
          </w:p>
          <w:p w14:paraId="13175379" w14:textId="77777777" w:rsidR="00C858D6" w:rsidRPr="006518C9" w:rsidRDefault="00C858D6" w:rsidP="00C858D6">
            <w:pPr>
              <w:rPr>
                <w:rFonts w:cs="Arial"/>
                <w:color w:val="000000"/>
                <w:lang w:val="en-US"/>
              </w:rPr>
            </w:pPr>
            <w:r w:rsidRPr="006518C9">
              <w:rPr>
                <w:rFonts w:cs="Arial"/>
                <w:color w:val="000000"/>
                <w:lang w:val="en-US"/>
              </w:rPr>
              <w:t>controllerType=xsd:nonNegativeInteger controllerNumber=xsd:positiveInteger scan=xsd:positiveInteger…</w:t>
            </w:r>
          </w:p>
          <w:p w14:paraId="00E9FDB6" w14:textId="77777777" w:rsidR="00C858D6" w:rsidRPr="006518C9" w:rsidRDefault="00C858D6" w:rsidP="00C858D6">
            <w:pPr>
              <w:rPr>
                <w:rFonts w:cs="Arial"/>
                <w:color w:val="000000"/>
                <w:lang w:val="en-US"/>
              </w:rPr>
            </w:pPr>
          </w:p>
        </w:tc>
        <w:tc>
          <w:tcPr>
            <w:tcW w:w="3447" w:type="dxa"/>
            <w:noWrap/>
          </w:tcPr>
          <w:p w14:paraId="2BB6DDCD"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9421F00" w14:textId="77777777" w:rsidTr="000F55FF">
        <w:trPr>
          <w:trHeight w:val="308"/>
        </w:trPr>
        <w:tc>
          <w:tcPr>
            <w:tcW w:w="1351" w:type="dxa"/>
            <w:noWrap/>
          </w:tcPr>
          <w:p w14:paraId="238440B8"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23B397BE"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BD11B65"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6014B8D6" w14:textId="77777777" w:rsidR="00C858D6" w:rsidRPr="006518C9" w:rsidRDefault="00C858D6"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noWrap/>
          </w:tcPr>
          <w:p w14:paraId="1603C24F"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7D0FB7EF" w14:textId="77777777" w:rsidTr="000F55FF">
        <w:trPr>
          <w:trHeight w:val="308"/>
        </w:trPr>
        <w:tc>
          <w:tcPr>
            <w:tcW w:w="1351" w:type="dxa"/>
            <w:noWrap/>
          </w:tcPr>
          <w:p w14:paraId="68AC15B8"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2CCA2211"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6189A111"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77F50089"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0D226F2D"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3F0330A5" w14:textId="77777777" w:rsidTr="000F55FF">
        <w:trPr>
          <w:trHeight w:val="308"/>
        </w:trPr>
        <w:tc>
          <w:tcPr>
            <w:tcW w:w="1351" w:type="dxa"/>
            <w:noWrap/>
          </w:tcPr>
          <w:p w14:paraId="5F103A91"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0CA3B880"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7FE9C895"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46C1044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75CDCCEA"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733B24E4"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0E3C8EB9" w14:textId="77777777" w:rsidTr="000F55FF">
        <w:trPr>
          <w:trHeight w:val="308"/>
        </w:trPr>
        <w:tc>
          <w:tcPr>
            <w:tcW w:w="1351" w:type="dxa"/>
            <w:noWrap/>
          </w:tcPr>
          <w:p w14:paraId="786E007B"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2F156705"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631DF9DD"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10078554"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0B92AC87"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14F175B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1D0DB9F3" w14:textId="77777777" w:rsidTr="000F55FF">
        <w:trPr>
          <w:trHeight w:val="308"/>
        </w:trPr>
        <w:tc>
          <w:tcPr>
            <w:tcW w:w="1351" w:type="dxa"/>
            <w:noWrap/>
          </w:tcPr>
          <w:p w14:paraId="443C0202"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4D25E669"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42052243"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5A002F31"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41F563F" w14:textId="77777777" w:rsidR="00B9228D" w:rsidRPr="006518C9" w:rsidRDefault="00B9228D" w:rsidP="000F55FF">
            <w:pPr>
              <w:rPr>
                <w:rFonts w:cs="Arial"/>
                <w:color w:val="000000"/>
                <w:lang w:val="en-US"/>
              </w:rPr>
            </w:pPr>
            <w:r w:rsidRPr="006518C9">
              <w:rPr>
                <w:rFonts w:cs="Arial"/>
                <w:color w:val="000000"/>
                <w:lang w:val="en-US"/>
              </w:rPr>
              <w:t>file=xsd:IDREF…</w:t>
            </w:r>
          </w:p>
        </w:tc>
        <w:tc>
          <w:tcPr>
            <w:tcW w:w="3447" w:type="dxa"/>
            <w:noWrap/>
          </w:tcPr>
          <w:p w14:paraId="513C9ADC"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2EF4EC7A" w14:textId="77777777" w:rsidTr="000F55FF">
        <w:trPr>
          <w:trHeight w:val="308"/>
        </w:trPr>
        <w:tc>
          <w:tcPr>
            <w:tcW w:w="1351" w:type="dxa"/>
            <w:noWrap/>
          </w:tcPr>
          <w:p w14:paraId="32A35274"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3E9F084E"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760E5BD8"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1FE66090"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641327C9" w14:textId="77777777" w:rsidR="00FD6E46" w:rsidRPr="006518C9" w:rsidRDefault="00FD6E46" w:rsidP="000F55FF">
            <w:pPr>
              <w:rPr>
                <w:rFonts w:cs="Arial"/>
                <w:color w:val="000000"/>
                <w:lang w:val="en-US"/>
              </w:rPr>
            </w:pPr>
            <w:r w:rsidRPr="006518C9">
              <w:rPr>
                <w:rFonts w:cs="Arial"/>
                <w:color w:val="000000"/>
                <w:lang w:val="en-US"/>
              </w:rPr>
              <w:t>index=xsd:nonNegativeInteger…</w:t>
            </w:r>
          </w:p>
        </w:tc>
        <w:tc>
          <w:tcPr>
            <w:tcW w:w="3447" w:type="dxa"/>
            <w:noWrap/>
          </w:tcPr>
          <w:p w14:paraId="4DEA420E" w14:textId="77777777" w:rsidR="00AC3D70" w:rsidRPr="006518C9" w:rsidRDefault="008A2AC3" w:rsidP="000F55FF">
            <w:pPr>
              <w:rPr>
                <w:rFonts w:cs="Arial"/>
                <w:color w:val="000000"/>
                <w:lang w:val="en-US"/>
              </w:rPr>
            </w:pPr>
            <w:r w:rsidRPr="006518C9">
              <w:rPr>
                <w:rFonts w:cs="Arial"/>
                <w:color w:val="000000"/>
                <w:lang w:val="en-US"/>
              </w:rPr>
              <w:t>Multiple peak list nativeID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7246B24E" w14:textId="77777777" w:rsidTr="000F55FF">
        <w:trPr>
          <w:trHeight w:val="308"/>
        </w:trPr>
        <w:tc>
          <w:tcPr>
            <w:tcW w:w="1351" w:type="dxa"/>
            <w:noWrap/>
          </w:tcPr>
          <w:p w14:paraId="0520D28D"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573A109C"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699C2303"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25F80AF9"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37C9C6FA" w14:textId="77777777" w:rsidR="00FD6E46" w:rsidRPr="006518C9" w:rsidRDefault="00FD6E46" w:rsidP="000F55FF">
            <w:pPr>
              <w:rPr>
                <w:rFonts w:cs="Arial"/>
                <w:color w:val="000000"/>
                <w:lang w:val="en-US"/>
              </w:rPr>
            </w:pPr>
            <w:r w:rsidRPr="006518C9">
              <w:rPr>
                <w:rFonts w:cs="Arial"/>
                <w:color w:val="000000"/>
                <w:lang w:val="en-US"/>
              </w:rPr>
              <w:t>file=xsd:IDREF…</w:t>
            </w:r>
          </w:p>
        </w:tc>
        <w:tc>
          <w:tcPr>
            <w:tcW w:w="3447" w:type="dxa"/>
            <w:noWrap/>
          </w:tcPr>
          <w:p w14:paraId="52E33A76" w14:textId="77777777" w:rsidR="00AC3D70" w:rsidRPr="006518C9" w:rsidRDefault="008A2AC3" w:rsidP="000F55FF">
            <w:pPr>
              <w:rPr>
                <w:rFonts w:cs="Arial"/>
                <w:color w:val="000000"/>
                <w:lang w:val="en-US"/>
              </w:rPr>
            </w:pPr>
            <w:r w:rsidRPr="006518C9">
              <w:rPr>
                <w:rFonts w:cs="Arial"/>
                <w:color w:val="000000"/>
                <w:lang w:val="en-US"/>
              </w:rPr>
              <w:t>Single peak list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FA8C2EF" w14:textId="77777777" w:rsidTr="000F55FF">
        <w:trPr>
          <w:trHeight w:val="308"/>
        </w:trPr>
        <w:tc>
          <w:tcPr>
            <w:tcW w:w="1351" w:type="dxa"/>
            <w:noWrap/>
          </w:tcPr>
          <w:p w14:paraId="1D335AB1"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562AF19F"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488438E1"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1386DA98"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377CBE4E" w14:textId="77777777" w:rsidR="007259F2" w:rsidRPr="006518C9" w:rsidRDefault="007259F2" w:rsidP="000F55FF">
            <w:pPr>
              <w:rPr>
                <w:rFonts w:cs="Arial"/>
                <w:color w:val="000000"/>
                <w:lang w:val="en-US"/>
              </w:rPr>
            </w:pPr>
            <w:r w:rsidRPr="006518C9">
              <w:rPr>
                <w:rFonts w:cs="Arial"/>
                <w:color w:val="000000"/>
                <w:lang w:val="en-US"/>
              </w:rPr>
              <w:t>scan=xsd:nonNegativeInteger…</w:t>
            </w:r>
          </w:p>
        </w:tc>
        <w:tc>
          <w:tcPr>
            <w:tcW w:w="3447" w:type="dxa"/>
            <w:noWrap/>
          </w:tcPr>
          <w:p w14:paraId="479D7BF2"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12D94E39" w14:textId="77777777" w:rsidTr="000F55FF">
        <w:trPr>
          <w:trHeight w:val="308"/>
        </w:trPr>
        <w:tc>
          <w:tcPr>
            <w:tcW w:w="1351" w:type="dxa"/>
            <w:noWrap/>
          </w:tcPr>
          <w:p w14:paraId="084B4ABB"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4B7E9DCF"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5378D8AD"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5E1D53D1"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26255324" w14:textId="77777777" w:rsidR="007259F2" w:rsidRPr="006518C9" w:rsidRDefault="007259F2" w:rsidP="000F55FF">
            <w:pPr>
              <w:rPr>
                <w:rFonts w:cs="Arial"/>
                <w:color w:val="000000"/>
                <w:lang w:val="en-US"/>
              </w:rPr>
            </w:pPr>
            <w:r w:rsidRPr="006518C9">
              <w:rPr>
                <w:rFonts w:cs="Arial"/>
                <w:color w:val="000000"/>
                <w:lang w:val="en-US"/>
              </w:rPr>
              <w:t>spectrum=xsd:nonNegativeInteger…</w:t>
            </w:r>
          </w:p>
        </w:tc>
        <w:tc>
          <w:tcPr>
            <w:tcW w:w="3447" w:type="dxa"/>
            <w:noWrap/>
          </w:tcPr>
          <w:p w14:paraId="00F35A3C" w14:textId="77777777" w:rsidR="00AC3D70" w:rsidRPr="006518C9" w:rsidRDefault="008A2AC3" w:rsidP="008A2AC3">
            <w:pPr>
              <w:rPr>
                <w:rFonts w:cs="Arial"/>
                <w:color w:val="000000"/>
                <w:lang w:val="en-US"/>
              </w:rPr>
            </w:pPr>
            <w:r w:rsidRPr="006518C9">
              <w:rPr>
                <w:rFonts w:cs="Arial"/>
                <w:color w:val="000000"/>
                <w:lang w:val="en-US"/>
              </w:rPr>
              <w:t>Spectrum identifier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5633CF36" w14:textId="77777777" w:rsidTr="000F55FF">
        <w:trPr>
          <w:trHeight w:val="308"/>
        </w:trPr>
        <w:tc>
          <w:tcPr>
            <w:tcW w:w="1351" w:type="dxa"/>
            <w:noWrap/>
          </w:tcPr>
          <w:p w14:paraId="359A8A72"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4BDFD10"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07A20F1B"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F2A2C70"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F7B647" w14:textId="77777777" w:rsidR="00AC3D70"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1D18A9B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1CA11C84" w14:textId="77777777" w:rsidR="002151B4" w:rsidRPr="006518C9" w:rsidRDefault="0075640E" w:rsidP="0075640E">
      <w:pPr>
        <w:pStyle w:val="Caption"/>
        <w:rPr>
          <w:lang w:val="en-US"/>
        </w:rPr>
      </w:pPr>
      <w:bookmarkStart w:id="39" w:name="_Ref450133236"/>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2</w:t>
      </w:r>
      <w:r w:rsidR="00251338" w:rsidRPr="006518C9">
        <w:rPr>
          <w:noProof/>
          <w:lang w:val="en-US"/>
        </w:rPr>
        <w:fldChar w:fldCharType="end"/>
      </w:r>
      <w:bookmarkEnd w:id="39"/>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6BCFBBE2" w14:textId="77777777" w:rsidR="00635072" w:rsidRPr="006518C9" w:rsidRDefault="00C018F9" w:rsidP="00466496">
      <w:pPr>
        <w:rPr>
          <w:lang w:val="en-US"/>
        </w:rPr>
      </w:pPr>
      <w:r w:rsidRPr="006518C9">
        <w:rPr>
          <w:lang w:val="en-US"/>
        </w:rPr>
        <w:lastRenderedPageBreak/>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75640E" w:rsidRPr="006518C9">
        <w:rPr>
          <w:lang w:val="en-US"/>
        </w:rPr>
        <w:t xml:space="preserve">Table </w:t>
      </w:r>
      <w:r w:rsidR="0075640E" w:rsidRPr="006518C9">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1B67B554" w14:textId="77777777" w:rsidR="00712422" w:rsidRPr="006518C9" w:rsidRDefault="00712422" w:rsidP="00466496">
      <w:pPr>
        <w:rPr>
          <w:rFonts w:ascii="Courier New" w:hAnsi="Courier New" w:cs="Courier New"/>
          <w:sz w:val="16"/>
          <w:szCs w:val="16"/>
          <w:lang w:val="en-US"/>
        </w:rPr>
      </w:pPr>
    </w:p>
    <w:p w14:paraId="74A42477"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5817D7F9" w14:textId="77777777" w:rsidR="00C018F9" w:rsidRPr="006518C9" w:rsidRDefault="00C018F9" w:rsidP="00466496">
      <w:pPr>
        <w:rPr>
          <w:lang w:val="en-US"/>
        </w:rPr>
      </w:pPr>
    </w:p>
    <w:p w14:paraId="25C55748" w14:textId="77777777" w:rsidR="006C5C9F" w:rsidRPr="006518C9" w:rsidRDefault="006C5C9F" w:rsidP="00466496">
      <w:pPr>
        <w:rPr>
          <w:lang w:val="en-US"/>
        </w:rPr>
      </w:pPr>
      <w:r w:rsidRPr="006518C9">
        <w:rPr>
          <w:lang w:val="en-US"/>
        </w:rPr>
        <w:t>...</w:t>
      </w:r>
    </w:p>
    <w:p w14:paraId="1EB2273F" w14:textId="77777777" w:rsidR="006C5C9F" w:rsidRPr="006518C9" w:rsidRDefault="006C5C9F" w:rsidP="00466496">
      <w:pPr>
        <w:rPr>
          <w:lang w:val="en-US"/>
        </w:rPr>
      </w:pPr>
    </w:p>
    <w:p w14:paraId="3398574E"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765A26B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B8D5E4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accession="MS:1001062" name="Mascot MGF file" cvRef="PSI-MS" /&gt;</w:t>
      </w:r>
    </w:p>
    <w:p w14:paraId="7967A5FB"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185791A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727CB80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accession="MS:1000774" name="multiple peak list nativeID format" cvRef="PSI-MS" /&gt;</w:t>
      </w:r>
    </w:p>
    <w:p w14:paraId="35AC82AA"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361D8E7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26F076B4" w14:textId="77777777" w:rsidR="006C5C9F" w:rsidRPr="006518C9" w:rsidRDefault="006C5C9F" w:rsidP="00466496">
      <w:pPr>
        <w:rPr>
          <w:lang w:val="en-US"/>
        </w:rPr>
      </w:pPr>
    </w:p>
    <w:p w14:paraId="7206A5B0" w14:textId="77777777" w:rsidR="00402E77" w:rsidRPr="006518C9" w:rsidRDefault="00402E77" w:rsidP="00466496">
      <w:pPr>
        <w:rPr>
          <w:lang w:val="en-US"/>
        </w:rPr>
      </w:pPr>
    </w:p>
    <w:p w14:paraId="040F4A07" w14:textId="33D52A2F" w:rsidR="00402E77" w:rsidRPr="006518C9" w:rsidRDefault="00402E77" w:rsidP="00402E77">
      <w:pPr>
        <w:pStyle w:val="Heading2"/>
        <w:tabs>
          <w:tab w:val="num" w:pos="709"/>
        </w:tabs>
        <w:ind w:left="709" w:hanging="709"/>
      </w:pPr>
      <w:bookmarkStart w:id="40" w:name="_Toc457214044"/>
      <w:r w:rsidRPr="006518C9">
        <w:t xml:space="preserve">Comments on Specific </w:t>
      </w:r>
      <w:del w:id="41" w:author="Jones, Andy" w:date="2017-01-09T13:26:00Z">
        <w:r w:rsidRPr="006518C9" w:rsidDel="008A3963">
          <w:delText xml:space="preserve">Use </w:delText>
        </w:r>
      </w:del>
      <w:ins w:id="42" w:author="Jones, Andy" w:date="2017-01-09T13:26:00Z">
        <w:r w:rsidR="008A3963">
          <w:t>u</w:t>
        </w:r>
        <w:r w:rsidR="008A3963" w:rsidRPr="006518C9">
          <w:t xml:space="preserve">se </w:t>
        </w:r>
      </w:ins>
      <w:del w:id="43" w:author="Jones, Andy" w:date="2017-01-09T13:26:00Z">
        <w:r w:rsidRPr="006518C9" w:rsidDel="008A3963">
          <w:delText>Cases</w:delText>
        </w:r>
      </w:del>
      <w:bookmarkEnd w:id="40"/>
      <w:ins w:id="44" w:author="Jones, Andy" w:date="2017-01-09T13:26:00Z">
        <w:r w:rsidR="008A3963">
          <w:t>c</w:t>
        </w:r>
        <w:r w:rsidR="008A3963" w:rsidRPr="006518C9">
          <w:t>ases</w:t>
        </w:r>
      </w:ins>
    </w:p>
    <w:p w14:paraId="59979009" w14:textId="77777777" w:rsidR="00402E77" w:rsidRPr="006518C9" w:rsidRDefault="00402E77" w:rsidP="00FB60E2">
      <w:pPr>
        <w:jc w:val="both"/>
        <w:rPr>
          <w:lang w:val="en-US"/>
        </w:rPr>
      </w:pPr>
      <w:r w:rsidRPr="006518C9">
        <w:rPr>
          <w:lang w:val="en-US"/>
        </w:rPr>
        <w:t>Many special use cases for mzIdentML were considered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mzIdentML 1.2.</w:t>
      </w:r>
    </w:p>
    <w:p w14:paraId="267D8A87" w14:textId="77777777" w:rsidR="00402E77" w:rsidRPr="006518C9" w:rsidRDefault="00402E77" w:rsidP="00466496">
      <w:pPr>
        <w:rPr>
          <w:lang w:val="en-US"/>
        </w:rPr>
      </w:pPr>
    </w:p>
    <w:p w14:paraId="39382E0B" w14:textId="77777777" w:rsidR="00873DE8" w:rsidRPr="006518C9" w:rsidRDefault="00873DE8" w:rsidP="00466496">
      <w:pPr>
        <w:rPr>
          <w:lang w:val="en-US"/>
        </w:rPr>
      </w:pPr>
    </w:p>
    <w:p w14:paraId="3B4B1D09" w14:textId="77777777" w:rsidR="00873DE8" w:rsidRPr="006518C9" w:rsidRDefault="00873DE8" w:rsidP="00071A7F">
      <w:pPr>
        <w:pStyle w:val="Heading3"/>
      </w:pPr>
      <w:bookmarkStart w:id="45" w:name="_Ref374439841"/>
      <w:bookmarkStart w:id="46" w:name="_Toc457214045"/>
      <w:r w:rsidRPr="006518C9">
        <w:t>Protein grouping encoding</w:t>
      </w:r>
      <w:bookmarkEnd w:id="45"/>
      <w:bookmarkEnd w:id="46"/>
    </w:p>
    <w:p w14:paraId="4BA5AF38" w14:textId="77777777" w:rsidR="00873DE8" w:rsidRPr="006518C9" w:rsidRDefault="00873DE8" w:rsidP="00827934">
      <w:pPr>
        <w:pStyle w:val="nobreak"/>
        <w:jc w:val="both"/>
        <w:rPr>
          <w:lang w:val="en-US"/>
        </w:rPr>
      </w:pPr>
      <w:r w:rsidRPr="006518C9">
        <w:rPr>
          <w:lang w:val="en-US"/>
        </w:rPr>
        <w:t>This section is newly inserted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2E3FE617" w14:textId="77777777" w:rsidR="00873DE8" w:rsidRPr="006518C9" w:rsidRDefault="00873DE8" w:rsidP="00466496">
      <w:pPr>
        <w:rPr>
          <w:lang w:val="en-US"/>
        </w:rPr>
      </w:pPr>
    </w:p>
    <w:p w14:paraId="646AC5A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F2DE545"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4EC17217"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6E42B717"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1076EC4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D537AF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46A15CC0"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377017B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24B1C9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Every PDH MUST be annotated as either a “leading protein” (MS:1002401) or a “non-leading protein” (MS:1002402), as defined in Table 2, within a PAG.  This recommendation thus makes it explicit for </w:t>
      </w:r>
      <w:r w:rsidRPr="006518C9">
        <w:rPr>
          <w:rFonts w:ascii="Arial" w:hAnsi="Arial" w:cs="Arial"/>
          <w:sz w:val="20"/>
          <w:szCs w:val="20"/>
          <w:lang w:val="en-US"/>
        </w:rPr>
        <w:lastRenderedPageBreak/>
        <w:t>consuming software whether one or more proteins have stronger evidence than others in the group (see Table 2 for examples).</w:t>
      </w:r>
    </w:p>
    <w:p w14:paraId="769423B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2C2B2E66"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0F9FCF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00F7AA6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5046CC"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7AB8C7BD"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1DD39BD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5A0E5C7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73FD7D58"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5EBE8371"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47A453A8" w14:textId="77777777" w:rsidTr="00200237">
        <w:tc>
          <w:tcPr>
            <w:tcW w:w="1525" w:type="dxa"/>
            <w:shd w:val="clear" w:color="auto" w:fill="4F81BD"/>
            <w:tcMar>
              <w:left w:w="107" w:type="dxa"/>
            </w:tcMar>
          </w:tcPr>
          <w:p w14:paraId="4DC5643C"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28A3380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18A8288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2866D1"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56FD1F3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BDC47B5" w14:textId="77777777" w:rsidTr="00200237">
        <w:tc>
          <w:tcPr>
            <w:tcW w:w="1525" w:type="dxa"/>
            <w:shd w:val="clear" w:color="auto" w:fill="auto"/>
            <w:tcMar>
              <w:left w:w="107" w:type="dxa"/>
            </w:tcMar>
          </w:tcPr>
          <w:p w14:paraId="062A2E79"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1B4594A7"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57648316"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4605DA94"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99F35B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08179C1F" w14:textId="77777777" w:rsidTr="00200237">
        <w:tc>
          <w:tcPr>
            <w:tcW w:w="1525" w:type="dxa"/>
            <w:shd w:val="clear" w:color="auto" w:fill="auto"/>
            <w:tcMar>
              <w:left w:w="107" w:type="dxa"/>
            </w:tcMar>
          </w:tcPr>
          <w:p w14:paraId="6CB7B442"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5E8B2915"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1BB3F40E"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61A6865D"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C7D905A" w14:textId="77777777" w:rsidR="00510B4F" w:rsidRPr="006518C9" w:rsidRDefault="00510B4F" w:rsidP="00200237">
            <w:pPr>
              <w:pStyle w:val="DefaultStyle"/>
              <w:spacing w:after="0" w:line="100" w:lineRule="atLeast"/>
              <w:jc w:val="both"/>
              <w:rPr>
                <w:lang w:val="en-US"/>
              </w:rPr>
            </w:pPr>
            <w:r w:rsidRPr="006518C9">
              <w:rPr>
                <w:sz w:val="16"/>
                <w:szCs w:val="16"/>
                <w:lang w:val="en-US"/>
              </w:rPr>
              <w:t>If protein clusters have been reported in the file, the exporter may choose to annotate the ProteinDetectionList with the number identified above threshold.</w:t>
            </w:r>
          </w:p>
        </w:tc>
      </w:tr>
      <w:tr w:rsidR="00510B4F" w:rsidRPr="006518C9" w14:paraId="0A5A4629" w14:textId="77777777" w:rsidTr="00200237">
        <w:tc>
          <w:tcPr>
            <w:tcW w:w="1525" w:type="dxa"/>
            <w:shd w:val="clear" w:color="auto" w:fill="auto"/>
            <w:tcMar>
              <w:left w:w="107" w:type="dxa"/>
            </w:tcMar>
          </w:tcPr>
          <w:p w14:paraId="0CCD196C"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3354F4A4"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5D39F817"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13EF7342"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42569D7"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7875653B" w14:textId="77777777" w:rsidTr="00200237">
        <w:tc>
          <w:tcPr>
            <w:tcW w:w="1525" w:type="dxa"/>
            <w:shd w:val="clear" w:color="auto" w:fill="auto"/>
            <w:tcMar>
              <w:left w:w="107" w:type="dxa"/>
            </w:tcMar>
          </w:tcPr>
          <w:p w14:paraId="44423955"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3B9E52B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43D6F77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28E1502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66CD990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2AEA7B1C" w14:textId="77777777" w:rsidTr="00200237">
        <w:tc>
          <w:tcPr>
            <w:tcW w:w="1525" w:type="dxa"/>
            <w:shd w:val="clear" w:color="auto" w:fill="auto"/>
            <w:tcMar>
              <w:left w:w="107" w:type="dxa"/>
            </w:tcMar>
          </w:tcPr>
          <w:p w14:paraId="4AB97CA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8EFBBA7"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FFEDD38" w14:textId="77777777" w:rsidR="00510B4F" w:rsidRPr="006518C9" w:rsidRDefault="00510B4F" w:rsidP="00200237">
            <w:pPr>
              <w:pStyle w:val="DefaultStyle"/>
              <w:spacing w:after="0" w:line="100" w:lineRule="atLeast"/>
              <w:rPr>
                <w:lang w:val="en-US"/>
              </w:rPr>
            </w:pPr>
          </w:p>
          <w:p w14:paraId="5F79883B"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46C25EF" w14:textId="77777777" w:rsidR="00510B4F" w:rsidRPr="006518C9" w:rsidRDefault="00510B4F" w:rsidP="00200237">
            <w:pPr>
              <w:pStyle w:val="DefaultStyle"/>
              <w:spacing w:after="0" w:line="100" w:lineRule="atLeast"/>
              <w:rPr>
                <w:lang w:val="en-US"/>
              </w:rPr>
            </w:pPr>
          </w:p>
          <w:p w14:paraId="53F82E3F"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7312FA5B"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3A1B5C3C"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46AE4848" w14:textId="77777777" w:rsidR="00510B4F" w:rsidRPr="006518C9" w:rsidRDefault="00510B4F" w:rsidP="00200237">
            <w:pPr>
              <w:pStyle w:val="DefaultStyle"/>
              <w:spacing w:after="0" w:line="100" w:lineRule="atLeast"/>
              <w:rPr>
                <w:lang w:val="en-US"/>
              </w:rPr>
            </w:pPr>
          </w:p>
          <w:p w14:paraId="2717CDD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741A413" w14:textId="77777777" w:rsidR="00510B4F" w:rsidRPr="006518C9" w:rsidRDefault="00510B4F" w:rsidP="00200237">
            <w:pPr>
              <w:pStyle w:val="DefaultStyle"/>
              <w:spacing w:after="0" w:line="100" w:lineRule="atLeast"/>
              <w:rPr>
                <w:lang w:val="en-US"/>
              </w:rPr>
            </w:pPr>
          </w:p>
          <w:p w14:paraId="0C40525C"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1AA444A7"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57AD32D5" w14:textId="77777777" w:rsidTr="00200237">
        <w:tc>
          <w:tcPr>
            <w:tcW w:w="1525" w:type="dxa"/>
            <w:shd w:val="clear" w:color="auto" w:fill="auto"/>
            <w:tcMar>
              <w:left w:w="107" w:type="dxa"/>
            </w:tcMar>
          </w:tcPr>
          <w:p w14:paraId="00819CBE"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0766E8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11DF7D6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45DAB43E"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2418C3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1D16B9A7" w14:textId="77777777" w:rsidTr="00200237">
        <w:tc>
          <w:tcPr>
            <w:tcW w:w="1525" w:type="dxa"/>
            <w:shd w:val="clear" w:color="auto" w:fill="auto"/>
            <w:tcMar>
              <w:left w:w="107" w:type="dxa"/>
            </w:tcMar>
          </w:tcPr>
          <w:p w14:paraId="2A840433"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25A1E4CE"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ED3893A"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24446078"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6E35B2BC"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Each PAG MUST be annotated with a Boolean CV term indicating whether the PAG has passed the threshold reported in the ProteinDetectionProtocol.</w:t>
            </w:r>
          </w:p>
        </w:tc>
      </w:tr>
      <w:tr w:rsidR="003D3720" w:rsidRPr="006518C9" w14:paraId="786D8517" w14:textId="77777777" w:rsidTr="00200237">
        <w:tc>
          <w:tcPr>
            <w:tcW w:w="1525" w:type="dxa"/>
            <w:shd w:val="clear" w:color="auto" w:fill="auto"/>
            <w:tcMar>
              <w:left w:w="107" w:type="dxa"/>
            </w:tcMar>
          </w:tcPr>
          <w:p w14:paraId="0BDD101E"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ABFF736" w14:textId="77777777"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14:paraId="717BA1D0" w14:textId="77777777" w:rsidR="003D3720" w:rsidRPr="006518C9" w:rsidRDefault="003D3720" w:rsidP="00200237">
            <w:pPr>
              <w:pStyle w:val="DefaultStyle"/>
              <w:spacing w:after="0" w:line="100" w:lineRule="atLeast"/>
              <w:rPr>
                <w:lang w:val="en-US"/>
              </w:rPr>
            </w:pPr>
            <w:r w:rsidRPr="006518C9">
              <w:rPr>
                <w:sz w:val="16"/>
                <w:szCs w:val="16"/>
                <w:lang w:val="en-US"/>
              </w:rPr>
              <w:t xml:space="preserve">xsd: “list_of_ strings” space separated list </w:t>
            </w:r>
            <w:r w:rsidRPr="006518C9">
              <w:rPr>
                <w:sz w:val="16"/>
                <w:szCs w:val="16"/>
                <w:lang w:val="en-US"/>
              </w:rPr>
              <w:lastRenderedPageBreak/>
              <w:t>of PDH IDs that are same-set.</w:t>
            </w:r>
          </w:p>
        </w:tc>
        <w:tc>
          <w:tcPr>
            <w:tcW w:w="1134" w:type="dxa"/>
            <w:shd w:val="clear" w:color="auto" w:fill="auto"/>
          </w:tcPr>
          <w:p w14:paraId="2EFBA88B" w14:textId="77777777"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14:paraId="077D9944"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14:paraId="4D6C72B0" w14:textId="77777777" w:rsidTr="00200237">
        <w:tc>
          <w:tcPr>
            <w:tcW w:w="1525" w:type="dxa"/>
            <w:shd w:val="clear" w:color="auto" w:fill="auto"/>
            <w:tcMar>
              <w:left w:w="107" w:type="dxa"/>
            </w:tcMar>
          </w:tcPr>
          <w:p w14:paraId="1C97B6D3"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34D6CAF"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4C4F399C" w14:textId="77777777" w:rsidR="003D3720" w:rsidRPr="006518C9" w:rsidRDefault="003D3720" w:rsidP="00C640ED">
            <w:pPr>
              <w:pStyle w:val="DefaultStyle"/>
              <w:spacing w:after="0" w:line="100" w:lineRule="atLeast"/>
              <w:rPr>
                <w:lang w:val="en-US"/>
              </w:rPr>
            </w:pPr>
          </w:p>
          <w:p w14:paraId="1661ECD2"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45C6E1EC"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79D5E5F6"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DE3F64C"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5B01F4AB" w14:textId="77777777" w:rsidTr="00200237">
        <w:tc>
          <w:tcPr>
            <w:tcW w:w="1525" w:type="dxa"/>
            <w:shd w:val="clear" w:color="auto" w:fill="auto"/>
            <w:tcMar>
              <w:left w:w="107" w:type="dxa"/>
            </w:tcMar>
          </w:tcPr>
          <w:p w14:paraId="5478A2CD"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30A7CA6"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345CAE8B"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2A0D3D9"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4EEC255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54625273"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738FC57E" w14:textId="77777777" w:rsidTr="00200237">
        <w:tc>
          <w:tcPr>
            <w:tcW w:w="1525" w:type="dxa"/>
            <w:shd w:val="clear" w:color="auto" w:fill="auto"/>
            <w:tcMar>
              <w:left w:w="107" w:type="dxa"/>
            </w:tcMar>
          </w:tcPr>
          <w:p w14:paraId="75143DB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4910135"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69E812D0"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726971F"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E8046C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A27CA7C"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34C1C5E1" w14:textId="77777777" w:rsidTr="00200237">
        <w:tc>
          <w:tcPr>
            <w:tcW w:w="1525" w:type="dxa"/>
            <w:shd w:val="clear" w:color="auto" w:fill="auto"/>
            <w:tcMar>
              <w:left w:w="107" w:type="dxa"/>
            </w:tcMar>
          </w:tcPr>
          <w:p w14:paraId="6D9879CB"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D8546E0"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4CFCC907"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18B9009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C585BAD"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22B585D8" w14:textId="77777777" w:rsidTr="00200237">
        <w:tc>
          <w:tcPr>
            <w:tcW w:w="1525" w:type="dxa"/>
            <w:shd w:val="clear" w:color="auto" w:fill="auto"/>
            <w:tcMar>
              <w:left w:w="107" w:type="dxa"/>
            </w:tcMar>
          </w:tcPr>
          <w:p w14:paraId="08D10DE7"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70EFD21"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511CD4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46FC108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F12E3A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1D23E32D" w14:textId="77777777" w:rsidTr="00200237">
        <w:tc>
          <w:tcPr>
            <w:tcW w:w="1525" w:type="dxa"/>
            <w:shd w:val="clear" w:color="auto" w:fill="auto"/>
            <w:tcMar>
              <w:left w:w="107" w:type="dxa"/>
            </w:tcMar>
          </w:tcPr>
          <w:p w14:paraId="28DC7E1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DDD40C5"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C0AA34E"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5F27A3BA"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EC0FFD9"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04CF09CC" w14:textId="77777777" w:rsidR="00510B4F" w:rsidRPr="006518C9" w:rsidRDefault="00510B4F" w:rsidP="00510B4F">
      <w:pPr>
        <w:pStyle w:val="Caption"/>
        <w:jc w:val="both"/>
        <w:rPr>
          <w:b w:val="0"/>
          <w:lang w:val="en-US"/>
        </w:rPr>
      </w:pPr>
      <w:bookmarkStart w:id="47" w:name="_Ref329181175"/>
      <w:r w:rsidRPr="006518C9">
        <w:rPr>
          <w:lang w:val="en-US"/>
        </w:rPr>
        <w:t xml:space="preserve">Table </w:t>
      </w:r>
      <w:bookmarkEnd w:id="47"/>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15B77F6C"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14:paraId="0611732F" w14:textId="77777777" w:rsidTr="00200237">
        <w:tc>
          <w:tcPr>
            <w:tcW w:w="2518" w:type="dxa"/>
            <w:shd w:val="clear" w:color="auto" w:fill="4F81BD"/>
          </w:tcPr>
          <w:p w14:paraId="3BA0216F"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092F78F1"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7D3F7250"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489429E4" w14:textId="77777777" w:rsidTr="00200237">
        <w:tc>
          <w:tcPr>
            <w:tcW w:w="2518" w:type="dxa"/>
            <w:tcBorders>
              <w:bottom w:val="single" w:sz="4" w:space="0" w:color="auto"/>
            </w:tcBorders>
            <w:shd w:val="clear" w:color="auto" w:fill="auto"/>
          </w:tcPr>
          <w:p w14:paraId="667C78F6"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5039599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433003F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145D4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C4BBBD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0713C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5321891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464737B8" w14:textId="77777777" w:rsidTr="00200237">
        <w:tc>
          <w:tcPr>
            <w:tcW w:w="2518" w:type="dxa"/>
            <w:tcBorders>
              <w:bottom w:val="double" w:sz="4" w:space="0" w:color="auto"/>
            </w:tcBorders>
            <w:shd w:val="clear" w:color="auto" w:fill="auto"/>
          </w:tcPr>
          <w:p w14:paraId="7717EC1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6BC812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5807FC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B32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D687FD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6CFD23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29ED9E2" w14:textId="77777777" w:rsidTr="00200237">
        <w:tc>
          <w:tcPr>
            <w:tcW w:w="2518" w:type="dxa"/>
            <w:tcBorders>
              <w:top w:val="double" w:sz="4" w:space="0" w:color="auto"/>
              <w:bottom w:val="double" w:sz="4" w:space="0" w:color="auto"/>
            </w:tcBorders>
            <w:shd w:val="clear" w:color="auto" w:fill="auto"/>
          </w:tcPr>
          <w:p w14:paraId="3531686F"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38034F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287C4B2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435D1C0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6609C7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202E131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6BCEA22A" w14:textId="77777777" w:rsidTr="00200237">
        <w:tc>
          <w:tcPr>
            <w:tcW w:w="2518" w:type="dxa"/>
            <w:tcBorders>
              <w:top w:val="double" w:sz="4" w:space="0" w:color="auto"/>
              <w:bottom w:val="single" w:sz="4" w:space="0" w:color="auto"/>
            </w:tcBorders>
            <w:shd w:val="clear" w:color="auto" w:fill="auto"/>
          </w:tcPr>
          <w:p w14:paraId="431970FE"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42109B7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1228D9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43B68A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62B89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3F52F00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7E3AFFE" w14:textId="77777777" w:rsidTr="00200237">
        <w:tc>
          <w:tcPr>
            <w:tcW w:w="2518" w:type="dxa"/>
            <w:tcBorders>
              <w:bottom w:val="double" w:sz="4" w:space="0" w:color="auto"/>
            </w:tcBorders>
            <w:shd w:val="clear" w:color="auto" w:fill="auto"/>
          </w:tcPr>
          <w:p w14:paraId="713027DB"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5F75ED7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Software does not wish to choose which is the group </w:t>
            </w:r>
            <w:r w:rsidRPr="006518C9">
              <w:rPr>
                <w:rFonts w:eastAsia="MS Mincho"/>
                <w:sz w:val="18"/>
                <w:szCs w:val="18"/>
                <w:lang w:val="en-US"/>
              </w:rPr>
              <w:lastRenderedPageBreak/>
              <w:t>representative</w:t>
            </w:r>
          </w:p>
        </w:tc>
        <w:tc>
          <w:tcPr>
            <w:tcW w:w="4961" w:type="dxa"/>
            <w:tcBorders>
              <w:bottom w:val="double" w:sz="4" w:space="0" w:color="auto"/>
            </w:tcBorders>
            <w:shd w:val="clear" w:color="auto" w:fill="auto"/>
          </w:tcPr>
          <w:p w14:paraId="4A2430F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A = leading protein</w:t>
            </w:r>
          </w:p>
          <w:p w14:paraId="6977772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272303F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C = leading protein</w:t>
            </w:r>
          </w:p>
          <w:p w14:paraId="055ACFD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4635A821" w14:textId="77777777" w:rsidTr="00200237">
        <w:tc>
          <w:tcPr>
            <w:tcW w:w="2518" w:type="dxa"/>
            <w:tcBorders>
              <w:top w:val="double" w:sz="4" w:space="0" w:color="auto"/>
            </w:tcBorders>
            <w:shd w:val="clear" w:color="auto" w:fill="auto"/>
          </w:tcPr>
          <w:p w14:paraId="44E34AB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5EB50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6256D13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37A57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62ADEF0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5B830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E81E4CC" w14:textId="77777777" w:rsidTr="00200237">
        <w:tc>
          <w:tcPr>
            <w:tcW w:w="2518" w:type="dxa"/>
            <w:tcBorders>
              <w:bottom w:val="single" w:sz="4" w:space="0" w:color="auto"/>
            </w:tcBorders>
            <w:shd w:val="clear" w:color="auto" w:fill="auto"/>
          </w:tcPr>
          <w:p w14:paraId="137FCA8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2889CDB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9A617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3EF259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882390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06D257E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0FB66537" w14:textId="77777777" w:rsidTr="00200237">
        <w:trPr>
          <w:trHeight w:val="62"/>
        </w:trPr>
        <w:tc>
          <w:tcPr>
            <w:tcW w:w="2518" w:type="dxa"/>
            <w:tcBorders>
              <w:bottom w:val="double" w:sz="4" w:space="0" w:color="auto"/>
            </w:tcBorders>
            <w:shd w:val="clear" w:color="auto" w:fill="auto"/>
          </w:tcPr>
          <w:p w14:paraId="68333754"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0FDE8D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67F3983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07244C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168589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1BFE8EB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355BB2E"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AFAC97F" w14:textId="77777777" w:rsidR="00FD06C5" w:rsidRPr="006518C9" w:rsidRDefault="00FD06C5" w:rsidP="00466496">
      <w:pPr>
        <w:rPr>
          <w:lang w:val="en-US"/>
        </w:rPr>
      </w:pPr>
    </w:p>
    <w:p w14:paraId="3210FBA8" w14:textId="77777777" w:rsidR="00974779" w:rsidRPr="006518C9" w:rsidRDefault="00974779" w:rsidP="00974779">
      <w:pPr>
        <w:pStyle w:val="Heading3"/>
      </w:pPr>
      <w:bookmarkStart w:id="48" w:name="_Ref381196471"/>
      <w:bookmarkStart w:id="49" w:name="_Toc457214046"/>
      <w:r w:rsidRPr="006518C9">
        <w:t xml:space="preserve">Support for </w:t>
      </w:r>
      <w:r w:rsidRPr="006518C9">
        <w:rPr>
          <w:i/>
        </w:rPr>
        <w:t xml:space="preserve">de novo </w:t>
      </w:r>
      <w:r w:rsidRPr="006518C9">
        <w:t>sequencing approaches</w:t>
      </w:r>
      <w:bookmarkEnd w:id="48"/>
      <w:bookmarkEnd w:id="49"/>
      <w:r w:rsidRPr="006518C9">
        <w:t xml:space="preserve"> </w:t>
      </w:r>
    </w:p>
    <w:p w14:paraId="509332DF" w14:textId="77777777"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&lt;PeptideEvidenceRef&gt;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ins w:id="50" w:author="Jones, Andy" w:date="2017-01-09T13:06:00Z">
        <w:r w:rsidR="0000336C">
          <w:rPr>
            <w:lang w:val="en-US"/>
          </w:rPr>
          <w:t>Proposal</w:t>
        </w:r>
      </w:ins>
      <w:ins w:id="51" w:author="Jones, Andy" w:date="2017-01-09T13:07:00Z">
        <w:r w:rsidR="0000336C">
          <w:rPr>
            <w:lang w:val="en-US"/>
          </w:rPr>
          <w:t>s</w:t>
        </w:r>
      </w:ins>
      <w:del w:id="52" w:author="Jones, Andy" w:date="2017-01-09T13:06:00Z">
        <w:r w:rsidR="000D6066" w:rsidRPr="006518C9" w:rsidDel="0000336C">
          <w:rPr>
            <w:lang w:val="en-US"/>
          </w:rPr>
          <w:delText>There is no specification</w:delText>
        </w:r>
      </w:del>
      <w:r w:rsidR="000D6066" w:rsidRPr="006518C9">
        <w:rPr>
          <w:lang w:val="en-US"/>
        </w:rPr>
        <w:t xml:space="preserve"> for representing partial peptide sequences or sequence tags</w:t>
      </w:r>
      <w:ins w:id="53" w:author="Jones, Andy" w:date="2017-01-09T13:06:00Z">
        <w:r w:rsidR="0000336C">
          <w:rPr>
            <w:lang w:val="en-US"/>
          </w:rPr>
          <w:t xml:space="preserve"> are encouraged</w:t>
        </w:r>
      </w:ins>
      <w:ins w:id="54" w:author="Jones, Andy" w:date="2017-01-09T13:07:00Z">
        <w:r w:rsidR="0000336C">
          <w:rPr>
            <w:lang w:val="en-US"/>
          </w:rPr>
          <w:t xml:space="preserve"> for future iterations of the standard</w:t>
        </w:r>
      </w:ins>
      <w:r w:rsidR="000D6066" w:rsidRPr="006518C9">
        <w:rPr>
          <w:lang w:val="en-US"/>
        </w:rPr>
        <w:t>.</w:t>
      </w:r>
      <w:r w:rsidR="00192017" w:rsidRPr="006518C9">
        <w:rPr>
          <w:lang w:val="en-US"/>
        </w:rPr>
        <w:t xml:space="preserve"> </w:t>
      </w:r>
    </w:p>
    <w:p w14:paraId="3A1382DB" w14:textId="77777777" w:rsidR="00AD29F7" w:rsidRPr="006518C9" w:rsidRDefault="00AD29F7" w:rsidP="005E3444">
      <w:pPr>
        <w:jc w:val="both"/>
        <w:rPr>
          <w:lang w:val="en-US"/>
        </w:rPr>
      </w:pPr>
    </w:p>
    <w:p w14:paraId="198FF057" w14:textId="77777777" w:rsidR="00E45B11" w:rsidRPr="006518C9" w:rsidRDefault="00E45B11" w:rsidP="005E3444">
      <w:pPr>
        <w:jc w:val="both"/>
        <w:rPr>
          <w:lang w:val="en-US"/>
        </w:rPr>
      </w:pPr>
    </w:p>
    <w:p w14:paraId="4203F8D8" w14:textId="77777777" w:rsidR="00AD29F7" w:rsidRPr="006518C9" w:rsidRDefault="00AD29F7" w:rsidP="005E3444">
      <w:pPr>
        <w:pStyle w:val="Heading3"/>
        <w:jc w:val="both"/>
      </w:pPr>
      <w:bookmarkStart w:id="55" w:name="_Ref450046411"/>
      <w:bookmarkStart w:id="56" w:name="_Toc457214047"/>
      <w:r w:rsidRPr="006518C9">
        <w:t>Spectral library searches</w:t>
      </w:r>
      <w:bookmarkEnd w:id="55"/>
      <w:bookmarkEnd w:id="56"/>
    </w:p>
    <w:p w14:paraId="2D6E5BFF"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These spectral library searches are supported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7DCC2431" w14:textId="77777777" w:rsidR="00D04B75" w:rsidRPr="006518C9" w:rsidRDefault="00D04B75" w:rsidP="005E3444">
      <w:pPr>
        <w:jc w:val="both"/>
        <w:rPr>
          <w:lang w:val="en-US"/>
        </w:rPr>
      </w:pPr>
    </w:p>
    <w:p w14:paraId="1B9574D9"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specifications stated that spectral library entries should be encoded within &lt;DBSequence&gt;, which does not well model the data produced. </w:t>
      </w:r>
    </w:p>
    <w:p w14:paraId="4FB064D9" w14:textId="77777777" w:rsidR="00FA2A88" w:rsidRPr="006518C9" w:rsidRDefault="00FA2A88" w:rsidP="00466496">
      <w:pPr>
        <w:rPr>
          <w:highlight w:val="yellow"/>
          <w:lang w:val="en-US"/>
        </w:rPr>
      </w:pPr>
    </w:p>
    <w:p w14:paraId="3D19C5A1" w14:textId="77777777" w:rsidR="00D77D22" w:rsidRPr="006518C9" w:rsidRDefault="00D77D22" w:rsidP="00466496">
      <w:pPr>
        <w:rPr>
          <w:lang w:val="en-US"/>
        </w:rPr>
      </w:pPr>
    </w:p>
    <w:p w14:paraId="20BF8170" w14:textId="77777777" w:rsidR="009075AB" w:rsidRPr="006518C9" w:rsidRDefault="00AD1C0F" w:rsidP="00466496">
      <w:pPr>
        <w:pStyle w:val="Heading3"/>
      </w:pPr>
      <w:bookmarkStart w:id="57" w:name="_Ref359851738"/>
      <w:bookmarkStart w:id="58" w:name="_Toc457214048"/>
      <w:r w:rsidRPr="006518C9">
        <w:lastRenderedPageBreak/>
        <w:t>Multiple database search engines</w:t>
      </w:r>
      <w:bookmarkEnd w:id="57"/>
      <w:bookmarkEnd w:id="58"/>
    </w:p>
    <w:p w14:paraId="6DD57842"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&lt;cvParam&gt; elements within &lt;SpectrumIdentificationItem&gt; containing additional scores, statistics and indicating the original rankings from the source search engine.</w:t>
      </w:r>
    </w:p>
    <w:p w14:paraId="31735C43" w14:textId="77777777" w:rsidR="007E7DF3" w:rsidRPr="006518C9" w:rsidRDefault="007E7DF3" w:rsidP="005E3444">
      <w:pPr>
        <w:jc w:val="both"/>
        <w:rPr>
          <w:lang w:val="en-US"/>
        </w:rPr>
      </w:pPr>
    </w:p>
    <w:p w14:paraId="31A7398D" w14:textId="5284276C" w:rsidR="005C70C5" w:rsidRPr="006518C9" w:rsidRDefault="007E7DF3" w:rsidP="005E3444">
      <w:pPr>
        <w:jc w:val="both"/>
        <w:rPr>
          <w:lang w:val="en-US"/>
        </w:rPr>
      </w:pPr>
      <w:r w:rsidRPr="006518C9">
        <w:rPr>
          <w:lang w:val="en-US"/>
        </w:rP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ins w:id="59" w:author="Jones, Andy" w:date="2017-01-09T14:54:00Z">
        <w:r w:rsidR="00637178">
          <w:rPr>
            <w:lang w:val="en-US"/>
          </w:rPr>
          <w:t xml:space="preserve"> The &lt;AnalysisSoftwareList&gt; SHOULD also record the software used to combine results.</w:t>
        </w:r>
      </w:ins>
      <w:bookmarkStart w:id="60" w:name="_GoBack"/>
      <w:bookmarkEnd w:id="60"/>
      <w:r w:rsidRPr="006518C9">
        <w:rPr>
          <w:lang w:val="en-US"/>
        </w:rPr>
        <w:t xml:space="preserve"> It must also be highlighted that mzIdentML cannot be used to model the order in which the software was used (it does not support workflows).</w:t>
      </w:r>
    </w:p>
    <w:p w14:paraId="7757AD70" w14:textId="77777777" w:rsidR="003276A1" w:rsidRPr="006518C9" w:rsidRDefault="003276A1" w:rsidP="005E3444">
      <w:pPr>
        <w:jc w:val="both"/>
        <w:rPr>
          <w:lang w:val="en-US"/>
        </w:rPr>
      </w:pPr>
    </w:p>
    <w:p w14:paraId="79A58C02" w14:textId="5AF3F6E3" w:rsidR="003276A1" w:rsidRPr="006518C9" w:rsidRDefault="003276A1" w:rsidP="005E3444">
      <w:pPr>
        <w:jc w:val="both"/>
        <w:rPr>
          <w:lang w:val="en-US"/>
        </w:rPr>
      </w:pPr>
      <w:r w:rsidRPr="006518C9">
        <w:rPr>
          <w:lang w:val="en-US"/>
        </w:rPr>
        <w:t xml:space="preserve">The same encoding </w:t>
      </w:r>
      <w:del w:id="61" w:author="Jones, Andy" w:date="2017-01-09T13:36:00Z">
        <w:r w:rsidRPr="006518C9" w:rsidDel="0032247A">
          <w:rPr>
            <w:lang w:val="en-US"/>
          </w:rPr>
          <w:delText xml:space="preserve">describing </w:delText>
        </w:r>
      </w:del>
      <w:r w:rsidRPr="006518C9">
        <w:rPr>
          <w:lang w:val="en-US"/>
        </w:rPr>
        <w:t>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5EF91F56" w14:textId="77777777" w:rsidR="003276A1" w:rsidRPr="006518C9" w:rsidRDefault="003276A1" w:rsidP="00071A7F">
      <w:pPr>
        <w:rPr>
          <w:lang w:val="en-US"/>
        </w:rPr>
      </w:pPr>
    </w:p>
    <w:p w14:paraId="163414C4" w14:textId="77777777" w:rsidR="00FC7751" w:rsidRPr="006518C9" w:rsidRDefault="00FC7751" w:rsidP="00FC7751">
      <w:pPr>
        <w:pStyle w:val="Heading3"/>
      </w:pPr>
      <w:bookmarkStart w:id="62" w:name="_Toc457214049"/>
      <w:bookmarkStart w:id="63" w:name="_Ref381192388"/>
      <w:bookmarkStart w:id="64" w:name="_Ref409017323"/>
      <w:r w:rsidRPr="006518C9">
        <w:t>Pre-fractionation of samples</w:t>
      </w:r>
      <w:r w:rsidR="009F4705" w:rsidRPr="006518C9">
        <w:t xml:space="preserve"> prior to </w:t>
      </w:r>
      <w:bookmarkStart w:id="65" w:name="_Ref359851724"/>
      <w:r w:rsidR="009F4705" w:rsidRPr="006518C9">
        <w:t>MS</w:t>
      </w:r>
      <w:bookmarkEnd w:id="65"/>
      <w:r w:rsidR="009F4705" w:rsidRPr="006518C9">
        <w:t xml:space="preserve"> and splitting of searches</w:t>
      </w:r>
      <w:bookmarkEnd w:id="62"/>
      <w:r w:rsidRPr="006518C9">
        <w:t xml:space="preserve"> </w:t>
      </w:r>
      <w:bookmarkEnd w:id="63"/>
      <w:bookmarkEnd w:id="64"/>
    </w:p>
    <w:p w14:paraId="670D539B" w14:textId="77777777" w:rsidR="00FC7751" w:rsidRPr="006518C9" w:rsidRDefault="00FC7751" w:rsidP="00F07F9F">
      <w:pPr>
        <w:rPr>
          <w:lang w:val="en-US"/>
        </w:rPr>
      </w:pPr>
      <w:bookmarkStart w:id="66" w:name="_Toc359851822"/>
      <w:bookmarkStart w:id="67" w:name="_Toc359851823"/>
      <w:bookmarkEnd w:id="66"/>
      <w:bookmarkEnd w:id="67"/>
    </w:p>
    <w:p w14:paraId="054D4830"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00D71BFA" w14:textId="77777777" w:rsidR="00E55BDD" w:rsidRPr="006518C9" w:rsidRDefault="00E55BDD" w:rsidP="00F07F9F">
      <w:pPr>
        <w:rPr>
          <w:lang w:val="en-US"/>
        </w:rPr>
      </w:pPr>
    </w:p>
    <w:p w14:paraId="575904AF"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14:paraId="0E58E51F" w14:textId="77777777" w:rsidTr="00206C3D">
        <w:tc>
          <w:tcPr>
            <w:tcW w:w="5094" w:type="dxa"/>
            <w:tcBorders>
              <w:bottom w:val="single" w:sz="4" w:space="0" w:color="auto"/>
            </w:tcBorders>
            <w:shd w:val="clear" w:color="auto" w:fill="4F81BD"/>
          </w:tcPr>
          <w:p w14:paraId="0D1596A1"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10405065"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6AB8F048"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35A931C"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4CA392B" w14:textId="77777777" w:rsidR="00D45707" w:rsidRPr="006518C9" w:rsidRDefault="00D45707" w:rsidP="00206C3D">
            <w:pPr>
              <w:rPr>
                <w:lang w:val="en-US"/>
              </w:rPr>
            </w:pPr>
            <w:r w:rsidRPr="006518C9">
              <w:rPr>
                <w:i/>
                <w:lang w:val="en-US"/>
              </w:rPr>
              <w:t xml:space="preserve">n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1CFFEF9B" w14:textId="77777777" w:rsidR="00596B1E" w:rsidRPr="006518C9" w:rsidRDefault="00596B1E" w:rsidP="00206C3D">
            <w:pPr>
              <w:rPr>
                <w:lang w:val="en-US"/>
              </w:rPr>
            </w:pPr>
          </w:p>
          <w:p w14:paraId="2197BDA4" w14:textId="77777777" w:rsidR="00596B1E" w:rsidRPr="006518C9" w:rsidRDefault="00596B1E" w:rsidP="00206C3D">
            <w:pPr>
              <w:rPr>
                <w:lang w:val="en-US"/>
              </w:rPr>
            </w:pPr>
          </w:p>
          <w:p w14:paraId="5552F61F" w14:textId="77777777" w:rsidR="00596B1E" w:rsidRPr="006518C9" w:rsidRDefault="00596B1E" w:rsidP="00206C3D">
            <w:pPr>
              <w:rPr>
                <w:lang w:val="en-US"/>
              </w:rPr>
            </w:pPr>
          </w:p>
        </w:tc>
      </w:tr>
      <w:tr w:rsidR="00D45707" w:rsidRPr="006518C9" w14:paraId="34CEA620"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53E6DF02"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5B063C4C" w14:textId="77777777" w:rsidR="00D45707" w:rsidRPr="006518C9" w:rsidRDefault="00D45707" w:rsidP="00206C3D">
            <w:pPr>
              <w:rPr>
                <w:lang w:val="en-US"/>
              </w:rPr>
            </w:pPr>
            <w:del w:id="68" w:author="Jones, Andy" w:date="2017-01-09T13:11:00Z">
              <w:r w:rsidRPr="006518C9" w:rsidDel="0000336C">
                <w:rPr>
                  <w:lang w:val="en-US"/>
                </w:rPr>
                <w:delText xml:space="preserve">The </w:delText>
              </w:r>
            </w:del>
            <w:ins w:id="69" w:author="Jones, Andy" w:date="2017-01-09T13:11:00Z">
              <w:r w:rsidR="0000336C">
                <w:rPr>
                  <w:lang w:val="en-US"/>
                </w:rPr>
                <w:t>One single mzIdentML file</w:t>
              </w:r>
            </w:ins>
            <w:del w:id="70" w:author="Jones, Andy" w:date="2017-01-09T13:11:00Z">
              <w:r w:rsidRPr="006518C9" w:rsidDel="0000336C">
                <w:rPr>
                  <w:lang w:val="en-US"/>
                </w:rPr>
                <w:delText>final file</w:delText>
              </w:r>
            </w:del>
            <w:r w:rsidRPr="006518C9">
              <w:rPr>
                <w:lang w:val="en-US"/>
              </w:rPr>
              <w:t xml:space="preserve"> SHOULD contain </w:t>
            </w:r>
            <w:r w:rsidRPr="006518C9">
              <w:rPr>
                <w:i/>
                <w:lang w:val="en-US"/>
              </w:rPr>
              <w:t xml:space="preserve">n </w:t>
            </w:r>
            <w:r w:rsidRPr="006518C9">
              <w:rPr>
                <w:lang w:val="en-US"/>
              </w:rPr>
              <w:t xml:space="preserve">&lt;SpectrumIdentificationList&gt;s, </w:t>
            </w:r>
            <w:r w:rsidRPr="006518C9">
              <w:rPr>
                <w:i/>
                <w:lang w:val="en-US"/>
              </w:rPr>
              <w:t xml:space="preserve">n </w:t>
            </w:r>
            <w:r w:rsidRPr="006518C9">
              <w:rPr>
                <w:lang w:val="en-US"/>
              </w:rPr>
              <w:t xml:space="preserve">&lt;SpectrumIdentificationProtocol&gt;s, </w:t>
            </w:r>
            <w:r w:rsidRPr="006518C9">
              <w:rPr>
                <w:i/>
                <w:lang w:val="en-US"/>
              </w:rPr>
              <w:t xml:space="preserve">n </w:t>
            </w:r>
            <w:r w:rsidRPr="006518C9">
              <w:rPr>
                <w:lang w:val="en-US"/>
              </w:rPr>
              <w:t>&lt;SpectrumIdentification&gt;s, 1 &lt;ProteinDetection&gt;, 1 &lt;ProteinDetectionList&gt;.</w:t>
            </w:r>
          </w:p>
          <w:p w14:paraId="19441105" w14:textId="77777777" w:rsidR="00596B1E" w:rsidRPr="006518C9" w:rsidRDefault="00596B1E" w:rsidP="00206C3D">
            <w:pPr>
              <w:rPr>
                <w:lang w:val="en-US"/>
              </w:rPr>
            </w:pPr>
          </w:p>
          <w:p w14:paraId="634DA563"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67CB8E05"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6C7E753"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0242DA"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7AB5D13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143428" w14:textId="77777777" w:rsidR="00876C8C" w:rsidRPr="006518C9" w:rsidRDefault="00876C8C" w:rsidP="009146F3">
            <w:pPr>
              <w:rPr>
                <w:bCs/>
                <w:lang w:val="en-US"/>
              </w:rPr>
            </w:pPr>
            <w:r w:rsidRPr="006518C9">
              <w:rPr>
                <w:b/>
                <w:bCs/>
                <w:lang w:val="en-US"/>
              </w:rPr>
              <w:lastRenderedPageBreak/>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2D2189F2" w14:textId="77777777" w:rsidR="00876C8C" w:rsidRPr="006518C9" w:rsidRDefault="0000336C" w:rsidP="00AF1566">
            <w:pPr>
              <w:rPr>
                <w:i/>
                <w:lang w:val="en-US"/>
              </w:rPr>
            </w:pPr>
            <w:ins w:id="71" w:author="Jones, Andy" w:date="2017-01-09T13:11:00Z">
              <w:r>
                <w:rPr>
                  <w:lang w:val="en-US"/>
                </w:rPr>
                <w:t>One single mzIdentML file</w:t>
              </w:r>
              <w:r w:rsidRPr="006518C9">
                <w:rPr>
                  <w:lang w:val="en-US"/>
                </w:rPr>
                <w:t xml:space="preserve"> </w:t>
              </w:r>
            </w:ins>
            <w:del w:id="72" w:author="Jones, Andy" w:date="2017-01-09T13:11:00Z">
              <w:r w:rsidR="00DB6045" w:rsidRPr="006518C9" w:rsidDel="0000336C">
                <w:rPr>
                  <w:lang w:val="en-US"/>
                </w:rPr>
                <w:delText xml:space="preserve">The final file </w:delText>
              </w:r>
            </w:del>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14:paraId="2C28360D"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1DAE48FF" w14:textId="77777777" w:rsidR="00550D67" w:rsidRPr="006518C9" w:rsidRDefault="00550D67" w:rsidP="00466496">
      <w:pPr>
        <w:rPr>
          <w:lang w:val="en-US"/>
        </w:rPr>
      </w:pPr>
    </w:p>
    <w:p w14:paraId="423321EC" w14:textId="77777777" w:rsidR="00873DE8" w:rsidRPr="006518C9" w:rsidRDefault="00873DE8" w:rsidP="00466496">
      <w:pPr>
        <w:rPr>
          <w:lang w:val="en-US"/>
        </w:rPr>
      </w:pPr>
    </w:p>
    <w:p w14:paraId="3EA938EB" w14:textId="77777777" w:rsidR="00873DE8" w:rsidRPr="006518C9" w:rsidRDefault="00162660" w:rsidP="00071A7F">
      <w:pPr>
        <w:pStyle w:val="Heading3"/>
      </w:pPr>
      <w:bookmarkStart w:id="73" w:name="_Ref409017290"/>
      <w:bookmarkStart w:id="74" w:name="_Toc457214050"/>
      <w:r w:rsidRPr="006518C9">
        <w:t>Peptide-level scores and statistical measures</w:t>
      </w:r>
      <w:bookmarkEnd w:id="73"/>
      <w:bookmarkEnd w:id="74"/>
    </w:p>
    <w:p w14:paraId="7CF97592" w14:textId="557C5C80"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del w:id="75" w:author="Jones, Andy" w:date="2017-01-09T13:36:00Z">
        <w:r w:rsidR="007913E5" w:rsidRPr="006518C9" w:rsidDel="0032247A">
          <w:rPr>
            <w:lang w:val="en-US"/>
          </w:rPr>
          <w:delText xml:space="preserve">be </w:delText>
        </w:r>
      </w:del>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92058F4" w14:textId="559EAC53"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ins w:id="76" w:author="Jones, Andy" w:date="2017-01-09T13:26:00Z">
        <w:r w:rsidR="008A3963">
          <w:rPr>
            <w:lang w:val="en-US"/>
          </w:rPr>
          <w:t>ge</w:t>
        </w:r>
      </w:ins>
      <w:del w:id="77" w:author="Jones, Andy" w:date="2017-01-09T13:26:00Z">
        <w:r w:rsidRPr="006518C9" w:rsidDel="008A3963">
          <w:rPr>
            <w:lang w:val="en-US"/>
          </w:rPr>
          <w:delText>t</w:delText>
        </w:r>
      </w:del>
      <w:r w:rsidRPr="006518C9">
        <w:rPr>
          <w:lang w:val="en-US"/>
        </w:rPr>
        <w:t xml:space="preserve"> state.</w:t>
      </w:r>
    </w:p>
    <w:p w14:paraId="3901464F"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00F30AFC"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06F92790"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1F6F73C4" w14:textId="77777777" w:rsidR="00724362" w:rsidRPr="006518C9" w:rsidRDefault="00724362" w:rsidP="005E3444">
      <w:pPr>
        <w:ind w:left="720"/>
        <w:jc w:val="both"/>
        <w:rPr>
          <w:lang w:val="en-US"/>
        </w:rPr>
      </w:pPr>
    </w:p>
    <w:p w14:paraId="11B8EAE1"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3C46AF" w:rsidRPr="006518C9">
        <w:rPr>
          <w:lang w:val="en-US"/>
        </w:rPr>
        <w:t xml:space="preserve">Figure </w:t>
      </w:r>
      <w:r w:rsidR="003C46AF" w:rsidRPr="006518C9">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7E176C33" w14:textId="77777777" w:rsidR="005E3444" w:rsidRPr="006518C9" w:rsidRDefault="005E3444" w:rsidP="005E3444">
      <w:pPr>
        <w:jc w:val="both"/>
        <w:rPr>
          <w:lang w:val="en-US"/>
        </w:rPr>
      </w:pPr>
    </w:p>
    <w:p w14:paraId="639EDA65" w14:textId="3E3704D4"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ins w:id="78" w:author="Jones, Andy" w:date="2017-01-09T13:26:00Z">
        <w:r w:rsidR="008A3963">
          <w:rPr>
            <w:lang w:val="en-US"/>
          </w:rPr>
          <w:t>A</w:t>
        </w:r>
      </w:ins>
      <w:del w:id="79" w:author="Jones, Andy" w:date="2017-01-09T13:26:00Z">
        <w:r w:rsidR="00990EA0" w:rsidRPr="006518C9" w:rsidDel="008A3963">
          <w:rPr>
            <w:lang w:val="en-US"/>
          </w:rPr>
          <w:delText>a</w:delText>
        </w:r>
      </w:del>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through the use of appropriate CV terms. </w:t>
      </w:r>
    </w:p>
    <w:p w14:paraId="602D52A5" w14:textId="77777777" w:rsidR="008C43FE" w:rsidRPr="006518C9" w:rsidRDefault="008C43FE" w:rsidP="005E3444">
      <w:pPr>
        <w:jc w:val="both"/>
        <w:rPr>
          <w:lang w:val="en-US"/>
        </w:rPr>
      </w:pPr>
    </w:p>
    <w:p w14:paraId="45C86ABE" w14:textId="5FC11BC5"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ins w:id="80" w:author="Jones, Andy" w:date="2017-01-09T13:27:00Z">
        <w:r w:rsidR="008A3963">
          <w:rPr>
            <w:lang w:val="en-US"/>
          </w:rPr>
          <w:t>D</w:t>
        </w:r>
      </w:ins>
      <w:del w:id="81" w:author="Jones, Andy" w:date="2017-01-09T13:27:00Z">
        <w:r w:rsidRPr="006518C9" w:rsidDel="008A3963">
          <w:rPr>
            <w:lang w:val="en-US"/>
          </w:rPr>
          <w:delText>d</w:delText>
        </w:r>
      </w:del>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34B3DCF5" w14:textId="77777777" w:rsidR="00E42E66" w:rsidRPr="006518C9" w:rsidRDefault="00E42E66" w:rsidP="005E3444">
      <w:pPr>
        <w:jc w:val="both"/>
        <w:rPr>
          <w:lang w:val="en-US"/>
        </w:rPr>
      </w:pPr>
    </w:p>
    <w:p w14:paraId="733065FD" w14:textId="2A7842D0"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ins w:id="82" w:author="Jones, Andy" w:date="2017-01-09T13:27:00Z">
        <w:r w:rsidR="008A3963">
          <w:rPr>
            <w:lang w:val="en-US"/>
          </w:rPr>
          <w:t>E</w:t>
        </w:r>
      </w:ins>
      <w:del w:id="83" w:author="Jones, Andy" w:date="2017-01-09T13:27:00Z">
        <w:r w:rsidR="008C43FE" w:rsidRPr="006518C9" w:rsidDel="008A3963">
          <w:rPr>
            <w:lang w:val="en-US"/>
          </w:rPr>
          <w:delText>e</w:delText>
        </w:r>
      </w:del>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ins w:id="84" w:author="Jones, Andy" w:date="2017-01-09T13:27:00Z">
        <w:r w:rsidR="008A3963">
          <w:rPr>
            <w:lang w:val="en-US"/>
          </w:rPr>
          <w:t>F</w:t>
        </w:r>
      </w:ins>
      <w:del w:id="85" w:author="Jones, Andy" w:date="2017-01-09T13:27:00Z">
        <w:r w:rsidR="008C43FE" w:rsidRPr="006518C9" w:rsidDel="008A3963">
          <w:rPr>
            <w:lang w:val="en-US"/>
          </w:rPr>
          <w:delText>f</w:delText>
        </w:r>
      </w:del>
      <w:r w:rsidR="008C43FE" w:rsidRPr="006518C9">
        <w:rPr>
          <w:lang w:val="en-US"/>
        </w:rPr>
        <w:t>.</w:t>
      </w:r>
    </w:p>
    <w:p w14:paraId="22C58396" w14:textId="77777777" w:rsidR="006F4DC0" w:rsidRPr="006518C9" w:rsidRDefault="006F4DC0" w:rsidP="00071A7F">
      <w:pPr>
        <w:rPr>
          <w:lang w:val="en-US"/>
        </w:rPr>
      </w:pPr>
    </w:p>
    <w:p w14:paraId="0E55E1E5" w14:textId="77777777" w:rsidR="001B2241" w:rsidRPr="006518C9" w:rsidRDefault="001B2241" w:rsidP="00071A7F">
      <w:pPr>
        <w:rPr>
          <w:lang w:val="en-US"/>
        </w:rPr>
      </w:pPr>
    </w:p>
    <w:p w14:paraId="0FC7BDD9" w14:textId="77777777" w:rsidR="004336D8" w:rsidRPr="006518C9" w:rsidRDefault="0000336C" w:rsidP="00071A7F">
      <w:pPr>
        <w:keepNext/>
        <w:rPr>
          <w:lang w:val="en-US"/>
        </w:rPr>
      </w:pPr>
      <w:r>
        <w:rPr>
          <w:lang w:val="en-US"/>
        </w:rPr>
        <w:lastRenderedPageBreak/>
        <w:pict w14:anchorId="16E09FFA">
          <v:shape id="_x0000_i1025" type="#_x0000_t75" style="width:497.1pt;height:662.4pt">
            <v:imagedata r:id="rId25" o:title=""/>
          </v:shape>
        </w:pict>
      </w:r>
    </w:p>
    <w:p w14:paraId="7CCAF563" w14:textId="77777777" w:rsidR="001B2241" w:rsidRPr="006518C9" w:rsidRDefault="004336D8" w:rsidP="00071A7F">
      <w:pPr>
        <w:pStyle w:val="Caption"/>
        <w:rPr>
          <w:lang w:val="en-US"/>
        </w:rPr>
      </w:pPr>
      <w:bookmarkStart w:id="86"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1</w:t>
      </w:r>
      <w:r w:rsidR="00251338" w:rsidRPr="006518C9">
        <w:rPr>
          <w:noProof/>
          <w:lang w:val="en-US"/>
        </w:rPr>
        <w:fldChar w:fldCharType="end"/>
      </w:r>
      <w:bookmarkEnd w:id="86"/>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1134C2B7" w14:textId="77777777" w:rsidR="006F4DC0" w:rsidRPr="006518C9" w:rsidRDefault="006F4DC0" w:rsidP="00071A7F">
      <w:pPr>
        <w:rPr>
          <w:lang w:val="en-US"/>
        </w:rPr>
      </w:pPr>
    </w:p>
    <w:p w14:paraId="301EA1C0" w14:textId="77777777" w:rsidR="00873DE8" w:rsidRPr="006518C9" w:rsidRDefault="00873DE8" w:rsidP="00466496">
      <w:pPr>
        <w:rPr>
          <w:lang w:val="en-US"/>
        </w:rPr>
      </w:pPr>
    </w:p>
    <w:p w14:paraId="2230103A" w14:textId="77777777" w:rsidR="0001161E" w:rsidRPr="006518C9" w:rsidRDefault="0001161E" w:rsidP="00071A7F">
      <w:pPr>
        <w:pStyle w:val="Heading3"/>
      </w:pPr>
      <w:bookmarkStart w:id="87" w:name="_Ref409017297"/>
      <w:bookmarkStart w:id="88" w:name="_Ref449348756"/>
      <w:bookmarkStart w:id="89" w:name="_Toc457214051"/>
      <w:r w:rsidRPr="006518C9">
        <w:t>Encoding modification localisation scores</w:t>
      </w:r>
      <w:bookmarkEnd w:id="87"/>
      <w:bookmarkEnd w:id="88"/>
      <w:bookmarkEnd w:id="89"/>
    </w:p>
    <w:p w14:paraId="28EB53DE" w14:textId="77777777" w:rsidR="00C81DB9" w:rsidRPr="006518C9" w:rsidRDefault="00C81DB9" w:rsidP="00071A7F">
      <w:pPr>
        <w:pStyle w:val="nobreak"/>
        <w:rPr>
          <w:lang w:val="en-US" w:eastAsia="en-US"/>
        </w:rPr>
      </w:pPr>
    </w:p>
    <w:p w14:paraId="66FD3A79"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BB91118" w14:textId="77777777" w:rsidR="00C81DB9" w:rsidRPr="006518C9" w:rsidRDefault="00C81DB9" w:rsidP="00322152">
      <w:pPr>
        <w:jc w:val="both"/>
        <w:rPr>
          <w:lang w:val="en-US" w:eastAsia="en-US"/>
        </w:rPr>
      </w:pPr>
    </w:p>
    <w:p w14:paraId="25D19718"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749E313B" w14:textId="77777777" w:rsidR="00E42E66" w:rsidRPr="006518C9" w:rsidRDefault="00E42E66" w:rsidP="00322152">
      <w:pPr>
        <w:pStyle w:val="nobreak"/>
        <w:jc w:val="both"/>
        <w:rPr>
          <w:lang w:val="en-US"/>
        </w:rPr>
      </w:pPr>
    </w:p>
    <w:p w14:paraId="73D3A981" w14:textId="6B6C2203"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(MS:1002491), as shown in Figure 2</w:t>
      </w:r>
      <w:ins w:id="90" w:author="Jones, Andy" w:date="2017-01-09T13:27:00Z">
        <w:r w:rsidR="008A3963">
          <w:rPr>
            <w:lang w:val="en-US"/>
          </w:rPr>
          <w:t>A</w:t>
        </w:r>
      </w:ins>
      <w:del w:id="91" w:author="Jones, Andy" w:date="2017-01-09T13:27:00Z">
        <w:r w:rsidRPr="006518C9" w:rsidDel="008A3963">
          <w:rPr>
            <w:lang w:val="en-US"/>
          </w:rPr>
          <w:delText>a</w:delText>
        </w:r>
      </w:del>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w:t>
      </w:r>
      <w:ins w:id="92" w:author="Jones, Andy" w:date="2017-01-09T13:27:00Z">
        <w:r w:rsidR="008A3963">
          <w:rPr>
            <w:lang w:val="en-US"/>
          </w:rPr>
          <w:t>C</w:t>
        </w:r>
      </w:ins>
      <w:del w:id="93" w:author="Jones, Andy" w:date="2017-01-09T13:27:00Z">
        <w:r w:rsidR="00E42E66" w:rsidRPr="006518C9" w:rsidDel="008A3963">
          <w:rPr>
            <w:lang w:val="en-US"/>
          </w:rPr>
          <w:delText>c</w:delText>
        </w:r>
      </w:del>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ins w:id="94" w:author="Jones, Andy" w:date="2017-01-09T13:27:00Z">
        <w:r w:rsidR="008A3963">
          <w:rPr>
            <w:lang w:val="en-US"/>
          </w:rPr>
          <w:t>D</w:t>
        </w:r>
      </w:ins>
      <w:del w:id="95" w:author="Jones, Andy" w:date="2017-01-09T13:27:00Z">
        <w:r w:rsidR="00E42E66" w:rsidRPr="006518C9" w:rsidDel="008A3963">
          <w:rPr>
            <w:lang w:val="en-US"/>
          </w:rPr>
          <w:delText>d</w:delText>
        </w:r>
      </w:del>
      <w:r w:rsidR="00E42E66" w:rsidRPr="006518C9">
        <w:rPr>
          <w:lang w:val="en-US"/>
        </w:rPr>
        <w:t xml:space="preserve">). </w:t>
      </w:r>
    </w:p>
    <w:p w14:paraId="1A1AAA7C" w14:textId="77777777" w:rsidR="00E42E66" w:rsidRPr="006518C9" w:rsidRDefault="00E42E66" w:rsidP="00322152">
      <w:pPr>
        <w:pStyle w:val="nobreak"/>
        <w:jc w:val="both"/>
        <w:rPr>
          <w:lang w:val="en-US"/>
        </w:rPr>
      </w:pPr>
    </w:p>
    <w:p w14:paraId="0C0B0AD3" w14:textId="2E61B039"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ins w:id="96" w:author="Jones, Andy" w:date="2017-01-09T13:28:00Z">
        <w:r w:rsidR="008A3963">
          <w:rPr>
            <w:lang w:val="en-US"/>
          </w:rPr>
          <w:t>E</w:t>
        </w:r>
      </w:ins>
      <w:del w:id="97" w:author="Jones, Andy" w:date="2017-01-09T13:27:00Z">
        <w:r w:rsidRPr="006518C9" w:rsidDel="008A3963">
          <w:rPr>
            <w:lang w:val="en-US"/>
          </w:rPr>
          <w:delText>e</w:delText>
        </w:r>
      </w:del>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EAB07D6" w14:textId="77777777" w:rsidR="00E42E66" w:rsidRPr="006518C9" w:rsidRDefault="00E42E66" w:rsidP="00322152">
      <w:pPr>
        <w:jc w:val="both"/>
        <w:rPr>
          <w:lang w:val="en-US"/>
        </w:rPr>
      </w:pPr>
    </w:p>
    <w:p w14:paraId="225865A6"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 xml:space="preserve">&lt;cvParam accession="MS:1002380"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34406108" w14:textId="77777777" w:rsidR="00AD3527" w:rsidRPr="006518C9" w:rsidRDefault="00AD3527" w:rsidP="00322152">
      <w:pPr>
        <w:jc w:val="both"/>
        <w:rPr>
          <w:rFonts w:ascii="Courier" w:hAnsi="Courier"/>
          <w:bCs/>
          <w:sz w:val="16"/>
          <w:szCs w:val="16"/>
          <w:lang w:val="en-US"/>
        </w:rPr>
      </w:pPr>
    </w:p>
    <w:p w14:paraId="24D72D93"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6DFC26AF" w14:textId="77777777" w:rsidR="00ED6818" w:rsidRPr="006518C9" w:rsidRDefault="0000336C" w:rsidP="00ED6818">
      <w:pPr>
        <w:pStyle w:val="nobreak"/>
        <w:rPr>
          <w:lang w:val="en-US"/>
        </w:rPr>
      </w:pPr>
      <w:r>
        <w:rPr>
          <w:lang w:val="en-US"/>
        </w:rPr>
        <w:lastRenderedPageBreak/>
        <w:pict w14:anchorId="4265F59D">
          <v:shape id="_x0000_i1026" type="#_x0000_t75" style="width:352.5pt;height:676.2pt">
            <v:imagedata r:id="rId26" o:title=""/>
          </v:shape>
        </w:pict>
      </w:r>
    </w:p>
    <w:p w14:paraId="7D64EFF2"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2456182B" w14:textId="77777777" w:rsidR="0001161E" w:rsidRPr="006518C9" w:rsidRDefault="0001161E" w:rsidP="00466496">
      <w:pPr>
        <w:rPr>
          <w:lang w:val="en-US"/>
        </w:rPr>
      </w:pPr>
    </w:p>
    <w:p w14:paraId="15E9E9D6" w14:textId="77777777" w:rsidR="00A84328" w:rsidRPr="006518C9" w:rsidRDefault="007A0315" w:rsidP="00071A7F">
      <w:pPr>
        <w:pStyle w:val="Heading3"/>
      </w:pPr>
      <w:bookmarkStart w:id="98" w:name="_Ref409017331"/>
      <w:bookmarkStart w:id="99" w:name="_Toc457214052"/>
      <w:r w:rsidRPr="006518C9">
        <w:t>Encoding results of cross</w:t>
      </w:r>
      <w:r w:rsidR="0025798A" w:rsidRPr="006518C9">
        <w:t>-</w:t>
      </w:r>
      <w:r w:rsidRPr="006518C9">
        <w:t>linking searches</w:t>
      </w:r>
      <w:bookmarkEnd w:id="98"/>
      <w:bookmarkEnd w:id="99"/>
    </w:p>
    <w:p w14:paraId="49BC83C5" w14:textId="77777777" w:rsidR="00DD507B" w:rsidRPr="006518C9" w:rsidRDefault="009813A2" w:rsidP="00DA66B3">
      <w:pPr>
        <w:pStyle w:val="nobreak"/>
        <w:jc w:val="both"/>
        <w:rPr>
          <w:lang w:val="en-US"/>
        </w:rPr>
      </w:pPr>
      <w:r w:rsidRPr="006518C9">
        <w:rPr>
          <w:lang w:val="en-US" w:eastAsia="en-US"/>
        </w:rPr>
        <w:t xml:space="preserve">A new mechanism has been added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linked peptides. This presents a new challenge for mzIdentML,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3C46AF" w:rsidRPr="006518C9">
        <w:rPr>
          <w:lang w:val="en-US"/>
        </w:rPr>
        <w:t xml:space="preserve">Figure </w:t>
      </w:r>
      <w:r w:rsidR="003C46AF" w:rsidRPr="006518C9">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6017EBEA" w14:textId="77777777" w:rsidR="00DD507B" w:rsidRPr="006518C9" w:rsidRDefault="00DD507B" w:rsidP="00071A7F">
      <w:pPr>
        <w:pStyle w:val="nobreak"/>
        <w:rPr>
          <w:lang w:val="en-US"/>
        </w:rPr>
      </w:pPr>
    </w:p>
    <w:p w14:paraId="10C25790" w14:textId="77777777" w:rsidR="0003720A" w:rsidRPr="006518C9" w:rsidRDefault="0003720A" w:rsidP="00071A7F">
      <w:pPr>
        <w:pStyle w:val="nobreak"/>
        <w:rPr>
          <w:b/>
          <w:i/>
          <w:lang w:val="en-US"/>
        </w:rPr>
      </w:pPr>
      <w:r w:rsidRPr="006518C9">
        <w:rPr>
          <w:b/>
          <w:i/>
          <w:lang w:val="en-US"/>
        </w:rPr>
        <w:t>Encoding a cross-linked peptide pair identification</w:t>
      </w:r>
    </w:p>
    <w:p w14:paraId="0AA5E3D7" w14:textId="4DE6B16E"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ins w:id="100" w:author="Jones, Andy" w:date="2017-01-09T13:28:00Z">
        <w:r w:rsidR="008A3963">
          <w:rPr>
            <w:lang w:val="en-US"/>
          </w:rPr>
          <w:t>A</w:t>
        </w:r>
      </w:ins>
      <w:del w:id="101" w:author="Jones, Andy" w:date="2017-01-09T13:28:00Z">
        <w:r w:rsidR="00DD5C31" w:rsidRPr="006518C9" w:rsidDel="008A3963">
          <w:rPr>
            <w:lang w:val="en-US"/>
          </w:rPr>
          <w:delText>a</w:delText>
        </w:r>
      </w:del>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ins w:id="102" w:author="Jones, Andy" w:date="2017-01-09T13:28:00Z">
        <w:r w:rsidR="008A3963">
          <w:rPr>
            <w:lang w:val="en-US"/>
          </w:rPr>
          <w:t>B</w:t>
        </w:r>
      </w:ins>
      <w:del w:id="103" w:author="Jones, Andy" w:date="2017-01-09T13:28:00Z">
        <w:r w:rsidR="00DD5C31" w:rsidRPr="006518C9" w:rsidDel="008A3963">
          <w:rPr>
            <w:lang w:val="en-US"/>
          </w:rPr>
          <w:delText>b</w:delText>
        </w:r>
      </w:del>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 or the one with the higher molecular weight if the same length.</w:t>
      </w:r>
    </w:p>
    <w:p w14:paraId="19226F3F" w14:textId="77777777" w:rsidR="004E1EA7" w:rsidRPr="006518C9" w:rsidRDefault="004E1EA7" w:rsidP="00071A7F">
      <w:pPr>
        <w:pStyle w:val="nobreak"/>
        <w:rPr>
          <w:lang w:val="en-US"/>
        </w:rPr>
      </w:pPr>
    </w:p>
    <w:p w14:paraId="591289F2" w14:textId="2631BAC7"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ins w:id="104" w:author="Jones, Andy" w:date="2017-01-09T13:28:00Z">
        <w:r w:rsidR="008A3963">
          <w:rPr>
            <w:lang w:val="en-US"/>
          </w:rPr>
          <w:t>D</w:t>
        </w:r>
      </w:ins>
      <w:del w:id="105" w:author="Jones, Andy" w:date="2017-01-09T13:28:00Z">
        <w:r w:rsidR="00DD5C31" w:rsidRPr="006518C9" w:rsidDel="008A3963">
          <w:rPr>
            <w:lang w:val="en-US"/>
          </w:rPr>
          <w:delText>d</w:delText>
        </w:r>
      </w:del>
      <w:r w:rsidR="00DD5C31" w:rsidRPr="006518C9">
        <w:rPr>
          <w:lang w:val="en-US"/>
        </w:rPr>
        <w:t>.</w:t>
      </w:r>
      <w:r w:rsidR="00AE6598" w:rsidRPr="006518C9">
        <w:rPr>
          <w:lang w:val="en-US"/>
        </w:rPr>
        <w:t xml:space="preserve"> The two instances of &lt;SpectrumIdentificationItem&gt; MUST also share the same value for the rank attribute. </w:t>
      </w:r>
    </w:p>
    <w:p w14:paraId="3742DC63" w14:textId="77777777" w:rsidR="00AE6598" w:rsidRPr="006518C9" w:rsidRDefault="00AE6598" w:rsidP="00071A7F">
      <w:pPr>
        <w:pStyle w:val="nobreak"/>
        <w:rPr>
          <w:lang w:val="en-US"/>
        </w:rPr>
      </w:pPr>
    </w:p>
    <w:p w14:paraId="1B0D82C8" w14:textId="5CD73AC2"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ins w:id="106" w:author="Jones, Andy" w:date="2017-01-09T13:28:00Z">
        <w:r w:rsidR="008A3963">
          <w:rPr>
            <w:lang w:val="en-US"/>
          </w:rPr>
          <w:t>E</w:t>
        </w:r>
      </w:ins>
      <w:del w:id="107" w:author="Jones, Andy" w:date="2017-01-09T13:28:00Z">
        <w:r w:rsidRPr="006518C9" w:rsidDel="008A3963">
          <w:rPr>
            <w:lang w:val="en-US"/>
          </w:rPr>
          <w:delText>e</w:delText>
        </w:r>
      </w:del>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705EEAB3" w14:textId="77777777" w:rsidR="00302E1A" w:rsidRPr="006518C9" w:rsidRDefault="00302E1A" w:rsidP="00B151A4">
      <w:pPr>
        <w:jc w:val="both"/>
        <w:rPr>
          <w:lang w:val="en-US" w:eastAsia="en-US"/>
        </w:rPr>
      </w:pPr>
    </w:p>
    <w:p w14:paraId="045ED023"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446392F9" w14:textId="77777777" w:rsidR="0079619C" w:rsidRPr="006518C9" w:rsidRDefault="0079619C" w:rsidP="00B151A4">
      <w:pPr>
        <w:jc w:val="both"/>
        <w:rPr>
          <w:lang w:val="en-US" w:eastAsia="en-US"/>
        </w:rPr>
      </w:pPr>
    </w:p>
    <w:p w14:paraId="3B0A4681" w14:textId="77777777" w:rsidR="00302E1A" w:rsidRPr="006518C9" w:rsidRDefault="00302E1A" w:rsidP="00B151A4">
      <w:pPr>
        <w:jc w:val="both"/>
        <w:rPr>
          <w:lang w:val="en-US" w:eastAsia="en-US"/>
        </w:rPr>
      </w:pPr>
    </w:p>
    <w:p w14:paraId="143F99DC"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66FE3BFA"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424FC25B" w14:textId="77777777" w:rsidR="001B3FEE" w:rsidRPr="006518C9" w:rsidRDefault="001B3FEE" w:rsidP="001B3FEE">
      <w:pPr>
        <w:jc w:val="both"/>
        <w:rPr>
          <w:lang w:val="en-US"/>
        </w:rPr>
      </w:pPr>
    </w:p>
    <w:p w14:paraId="08E0036A"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14EFB1A2" w14:textId="77777777" w:rsidR="001B3FEE" w:rsidRPr="006518C9" w:rsidRDefault="001B3FEE" w:rsidP="001B3FEE">
      <w:pPr>
        <w:jc w:val="both"/>
        <w:rPr>
          <w:lang w:val="en-US"/>
        </w:rPr>
      </w:pPr>
    </w:p>
    <w:p w14:paraId="4A7E4933" w14:textId="77777777" w:rsidR="001B3FEE" w:rsidRPr="006518C9" w:rsidRDefault="001B3FEE" w:rsidP="001B3FEE">
      <w:pPr>
        <w:jc w:val="both"/>
        <w:rPr>
          <w:lang w:val="en-US"/>
        </w:rPr>
      </w:pPr>
    </w:p>
    <w:p w14:paraId="69CB0FF4" w14:textId="77777777" w:rsidR="008A6B4B" w:rsidRPr="006518C9" w:rsidRDefault="008A6B4B" w:rsidP="008A6B4B">
      <w:pPr>
        <w:rPr>
          <w:lang w:val="en-US"/>
        </w:rPr>
      </w:pPr>
    </w:p>
    <w:p w14:paraId="2E2FE918" w14:textId="77777777" w:rsidR="00D70137" w:rsidRPr="006518C9" w:rsidRDefault="00D70137" w:rsidP="00D70137">
      <w:pPr>
        <w:rPr>
          <w:b/>
          <w:i/>
          <w:lang w:val="en-US" w:eastAsia="en-US"/>
        </w:rPr>
      </w:pPr>
    </w:p>
    <w:p w14:paraId="7F0E154E" w14:textId="77777777" w:rsidR="004C0029" w:rsidRPr="006518C9" w:rsidRDefault="0000336C" w:rsidP="00071A7F">
      <w:pPr>
        <w:keepNext/>
        <w:rPr>
          <w:lang w:val="en-US"/>
        </w:rPr>
      </w:pPr>
      <w:r>
        <w:rPr>
          <w:lang w:val="en-US"/>
        </w:rPr>
        <w:lastRenderedPageBreak/>
        <w:pict w14:anchorId="5C8C5FED">
          <v:shape id="_x0000_i1027" type="#_x0000_t75" style="width:489.6pt;height:677.4pt">
            <v:imagedata r:id="rId27" o:title=""/>
          </v:shape>
        </w:pict>
      </w:r>
    </w:p>
    <w:p w14:paraId="5A545E80" w14:textId="77777777" w:rsidR="00A84328" w:rsidRPr="006518C9" w:rsidRDefault="004C0029" w:rsidP="00B151A4">
      <w:pPr>
        <w:pStyle w:val="Caption"/>
        <w:jc w:val="both"/>
        <w:rPr>
          <w:b w:val="0"/>
          <w:lang w:val="en-US"/>
        </w:rPr>
      </w:pPr>
      <w:bookmarkStart w:id="108"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3</w:t>
      </w:r>
      <w:r w:rsidR="00251338" w:rsidRPr="006518C9">
        <w:rPr>
          <w:noProof/>
          <w:lang w:val="en-US"/>
        </w:rPr>
        <w:fldChar w:fldCharType="end"/>
      </w:r>
      <w:bookmarkEnd w:id="108"/>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BA366E" w14:textId="77777777" w:rsidR="004C0029" w:rsidRPr="006518C9" w:rsidRDefault="004C0029" w:rsidP="00466496">
      <w:pPr>
        <w:rPr>
          <w:lang w:val="en-US"/>
        </w:rPr>
      </w:pPr>
    </w:p>
    <w:p w14:paraId="0FC70350" w14:textId="77777777" w:rsidR="007C6533" w:rsidRPr="006518C9" w:rsidRDefault="007C6533" w:rsidP="007C6533">
      <w:pPr>
        <w:rPr>
          <w:b/>
          <w:i/>
          <w:lang w:val="en-US"/>
        </w:rPr>
      </w:pPr>
      <w:r w:rsidRPr="006518C9">
        <w:rPr>
          <w:b/>
          <w:i/>
          <w:lang w:val="en-US"/>
        </w:rPr>
        <w:t>Encoding evidence associated with cross-linked position</w:t>
      </w:r>
    </w:p>
    <w:p w14:paraId="60D6D686"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5.2.7</w:t>
      </w:r>
      <w:r w:rsidR="00850ED8" w:rsidRPr="006518C9">
        <w:rPr>
          <w:lang w:val="en-US"/>
        </w:rPr>
        <w:fldChar w:fldCharType="end"/>
      </w:r>
      <w:r w:rsidR="00850ED8" w:rsidRPr="006518C9">
        <w:rPr>
          <w:lang w:val="en-US"/>
        </w:rPr>
        <w:t>)</w:t>
      </w:r>
      <w:r w:rsidRPr="006518C9">
        <w:rPr>
          <w:lang w:val="en-US"/>
        </w:rPr>
        <w:t xml:space="preserve">. </w:t>
      </w:r>
    </w:p>
    <w:p w14:paraId="2CF0B0F1" w14:textId="77777777" w:rsidR="001E31F2" w:rsidRPr="006518C9" w:rsidRDefault="001E31F2" w:rsidP="001B3FEE">
      <w:pPr>
        <w:jc w:val="both"/>
        <w:rPr>
          <w:lang w:val="en-US"/>
        </w:rPr>
      </w:pPr>
    </w:p>
    <w:p w14:paraId="28C0D45C" w14:textId="77777777" w:rsidR="001E31F2" w:rsidRPr="006518C9" w:rsidRDefault="001E31F2" w:rsidP="001B3FEE">
      <w:pPr>
        <w:jc w:val="both"/>
        <w:rPr>
          <w:b/>
          <w:i/>
          <w:lang w:val="en-US"/>
        </w:rPr>
      </w:pPr>
      <w:r w:rsidRPr="006518C9">
        <w:rPr>
          <w:b/>
          <w:i/>
          <w:lang w:val="en-US"/>
        </w:rPr>
        <w:t>Encoding peptide-level rescoring of cross-linking data</w:t>
      </w:r>
    </w:p>
    <w:p w14:paraId="089F99DA"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F65B00" w:rsidRPr="006518C9">
        <w:rPr>
          <w:lang w:val="en-US"/>
        </w:rPr>
        <w:t>5.2.6</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6DDDFE29" w14:textId="77777777" w:rsidR="001E31F2" w:rsidRPr="006518C9" w:rsidRDefault="001E31F2" w:rsidP="001B3FEE">
      <w:pPr>
        <w:jc w:val="both"/>
        <w:rPr>
          <w:lang w:val="en-US"/>
        </w:rPr>
      </w:pPr>
    </w:p>
    <w:p w14:paraId="786C4D0C" w14:textId="77777777" w:rsidR="001E31F2" w:rsidRPr="006518C9" w:rsidRDefault="001E31F2" w:rsidP="001B3FEE">
      <w:pPr>
        <w:jc w:val="both"/>
        <w:rPr>
          <w:b/>
          <w:i/>
          <w:lang w:val="en-US"/>
        </w:rPr>
      </w:pPr>
      <w:r w:rsidRPr="006518C9">
        <w:rPr>
          <w:b/>
          <w:i/>
          <w:lang w:val="en-US"/>
        </w:rPr>
        <w:t>Encoding protein-level interaction evidence</w:t>
      </w:r>
    </w:p>
    <w:p w14:paraId="6DD4C3C3"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C765EB" w:rsidRPr="006518C9">
        <w:rPr>
          <w:lang w:val="en-US"/>
        </w:rPr>
        <w:t xml:space="preserve">Figure </w:t>
      </w:r>
      <w:r w:rsidR="00C765EB" w:rsidRPr="006518C9">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F55126" w:rsidRPr="006518C9">
        <w:rPr>
          <w:lang w:val="en-US"/>
        </w:rPr>
        <w:t xml:space="preserve">Figure </w:t>
      </w:r>
      <w:r w:rsidR="00F55126" w:rsidRPr="006518C9">
        <w:rPr>
          <w:noProof/>
          <w:lang w:val="en-US"/>
        </w:rPr>
        <w:t>4</w:t>
      </w:r>
      <w:r w:rsidR="00F55126" w:rsidRPr="006518C9">
        <w:rPr>
          <w:lang w:val="en-US"/>
        </w:rPr>
        <w:fldChar w:fldCharType="end"/>
      </w:r>
      <w:r w:rsidR="00F55126" w:rsidRPr="006518C9">
        <w:rPr>
          <w:lang w:val="en-US"/>
        </w:rPr>
        <w:t xml:space="preserve">. </w:t>
      </w:r>
    </w:p>
    <w:p w14:paraId="1666FA2A" w14:textId="77777777" w:rsidR="00C765EB" w:rsidRPr="006518C9" w:rsidRDefault="00C765EB" w:rsidP="001B3FEE">
      <w:pPr>
        <w:jc w:val="both"/>
        <w:rPr>
          <w:lang w:val="en-US"/>
        </w:rPr>
      </w:pPr>
    </w:p>
    <w:p w14:paraId="0797ED83"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A7F5C4E" w14:textId="77777777" w:rsidR="00C62AFB" w:rsidRPr="006518C9" w:rsidRDefault="00C62AFB" w:rsidP="001B3FEE">
      <w:pPr>
        <w:jc w:val="both"/>
        <w:rPr>
          <w:lang w:val="en-US"/>
        </w:rPr>
      </w:pPr>
    </w:p>
    <w:p w14:paraId="33051280"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B151A4" w:rsidRPr="006518C9">
        <w:rPr>
          <w:lang w:val="en-US"/>
        </w:rPr>
        <w:t>4</w:t>
      </w:r>
      <w:r w:rsidR="00B151A4" w:rsidRPr="006518C9">
        <w:rPr>
          <w:lang w:val="en-US"/>
        </w:rPr>
        <w:fldChar w:fldCharType="end"/>
      </w:r>
      <w:r w:rsidR="00B151A4" w:rsidRPr="006518C9">
        <w:rPr>
          <w:lang w:val="en-US"/>
        </w:rPr>
        <w:t>)</w:t>
      </w:r>
      <w:r w:rsidRPr="006518C9">
        <w:rPr>
          <w:lang w:val="en-US"/>
        </w:rPr>
        <w:t>.</w:t>
      </w:r>
    </w:p>
    <w:p w14:paraId="64A37D22" w14:textId="77777777" w:rsidR="004C4F18" w:rsidRPr="006518C9" w:rsidRDefault="004C4F18" w:rsidP="001B3FEE">
      <w:pPr>
        <w:jc w:val="both"/>
        <w:rPr>
          <w:lang w:val="en-US"/>
        </w:rPr>
      </w:pPr>
    </w:p>
    <w:p w14:paraId="6F0469E0" w14:textId="77777777" w:rsidR="00F83452" w:rsidRPr="006518C9" w:rsidRDefault="004C4F18" w:rsidP="001B3FEE">
      <w:pPr>
        <w:jc w:val="both"/>
        <w:rPr>
          <w:b/>
          <w:lang w:val="en-US"/>
        </w:rPr>
      </w:pPr>
      <w:r w:rsidRPr="006518C9">
        <w:rPr>
          <w:b/>
          <w:lang w:val="en-US"/>
        </w:rPr>
        <w:t>Encoding modifications searched</w:t>
      </w:r>
    </w:p>
    <w:p w14:paraId="175E9F21"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were searched for. </w:t>
      </w:r>
      <w:r w:rsidR="00771C60" w:rsidRPr="006518C9">
        <w:rPr>
          <w:lang w:val="en-US"/>
        </w:rPr>
        <w:t xml:space="preserve">When encoding cross-linking modifications, </w:t>
      </w:r>
      <w:r w:rsidR="000317BC" w:rsidRPr="006518C9">
        <w:rPr>
          <w:lang w:val="en-US"/>
        </w:rPr>
        <w:t xml:space="preserve">it is expected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240B6611" w14:textId="77777777" w:rsidR="00F83452" w:rsidRPr="006518C9" w:rsidRDefault="00F83452" w:rsidP="001B3FEE">
      <w:pPr>
        <w:jc w:val="both"/>
        <w:rPr>
          <w:b/>
          <w:lang w:val="en-US"/>
        </w:rPr>
      </w:pPr>
    </w:p>
    <w:p w14:paraId="6457730A"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09E530CF"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88E377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accession="MS:1002509" name="cross-link donor" value="0"/&gt;</w:t>
      </w:r>
    </w:p>
    <w:p w14:paraId="42F18D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47BCB22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2D0BE6ED"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CA6DAA1"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accession="MS:1002510" name="cross-link acceptor" value="0"/&gt;</w:t>
      </w:r>
    </w:p>
    <w:p w14:paraId="681E25B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679A6F91"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2AB6F873" w14:textId="77777777" w:rsidR="004C4F18" w:rsidRPr="006518C9" w:rsidRDefault="004C4F18" w:rsidP="001B3FEE">
      <w:pPr>
        <w:jc w:val="both"/>
        <w:rPr>
          <w:b/>
          <w:lang w:val="en-US"/>
        </w:rPr>
      </w:pPr>
    </w:p>
    <w:p w14:paraId="48662766" w14:textId="77777777" w:rsidR="004B7D23" w:rsidRPr="006518C9" w:rsidRDefault="004B7D23" w:rsidP="00805C85">
      <w:pPr>
        <w:ind w:left="1440"/>
        <w:rPr>
          <w:lang w:val="en-US"/>
        </w:rPr>
      </w:pPr>
    </w:p>
    <w:p w14:paraId="120242CF" w14:textId="77777777" w:rsidR="00EB0E86" w:rsidRPr="006518C9" w:rsidRDefault="00EB0E86" w:rsidP="00805C85">
      <w:pPr>
        <w:ind w:left="1440"/>
        <w:rPr>
          <w:lang w:val="en-US"/>
        </w:rPr>
      </w:pPr>
    </w:p>
    <w:p w14:paraId="7BC9AF00" w14:textId="77777777" w:rsidR="002E7437" w:rsidRPr="006518C9" w:rsidRDefault="0000336C" w:rsidP="002E7437">
      <w:pPr>
        <w:keepNext/>
        <w:rPr>
          <w:lang w:val="en-US"/>
        </w:rPr>
      </w:pPr>
      <w:r>
        <w:rPr>
          <w:lang w:val="en-US"/>
        </w:rPr>
        <w:lastRenderedPageBreak/>
        <w:pict w14:anchorId="1048E36A">
          <v:shape id="_x0000_i1028" type="#_x0000_t75" style="width:496.5pt;height:676.8pt">
            <v:imagedata r:id="rId28" o:title=""/>
          </v:shape>
        </w:pict>
      </w:r>
    </w:p>
    <w:p w14:paraId="034B8EDC" w14:textId="77777777" w:rsidR="00085536" w:rsidRPr="006518C9" w:rsidRDefault="002E7437" w:rsidP="00B151A4">
      <w:pPr>
        <w:pStyle w:val="Caption"/>
        <w:jc w:val="both"/>
        <w:rPr>
          <w:lang w:val="en-US"/>
        </w:rPr>
      </w:pPr>
      <w:bookmarkStart w:id="109"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4</w:t>
      </w:r>
      <w:r w:rsidR="00251338" w:rsidRPr="006518C9">
        <w:rPr>
          <w:noProof/>
          <w:lang w:val="en-US"/>
        </w:rPr>
        <w:fldChar w:fldCharType="end"/>
      </w:r>
      <w:bookmarkEnd w:id="109"/>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04B44B24" w14:textId="77777777" w:rsidR="00085536" w:rsidRPr="006518C9" w:rsidRDefault="00085536" w:rsidP="00466496">
      <w:pPr>
        <w:rPr>
          <w:lang w:val="en-US"/>
        </w:rPr>
      </w:pPr>
    </w:p>
    <w:p w14:paraId="13B366EB" w14:textId="77777777" w:rsidR="002F05C3" w:rsidRPr="006518C9" w:rsidRDefault="002F05C3" w:rsidP="00466496">
      <w:pPr>
        <w:rPr>
          <w:lang w:val="en-US"/>
        </w:rPr>
      </w:pPr>
    </w:p>
    <w:p w14:paraId="648010BD" w14:textId="77777777" w:rsidR="002F05C3" w:rsidRPr="006518C9" w:rsidRDefault="002F05C3" w:rsidP="00466496">
      <w:pPr>
        <w:rPr>
          <w:lang w:val="en-US"/>
        </w:rPr>
      </w:pPr>
    </w:p>
    <w:p w14:paraId="200F0947" w14:textId="77777777" w:rsidR="00FB6357" w:rsidRPr="006518C9" w:rsidRDefault="00FB6357" w:rsidP="00071A7F">
      <w:pPr>
        <w:pStyle w:val="Heading3"/>
      </w:pPr>
      <w:bookmarkStart w:id="110" w:name="_Ref450046417"/>
      <w:bookmarkStart w:id="111" w:name="_Toc457214053"/>
      <w:r w:rsidRPr="006518C9">
        <w:t xml:space="preserve">Encoding </w:t>
      </w:r>
      <w:r w:rsidR="005E3B0D" w:rsidRPr="006518C9">
        <w:t xml:space="preserve">proteogenomics </w:t>
      </w:r>
      <w:r w:rsidRPr="006518C9">
        <w:t>annotation data</w:t>
      </w:r>
      <w:bookmarkEnd w:id="110"/>
      <w:bookmarkEnd w:id="111"/>
    </w:p>
    <w:p w14:paraId="7BE3A615" w14:textId="77777777" w:rsidR="00FB6357" w:rsidRPr="006518C9" w:rsidRDefault="00FB6357" w:rsidP="00466496">
      <w:pPr>
        <w:rPr>
          <w:lang w:val="en-US"/>
        </w:rPr>
      </w:pPr>
    </w:p>
    <w:p w14:paraId="676763CB"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2E781E" w:rsidRPr="006518C9">
        <w:rPr>
          <w:lang w:val="en-US"/>
        </w:rPr>
        <w:t xml:space="preserve">Figure </w:t>
      </w:r>
      <w:r w:rsidR="002E781E" w:rsidRPr="006518C9">
        <w:rPr>
          <w:noProof/>
          <w:lang w:val="en-US"/>
        </w:rPr>
        <w:t>5</w:t>
      </w:r>
      <w:r w:rsidR="002E781E" w:rsidRPr="006518C9">
        <w:rPr>
          <w:lang w:val="en-US"/>
        </w:rPr>
        <w:fldChar w:fldCharType="end"/>
      </w:r>
      <w:r w:rsidR="002E781E" w:rsidRPr="006518C9">
        <w:rPr>
          <w:lang w:val="en-US"/>
        </w:rPr>
        <w:t>.</w:t>
      </w:r>
    </w:p>
    <w:p w14:paraId="046C5FCE" w14:textId="77777777" w:rsidR="00E450A0" w:rsidRPr="006518C9" w:rsidRDefault="0000336C" w:rsidP="00E450A0">
      <w:pPr>
        <w:keepNext/>
        <w:rPr>
          <w:lang w:val="en-US"/>
        </w:rPr>
      </w:pPr>
      <w:r>
        <w:rPr>
          <w:lang w:val="en-US"/>
        </w:rPr>
        <w:lastRenderedPageBreak/>
        <w:pict w14:anchorId="57490497">
          <v:shape id="Picture 1" o:spid="_x0000_i1029" type="#_x0000_t75" style="width:403.2pt;height:676.8pt;visibility:visible;mso-wrap-style:square">
            <v:imagedata r:id="rId29" o:title=""/>
          </v:shape>
        </w:pict>
      </w:r>
    </w:p>
    <w:p w14:paraId="4CA41B61" w14:textId="77777777" w:rsidR="00E450A0" w:rsidRPr="006518C9" w:rsidRDefault="00E450A0" w:rsidP="00E450A0">
      <w:pPr>
        <w:pStyle w:val="Caption"/>
        <w:rPr>
          <w:lang w:val="en-US"/>
        </w:rPr>
      </w:pPr>
      <w:bookmarkStart w:id="112" w:name="_Ref449365743"/>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Pr="006518C9">
        <w:rPr>
          <w:noProof/>
          <w:lang w:val="en-US"/>
        </w:rPr>
        <w:t>5</w:t>
      </w:r>
      <w:r w:rsidR="00251338" w:rsidRPr="006518C9">
        <w:rPr>
          <w:noProof/>
          <w:lang w:val="en-US"/>
        </w:rPr>
        <w:fldChar w:fldCharType="end"/>
      </w:r>
      <w:bookmarkEnd w:id="112"/>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14:paraId="4EBB4542" w14:textId="77777777" w:rsidR="00FB6357" w:rsidRPr="006518C9" w:rsidRDefault="00FB6357" w:rsidP="00466496">
      <w:pPr>
        <w:rPr>
          <w:lang w:val="en-US"/>
        </w:rPr>
      </w:pPr>
    </w:p>
    <w:p w14:paraId="015CD9D6" w14:textId="77777777" w:rsidR="00FB6357" w:rsidRPr="006518C9" w:rsidRDefault="00FB6357" w:rsidP="00466496">
      <w:pPr>
        <w:rPr>
          <w:lang w:val="en-US"/>
        </w:rPr>
      </w:pPr>
    </w:p>
    <w:p w14:paraId="621D8696" w14:textId="77777777" w:rsidR="00D77D22" w:rsidRPr="006518C9" w:rsidRDefault="00D77D22" w:rsidP="00466496">
      <w:pPr>
        <w:rPr>
          <w:lang w:val="en-US"/>
        </w:rPr>
      </w:pPr>
    </w:p>
    <w:p w14:paraId="21C109E7" w14:textId="77777777" w:rsidR="009D60F9" w:rsidRPr="006518C9" w:rsidRDefault="009D60F9" w:rsidP="00466496">
      <w:pPr>
        <w:pStyle w:val="Heading2"/>
      </w:pPr>
      <w:bookmarkStart w:id="113" w:name="_Ref216762256"/>
      <w:bookmarkStart w:id="114" w:name="_Ref216762262"/>
      <w:bookmarkStart w:id="115" w:name="_Toc457214054"/>
      <w:bookmarkStart w:id="116" w:name="_Ref116791004"/>
      <w:bookmarkStart w:id="117" w:name="_Ref116791133"/>
      <w:bookmarkStart w:id="118" w:name="_Toc118017565"/>
      <w:bookmarkStart w:id="119" w:name="_Toc170636044"/>
      <w:r w:rsidRPr="006518C9">
        <w:t>Other supporting materials</w:t>
      </w:r>
      <w:bookmarkEnd w:id="113"/>
      <w:bookmarkEnd w:id="114"/>
      <w:bookmarkEnd w:id="115"/>
    </w:p>
    <w:p w14:paraId="05A5A6F5" w14:textId="77777777" w:rsidR="004E2A3B" w:rsidRPr="006518C9" w:rsidRDefault="004E2A3B" w:rsidP="00466496">
      <w:pPr>
        <w:spacing w:after="120"/>
        <w:rPr>
          <w:lang w:val="en-US"/>
        </w:rPr>
      </w:pPr>
    </w:p>
    <w:p w14:paraId="3F02B5C8" w14:textId="77777777" w:rsidR="00CB7B7E" w:rsidRPr="006518C9" w:rsidRDefault="00CB7B7E" w:rsidP="00187F44">
      <w:pPr>
        <w:spacing w:after="120"/>
        <w:jc w:val="both"/>
        <w:rPr>
          <w:lang w:val="en-US"/>
        </w:rPr>
      </w:pPr>
      <w:r w:rsidRPr="006518C9">
        <w:rPr>
          <w:lang w:val="en-US"/>
        </w:rPr>
        <w:t xml:space="preserve">Example files demonstrating the different uses cases have been developed and are available from the following location: </w:t>
      </w:r>
      <w:hyperlink r:id="rId30"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66049D02" w14:textId="77777777" w:rsidR="00CB7B7E" w:rsidRPr="006518C9" w:rsidRDefault="00CB7B7E" w:rsidP="00466496">
      <w:pPr>
        <w:spacing w:after="120"/>
        <w:rPr>
          <w:lang w:val="en-US"/>
        </w:rPr>
      </w:pPr>
    </w:p>
    <w:p w14:paraId="5A085062" w14:textId="77777777" w:rsidR="008B6BE0" w:rsidRPr="006518C9" w:rsidRDefault="008B6BE0" w:rsidP="00466496">
      <w:pPr>
        <w:pStyle w:val="Heading1"/>
      </w:pPr>
      <w:bookmarkStart w:id="120" w:name="_Ref116791170"/>
      <w:bookmarkStart w:id="121" w:name="_Ref116792072"/>
      <w:bookmarkStart w:id="122" w:name="_Toc118017568"/>
      <w:bookmarkStart w:id="123" w:name="_Toc170636045"/>
      <w:bookmarkStart w:id="124" w:name="_Toc457214055"/>
      <w:bookmarkEnd w:id="116"/>
      <w:bookmarkEnd w:id="117"/>
      <w:bookmarkEnd w:id="118"/>
      <w:bookmarkEnd w:id="119"/>
      <w:r w:rsidRPr="006518C9">
        <w:t>Model in XML Schema</w:t>
      </w:r>
      <w:bookmarkEnd w:id="120"/>
      <w:bookmarkEnd w:id="121"/>
      <w:bookmarkEnd w:id="122"/>
      <w:bookmarkEnd w:id="123"/>
      <w:bookmarkEnd w:id="124"/>
    </w:p>
    <w:p w14:paraId="0C00A6B5"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10081ED6" w14:textId="77777777" w:rsidR="004A42EB" w:rsidRPr="006518C9" w:rsidRDefault="004A42EB" w:rsidP="00466496">
      <w:pPr>
        <w:pStyle w:val="nobreak"/>
        <w:rPr>
          <w:lang w:val="en-US"/>
        </w:rPr>
      </w:pPr>
    </w:p>
    <w:p w14:paraId="2293AA3F" w14:textId="77777777" w:rsidR="004A42EB" w:rsidRPr="006518C9" w:rsidRDefault="004A42EB" w:rsidP="00466496">
      <w:pPr>
        <w:rPr>
          <w:lang w:val="en-US"/>
        </w:rPr>
      </w:pPr>
    </w:p>
    <w:p w14:paraId="15F6F6B3" w14:textId="77777777" w:rsidR="004A42EB" w:rsidRPr="006518C9" w:rsidRDefault="0000336C" w:rsidP="00466496">
      <w:pPr>
        <w:keepNext/>
        <w:rPr>
          <w:lang w:val="en-US"/>
        </w:rPr>
      </w:pPr>
      <w:r>
        <w:rPr>
          <w:lang w:val="en-US"/>
        </w:rPr>
        <w:pict w14:anchorId="2741FFB4">
          <v:shape id="_x0000_i1030" type="#_x0000_t75" style="width:7in;height:259.2pt">
            <v:imagedata r:id="rId31" o:title=""/>
          </v:shape>
        </w:pict>
      </w:r>
    </w:p>
    <w:p w14:paraId="3E62F344" w14:textId="77777777" w:rsidR="004A42EB" w:rsidRPr="006518C9" w:rsidRDefault="004A42EB" w:rsidP="00466496">
      <w:pPr>
        <w:pStyle w:val="Caption"/>
        <w:rPr>
          <w:lang w:val="en-US"/>
        </w:rPr>
      </w:pPr>
      <w:bookmarkStart w:id="125"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6</w:t>
      </w:r>
      <w:r w:rsidR="00251338" w:rsidRPr="006518C9">
        <w:rPr>
          <w:noProof/>
          <w:lang w:val="en-US"/>
        </w:rPr>
        <w:fldChar w:fldCharType="end"/>
      </w:r>
      <w:bookmarkEnd w:id="125"/>
      <w:r w:rsidR="00C71501" w:rsidRPr="006518C9">
        <w:rPr>
          <w:lang w:val="en-US"/>
        </w:rPr>
        <w:t>.</w:t>
      </w:r>
      <w:r w:rsidRPr="006518C9">
        <w:rPr>
          <w:lang w:val="en-US"/>
        </w:rPr>
        <w:t xml:space="preserve"> </w:t>
      </w:r>
      <w:r w:rsidRPr="006518C9">
        <w:rPr>
          <w:b w:val="0"/>
          <w:lang w:val="en-US"/>
        </w:rPr>
        <w:t>A diagrammatic overview of the mzIdentML schema.</w:t>
      </w:r>
    </w:p>
    <w:p w14:paraId="751B410E" w14:textId="77777777" w:rsidR="00BC53E5" w:rsidRPr="006518C9" w:rsidRDefault="00BC53E5" w:rsidP="00BC53E5">
      <w:pPr>
        <w:rPr>
          <w:lang w:val="en-US"/>
        </w:rPr>
      </w:pPr>
    </w:p>
    <w:p w14:paraId="319BAF9F" w14:textId="77777777" w:rsidR="00921A47" w:rsidRPr="006518C9" w:rsidRDefault="00921A47" w:rsidP="00921A47">
      <w:pPr>
        <w:pStyle w:val="Heading2"/>
      </w:pPr>
      <w:bookmarkStart w:id="126" w:name="_Toc457214056"/>
      <w:r w:rsidRPr="006518C9">
        <w:t>Element &lt;</w:t>
      </w:r>
      <w:bookmarkStart w:id="127" w:name="MzIdentML"/>
      <w:r w:rsidRPr="006518C9">
        <w:t>MzIdentML</w:t>
      </w:r>
      <w:bookmarkEnd w:id="127"/>
      <w:r w:rsidRPr="006518C9">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14:paraId="62A48CC7" w14:textId="77777777" w:rsidTr="00921A47">
        <w:trPr>
          <w:tblCellSpacing w:w="15" w:type="dxa"/>
        </w:trPr>
        <w:tc>
          <w:tcPr>
            <w:tcW w:w="0" w:type="auto"/>
            <w:vAlign w:val="center"/>
            <w:hideMark/>
          </w:tcPr>
          <w:p w14:paraId="3CAD323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6C3E72"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B2BAD89" w14:textId="77777777" w:rsidTr="00921A47">
        <w:trPr>
          <w:tblCellSpacing w:w="15" w:type="dxa"/>
        </w:trPr>
        <w:tc>
          <w:tcPr>
            <w:tcW w:w="0" w:type="auto"/>
            <w:vAlign w:val="center"/>
            <w:hideMark/>
          </w:tcPr>
          <w:p w14:paraId="5DB9A7A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627B94" w14:textId="77777777" w:rsidR="00921A47" w:rsidRPr="006518C9" w:rsidRDefault="00921A47">
            <w:pPr>
              <w:rPr>
                <w:sz w:val="24"/>
                <w:szCs w:val="24"/>
                <w:lang w:val="en-US"/>
              </w:rPr>
            </w:pPr>
            <w:r w:rsidRPr="006518C9">
              <w:rPr>
                <w:lang w:val="en-US"/>
              </w:rPr>
              <w:t xml:space="preserve">MzIdentMLType </w:t>
            </w:r>
          </w:p>
        </w:tc>
      </w:tr>
      <w:tr w:rsidR="00921A47" w:rsidRPr="006518C9" w14:paraId="4DB29567" w14:textId="77777777" w:rsidTr="00921A47">
        <w:trPr>
          <w:tblCellSpacing w:w="15" w:type="dxa"/>
        </w:trPr>
        <w:tc>
          <w:tcPr>
            <w:tcW w:w="0" w:type="auto"/>
            <w:vAlign w:val="center"/>
            <w:hideMark/>
          </w:tcPr>
          <w:p w14:paraId="55AD59A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14:paraId="73CED2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44EE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DBF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D5E7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87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DDE5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D8454"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8685"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8DC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259E"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688CC0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02DE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E8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0A8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DFF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E7956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B8F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425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0D3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63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AE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51EBB"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8D8E2"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50DC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3D3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586FA24F" w14:textId="77777777" w:rsidR="00921A47" w:rsidRPr="006518C9" w:rsidRDefault="00921A47">
            <w:pPr>
              <w:rPr>
                <w:sz w:val="24"/>
                <w:szCs w:val="24"/>
                <w:lang w:val="en-US"/>
              </w:rPr>
            </w:pPr>
          </w:p>
        </w:tc>
      </w:tr>
      <w:tr w:rsidR="00921A47" w:rsidRPr="006518C9" w14:paraId="6E36943F" w14:textId="77777777" w:rsidTr="00921A47">
        <w:trPr>
          <w:tblCellSpacing w:w="15" w:type="dxa"/>
        </w:trPr>
        <w:tc>
          <w:tcPr>
            <w:tcW w:w="0" w:type="auto"/>
            <w:vAlign w:val="center"/>
            <w:hideMark/>
          </w:tcPr>
          <w:p w14:paraId="571A6F0D"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14:paraId="7B458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32F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D2DB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EEBD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B743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A816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71294" w14:textId="77777777" w:rsidR="00921A47" w:rsidRPr="006518C9" w:rsidRDefault="0032247A">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D07D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D9A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AEF38"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7CE3C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42090" w14:textId="77777777" w:rsidR="00921A47" w:rsidRPr="006518C9" w:rsidRDefault="0032247A">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121C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987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FFA57"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4268B3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59AB1" w14:textId="77777777" w:rsidR="00921A47" w:rsidRPr="006518C9" w:rsidRDefault="0032247A">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C5D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DD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032D"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CB7D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ADF6" w14:textId="77777777" w:rsidR="00921A47" w:rsidRPr="006518C9" w:rsidRDefault="0032247A">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809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E4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A523"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2009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DAA" w14:textId="77777777" w:rsidR="00921A47" w:rsidRPr="006518C9" w:rsidRDefault="0032247A">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71EA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DFE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B111"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31AB96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07847" w14:textId="77777777" w:rsidR="00921A47" w:rsidRPr="006518C9" w:rsidRDefault="0032247A">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63095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4E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4D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1945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0139" w14:textId="77777777" w:rsidR="00921A47" w:rsidRPr="006518C9" w:rsidRDefault="0032247A">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BB7B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5A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FB01F"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3C001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0A8" w14:textId="77777777" w:rsidR="00921A47" w:rsidRPr="006518C9" w:rsidRDefault="0032247A">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D4B6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85AA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BC4F8"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49074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63CC0D" w14:textId="77777777" w:rsidR="00921A47" w:rsidRPr="006518C9" w:rsidRDefault="0032247A">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9801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425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724ED"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2A95B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A3114" w14:textId="77777777" w:rsidR="00921A47" w:rsidRPr="006518C9" w:rsidRDefault="0032247A">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99804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8CC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044B" w14:textId="77777777" w:rsidR="00921A47" w:rsidRPr="006518C9" w:rsidRDefault="00921A47">
                  <w:pPr>
                    <w:rPr>
                      <w:sz w:val="24"/>
                      <w:szCs w:val="24"/>
                      <w:lang w:val="en-US"/>
                    </w:rPr>
                  </w:pPr>
                  <w:r w:rsidRPr="006518C9">
                    <w:rPr>
                      <w:lang w:val="en-US"/>
                    </w:rPr>
                    <w:t>Any bibliographic references associated with the file</w:t>
                  </w:r>
                </w:p>
              </w:tc>
            </w:tr>
          </w:tbl>
          <w:p w14:paraId="1630EE67" w14:textId="77777777" w:rsidR="00921A47" w:rsidRPr="006518C9" w:rsidRDefault="00921A47">
            <w:pPr>
              <w:rPr>
                <w:sz w:val="24"/>
                <w:szCs w:val="24"/>
                <w:lang w:val="en-US"/>
              </w:rPr>
            </w:pPr>
          </w:p>
        </w:tc>
      </w:tr>
      <w:tr w:rsidR="00921A47" w:rsidRPr="006518C9" w14:paraId="18F4B381" w14:textId="77777777" w:rsidTr="00921A47">
        <w:trPr>
          <w:tblCellSpacing w:w="15" w:type="dxa"/>
        </w:trPr>
        <w:tc>
          <w:tcPr>
            <w:tcW w:w="0" w:type="auto"/>
            <w:vAlign w:val="center"/>
            <w:hideMark/>
          </w:tcPr>
          <w:p w14:paraId="3EE222E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461047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"http://www.peptideatlas.org/PSI/schemas/mzIdentML/1.2/figures/MzIdentML1.1.png"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"http://www.peptideatlas.org/PSI/schemas/mzIdentML/1.2/figures/MzIdentML1.1.png"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"http://www.peptideatlas.org/PSI/schemas/mzIdentML/1.2/figures/MzIdentML1.1.png"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"http://www.peptideatlas.org/PSI/schemas/mzIdentML/1.2/figures/MzIdentML1.1.png"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"http://www.peptideatlas.org/PSI/schemas/mzIdentML/1.2/figures/MzIdentML1.1.png"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"http://www.peptideatlas.org/PSI/schemas/mzIdentML/1.2/figures/MzIdentML1.1.png"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"http://www.peptideatlas.org/PSI/schemas/mzIdentML/1.2/figures/MzIdentML1.1.png"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"http://www.peptideatlas.org/PSI/schemas/mzIdentML/1.2/figures/MzIdentML1.1.png"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"http://www.peptideatlas.org/PSI/schemas/mzIdentML/1.2/figures/MzIdentML1.1.png"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"http://www.peptideatlas.org/PSI/schemas/mzIdentML/1.2/figures/MzIdentML1.1.png"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"http://www.peptideatlas.org/PSI/schemas/mzIdentML/1.2/figures/MzIdentML1.1.png"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"http://www.peptideatlas.org/PSI/schemas/mzIdentML/1.2/figures/MzIdentML1.1.png"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"http://www.peptideatlas.org/PSI/schemas/mzIdentML/1.2/figures/MzIdentML1.1.png"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"http://www.peptideatlas.org/PSI/schemas/mzIdentML/1.2/figures/MzIdentML1.1.png"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"http://www.peptideatlas.org/PSI/schemas/mzIdentML/1.2/figures/MzIdentML1.1.png"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"http://www.peptideatlas.org/PSI/schemas/mzIdentML/1.2/figures/MzIdentML1.1.png" \* MERGEFORMATINET </w:instrText>
            </w:r>
            <w:r w:rsidR="0032247A">
              <w:rPr>
                <w:lang w:val="en-US"/>
              </w:rPr>
              <w:fldChar w:fldCharType="separate"/>
            </w:r>
            <w:r w:rsidR="0000336C">
              <w:rPr>
                <w:lang w:val="en-US"/>
              </w:rPr>
              <w:pict w14:anchorId="29FB76FB">
                <v:shape id="_x0000_i1031" type="#_x0000_t75" alt="" style="width:346.2pt;height:417.6pt">
                  <v:imagedata r:id="rId32" r:href="rId33"/>
                </v:shape>
              </w:pict>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676831BE" w14:textId="77777777" w:rsidTr="00921A47">
        <w:trPr>
          <w:tblCellSpacing w:w="15" w:type="dxa"/>
        </w:trPr>
        <w:tc>
          <w:tcPr>
            <w:tcW w:w="0" w:type="auto"/>
            <w:vAlign w:val="center"/>
            <w:hideMark/>
          </w:tcPr>
          <w:p w14:paraId="7E971B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1178D0"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67547D08" w14:textId="77777777" w:rsidR="00921A47" w:rsidRPr="006518C9" w:rsidRDefault="00921A47">
            <w:pPr>
              <w:pStyle w:val="HTMLPreformatted"/>
            </w:pPr>
            <w:r w:rsidRPr="006518C9">
              <w:t xml:space="preserve">  &lt;cvList&gt;</w:t>
            </w:r>
          </w:p>
          <w:p w14:paraId="2F4D81F6"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4B7F7CFA" w14:textId="77777777" w:rsidR="00921A47" w:rsidRPr="006518C9" w:rsidRDefault="00921A47">
            <w:pPr>
              <w:pStyle w:val="HTMLPreformatted"/>
            </w:pPr>
            <w:r w:rsidRPr="006518C9">
              <w:t xml:space="preserve">    &lt;cv fullName="UNIMOD" uri="http://www.unimod.org/obo/unimod.obo" id="UNIMOD" /&gt;</w:t>
            </w:r>
          </w:p>
          <w:p w14:paraId="74EA6F04" w14:textId="77777777" w:rsidR="00921A47" w:rsidRPr="006518C9" w:rsidRDefault="00921A47">
            <w:pPr>
              <w:pStyle w:val="HTMLPreformatted"/>
            </w:pPr>
            <w:r w:rsidRPr="006518C9">
              <w:t xml:space="preserve">    &lt;cv fullName="UNIT-ONTOLOGY" uri="http://obo.cvs.sourceforge.net/*checkout*/obo/obo/ontology/phenotype/unit.obo" id="UO" /&gt;</w:t>
            </w:r>
          </w:p>
          <w:p w14:paraId="60B1D161" w14:textId="77777777" w:rsidR="00921A47" w:rsidRPr="006518C9" w:rsidRDefault="00921A47">
            <w:pPr>
              <w:pStyle w:val="HTMLPreformatted"/>
            </w:pPr>
            <w:r w:rsidRPr="006518C9">
              <w:t xml:space="preserve">  &lt;/cvList&gt;</w:t>
            </w:r>
          </w:p>
          <w:p w14:paraId="20BA69DB" w14:textId="77777777" w:rsidR="00921A47" w:rsidRPr="006518C9" w:rsidRDefault="00921A47">
            <w:pPr>
              <w:pStyle w:val="HTMLPreformatted"/>
            </w:pPr>
            <w:r w:rsidRPr="006518C9">
              <w:t xml:space="preserve">  &lt;AnalysisSoftwareList&gt;</w:t>
            </w:r>
          </w:p>
          <w:p w14:paraId="2A7BB473" w14:textId="77777777" w:rsidR="00921A47" w:rsidRPr="006518C9" w:rsidRDefault="00921A47">
            <w:pPr>
              <w:pStyle w:val="HTMLPreformatted"/>
            </w:pPr>
            <w:r w:rsidRPr="006518C9">
              <w:t xml:space="preserve">  ...</w:t>
            </w:r>
          </w:p>
          <w:p w14:paraId="66C67AF7" w14:textId="77777777" w:rsidR="00921A47" w:rsidRPr="006518C9" w:rsidRDefault="00921A47">
            <w:pPr>
              <w:pStyle w:val="HTMLPreformatted"/>
            </w:pPr>
            <w:r w:rsidRPr="006518C9">
              <w:t>&lt;/MzIdentML&gt;</w:t>
            </w:r>
          </w:p>
        </w:tc>
      </w:tr>
    </w:tbl>
    <w:p w14:paraId="234921F6" w14:textId="77777777" w:rsidR="00921A47" w:rsidRPr="006518C9" w:rsidRDefault="00921A47" w:rsidP="00921A47">
      <w:pPr>
        <w:rPr>
          <w:lang w:val="en-US"/>
        </w:rPr>
      </w:pPr>
    </w:p>
    <w:p w14:paraId="47A8AF56" w14:textId="77777777" w:rsidR="00921A47" w:rsidRPr="006518C9" w:rsidRDefault="00921A47" w:rsidP="00921A47">
      <w:pPr>
        <w:pStyle w:val="Heading2"/>
      </w:pPr>
      <w:bookmarkStart w:id="128" w:name="_Toc457214057"/>
      <w:r w:rsidRPr="006518C9">
        <w:t>Element &lt;</w:t>
      </w:r>
      <w:bookmarkStart w:id="129" w:name="AdditionalSearchParams"/>
      <w:r w:rsidRPr="006518C9">
        <w:t>AdditionalSearchParams</w:t>
      </w:r>
      <w:bookmarkEnd w:id="129"/>
      <w:r w:rsidRPr="006518C9">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14:paraId="3690CB75" w14:textId="77777777" w:rsidTr="00921A47">
        <w:trPr>
          <w:tblCellSpacing w:w="15" w:type="dxa"/>
        </w:trPr>
        <w:tc>
          <w:tcPr>
            <w:tcW w:w="0" w:type="auto"/>
            <w:vAlign w:val="center"/>
            <w:hideMark/>
          </w:tcPr>
          <w:p w14:paraId="2D5B4F5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2FF4899"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58FBE775" w14:textId="77777777" w:rsidTr="00921A47">
        <w:trPr>
          <w:tblCellSpacing w:w="15" w:type="dxa"/>
        </w:trPr>
        <w:tc>
          <w:tcPr>
            <w:tcW w:w="0" w:type="auto"/>
            <w:vAlign w:val="center"/>
            <w:hideMark/>
          </w:tcPr>
          <w:p w14:paraId="6BDA11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F0B927" w14:textId="77777777" w:rsidR="00921A47" w:rsidRPr="006518C9" w:rsidRDefault="00921A47">
            <w:pPr>
              <w:rPr>
                <w:sz w:val="24"/>
                <w:szCs w:val="24"/>
                <w:lang w:val="en-US"/>
              </w:rPr>
            </w:pPr>
            <w:r w:rsidRPr="006518C9">
              <w:rPr>
                <w:lang w:val="en-US"/>
              </w:rPr>
              <w:t xml:space="preserve">ParamListType </w:t>
            </w:r>
          </w:p>
        </w:tc>
      </w:tr>
      <w:tr w:rsidR="00921A47" w:rsidRPr="006518C9" w14:paraId="72022FDA" w14:textId="77777777" w:rsidTr="00921A47">
        <w:trPr>
          <w:tblCellSpacing w:w="15" w:type="dxa"/>
        </w:trPr>
        <w:tc>
          <w:tcPr>
            <w:tcW w:w="0" w:type="auto"/>
            <w:vAlign w:val="center"/>
            <w:hideMark/>
          </w:tcPr>
          <w:p w14:paraId="52EB489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74DE2CA" w14:textId="77777777" w:rsidR="00921A47" w:rsidRPr="006518C9" w:rsidRDefault="00921A47">
            <w:pPr>
              <w:rPr>
                <w:sz w:val="24"/>
                <w:szCs w:val="24"/>
                <w:lang w:val="en-US"/>
              </w:rPr>
            </w:pPr>
            <w:r w:rsidRPr="006518C9">
              <w:rPr>
                <w:lang w:val="en-US"/>
              </w:rPr>
              <w:t>none</w:t>
            </w:r>
          </w:p>
        </w:tc>
      </w:tr>
      <w:tr w:rsidR="00921A47" w:rsidRPr="006518C9" w14:paraId="35C81D54" w14:textId="77777777" w:rsidTr="00921A47">
        <w:trPr>
          <w:tblCellSpacing w:w="15" w:type="dxa"/>
        </w:trPr>
        <w:tc>
          <w:tcPr>
            <w:tcW w:w="0" w:type="auto"/>
            <w:vAlign w:val="center"/>
            <w:hideMark/>
          </w:tcPr>
          <w:p w14:paraId="58F2C18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14:paraId="30A4F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7DB5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7983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35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C6FA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C69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6499A"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4264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DF3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4E3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659AA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4BA6D"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B0B2A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70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CA16C" w14:textId="77777777" w:rsidR="00921A47" w:rsidRPr="006518C9" w:rsidRDefault="00921A47">
                  <w:pPr>
                    <w:rPr>
                      <w:sz w:val="24"/>
                      <w:szCs w:val="24"/>
                      <w:lang w:val="en-US"/>
                    </w:rPr>
                  </w:pPr>
                  <w:r w:rsidRPr="006518C9">
                    <w:rPr>
                      <w:lang w:val="en-US"/>
                    </w:rPr>
                    <w:t>A single user-defined parameter.</w:t>
                  </w:r>
                </w:p>
              </w:tc>
            </w:tr>
          </w:tbl>
          <w:p w14:paraId="78F6F955" w14:textId="77777777" w:rsidR="00921A47" w:rsidRPr="006518C9" w:rsidRDefault="00921A47">
            <w:pPr>
              <w:rPr>
                <w:sz w:val="24"/>
                <w:szCs w:val="24"/>
                <w:lang w:val="en-US"/>
              </w:rPr>
            </w:pPr>
          </w:p>
        </w:tc>
      </w:tr>
      <w:tr w:rsidR="00921A47" w:rsidRPr="006518C9" w14:paraId="2142C484" w14:textId="77777777" w:rsidTr="00921A47">
        <w:trPr>
          <w:tblCellSpacing w:w="15" w:type="dxa"/>
        </w:trPr>
        <w:tc>
          <w:tcPr>
            <w:tcW w:w="0" w:type="auto"/>
            <w:vAlign w:val="center"/>
            <w:hideMark/>
          </w:tcPr>
          <w:p w14:paraId="5919E5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17D8C64" w14:textId="77777777" w:rsidR="00921A47" w:rsidRPr="006518C9" w:rsidRDefault="00921A47">
            <w:pPr>
              <w:pStyle w:val="HTMLPreformatted"/>
            </w:pPr>
            <w:r w:rsidRPr="006518C9">
              <w:t xml:space="preserve">      &lt;AdditionalSearchParams&gt;</w:t>
            </w:r>
          </w:p>
          <w:p w14:paraId="587FA9A0" w14:textId="77777777" w:rsidR="00921A47" w:rsidRPr="006518C9" w:rsidRDefault="00921A47">
            <w:pPr>
              <w:pStyle w:val="HTMLPreformatted"/>
            </w:pPr>
            <w:r w:rsidRPr="006518C9">
              <w:t xml:space="preserve">        &lt;cvParam cvRef="PSI-MS" accession="MS:1001211" name="parent mass type mono"/&gt;</w:t>
            </w:r>
          </w:p>
          <w:p w14:paraId="349B3C09" w14:textId="77777777" w:rsidR="00921A47" w:rsidRPr="006518C9" w:rsidRDefault="00921A47">
            <w:pPr>
              <w:pStyle w:val="HTMLPreformatted"/>
            </w:pPr>
            <w:r w:rsidRPr="006518C9">
              <w:t xml:space="preserve">        &lt;cvParam cvRef="PSI-MS" accession="MS:1001256" name="fragment mass type mono"/&gt;</w:t>
            </w:r>
          </w:p>
          <w:p w14:paraId="425B081A" w14:textId="77777777" w:rsidR="00921A47" w:rsidRPr="006518C9" w:rsidRDefault="00921A47">
            <w:pPr>
              <w:pStyle w:val="HTMLPreformatted"/>
            </w:pPr>
            <w:r w:rsidRPr="006518C9">
              <w:t xml:space="preserve">        &lt;cvParam cvRef="PSI-MS" accession="MS:1002492" name="consensus scoring"/&gt;</w:t>
            </w:r>
          </w:p>
          <w:p w14:paraId="39529753" w14:textId="77777777" w:rsidR="00921A47" w:rsidRPr="006518C9" w:rsidRDefault="00921A47">
            <w:pPr>
              <w:pStyle w:val="HTMLPreformatted"/>
            </w:pPr>
            <w:r w:rsidRPr="006518C9">
              <w:t xml:space="preserve">        &lt;cvParam cvRef="PSI-MS" accession="MS:1002490" name="peptide-level scoring"/&gt;</w:t>
            </w:r>
          </w:p>
          <w:p w14:paraId="308428BD" w14:textId="77777777" w:rsidR="00921A47" w:rsidRPr="006518C9" w:rsidRDefault="00921A47">
            <w:pPr>
              <w:pStyle w:val="HTMLPreformatted"/>
            </w:pPr>
            <w:r w:rsidRPr="006518C9">
              <w:t xml:space="preserve">        &lt;cvParam cvRef="PSI-MS" accession="MS:1002497" name="group PSMs by sequence with modifications"/&gt;</w:t>
            </w:r>
          </w:p>
          <w:p w14:paraId="591BAF7A" w14:textId="77777777" w:rsidR="00921A47" w:rsidRPr="006518C9" w:rsidRDefault="00921A47">
            <w:pPr>
              <w:pStyle w:val="HTMLPreformatted"/>
            </w:pPr>
            <w:r w:rsidRPr="006518C9">
              <w:t xml:space="preserve">        &lt;cvParam cvRef="PSI-MS" accession="MS:1002491" name="modification localization scoring"/&gt;</w:t>
            </w:r>
          </w:p>
          <w:p w14:paraId="1627CCD7" w14:textId="77777777" w:rsidR="00921A47" w:rsidRPr="006518C9" w:rsidRDefault="00921A47">
            <w:pPr>
              <w:pStyle w:val="HTMLPreformatted"/>
            </w:pPr>
            <w:r w:rsidRPr="006518C9">
              <w:t xml:space="preserve">  ...</w:t>
            </w:r>
          </w:p>
          <w:p w14:paraId="0FEA0EB4" w14:textId="77777777" w:rsidR="00921A47" w:rsidRPr="006518C9" w:rsidRDefault="00921A47">
            <w:pPr>
              <w:pStyle w:val="HTMLPreformatted"/>
            </w:pPr>
            <w:r w:rsidRPr="006518C9">
              <w:t>&lt;/AdditionalSearchParams&gt;</w:t>
            </w:r>
          </w:p>
        </w:tc>
      </w:tr>
      <w:tr w:rsidR="00921A47" w:rsidRPr="006518C9" w14:paraId="223CABC9" w14:textId="77777777" w:rsidTr="00921A47">
        <w:trPr>
          <w:tblCellSpacing w:w="15" w:type="dxa"/>
        </w:trPr>
        <w:tc>
          <w:tcPr>
            <w:tcW w:w="0" w:type="auto"/>
            <w:vAlign w:val="center"/>
            <w:hideMark/>
          </w:tcPr>
          <w:p w14:paraId="1979CD7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0CC8CC5" w14:textId="77777777" w:rsidR="00921A47" w:rsidRPr="006518C9" w:rsidRDefault="00921A47">
            <w:pPr>
              <w:pStyle w:val="HTMLPreformatted"/>
            </w:pPr>
            <w:r w:rsidRPr="006518C9">
              <w:t>Path /MzIdentML/AnalysisProtocolCollection/SpectrumIdentificationProtocol/AdditionalSearchParams</w:t>
            </w:r>
          </w:p>
          <w:p w14:paraId="72415E65" w14:textId="77777777" w:rsidR="00921A47" w:rsidRPr="006518C9" w:rsidRDefault="00921A47">
            <w:pPr>
              <w:pStyle w:val="HTMLPreformatted"/>
            </w:pPr>
            <w:r w:rsidRPr="006518C9">
              <w:t xml:space="preserve">MAY supply a *child* term of </w:t>
            </w:r>
            <w:hyperlink r:id="rId3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50CF3A35" w14:textId="77777777" w:rsidR="00921A47" w:rsidRPr="006518C9" w:rsidRDefault="00921A47">
            <w:pPr>
              <w:pStyle w:val="HTMLPreformatted"/>
            </w:pPr>
            <w:r w:rsidRPr="006518C9">
              <w:t xml:space="preserve">  e.g.: </w:t>
            </w:r>
            <w:hyperlink r:id="rId35"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38F8E449" w14:textId="77777777" w:rsidR="00921A47" w:rsidRPr="006518C9" w:rsidRDefault="00921A47">
            <w:pPr>
              <w:pStyle w:val="HTMLPreformatted"/>
            </w:pPr>
            <w:r w:rsidRPr="006518C9">
              <w:t xml:space="preserve">  e.g.: </w:t>
            </w:r>
            <w:hyperlink r:id="rId3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F5AA6FA" w14:textId="77777777" w:rsidR="00921A47" w:rsidRPr="006518C9" w:rsidRDefault="00921A47">
            <w:pPr>
              <w:pStyle w:val="HTMLPreformatted"/>
            </w:pPr>
            <w:r w:rsidRPr="006518C9">
              <w:t xml:space="preserve">  e.g.: </w:t>
            </w:r>
            <w:hyperlink r:id="rId3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3C49239" w14:textId="77777777" w:rsidR="00921A47" w:rsidRPr="006518C9" w:rsidRDefault="00921A47">
            <w:pPr>
              <w:pStyle w:val="HTMLPreformatted"/>
            </w:pPr>
            <w:r w:rsidRPr="006518C9">
              <w:t xml:space="preserve">  e.g.: </w:t>
            </w:r>
            <w:hyperlink r:id="rId38"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772A6088" w14:textId="77777777" w:rsidR="00921A47" w:rsidRPr="006518C9" w:rsidRDefault="00921A47">
            <w:pPr>
              <w:pStyle w:val="HTMLPreformatted"/>
            </w:pPr>
            <w:r w:rsidRPr="006518C9">
              <w:t xml:space="preserve">  e.g.: </w:t>
            </w:r>
            <w:hyperlink r:id="rId3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FC63AB7" w14:textId="77777777" w:rsidR="00921A47" w:rsidRPr="006518C9" w:rsidRDefault="00921A47">
            <w:pPr>
              <w:pStyle w:val="HTMLPreformatted"/>
            </w:pPr>
            <w:r w:rsidRPr="006518C9">
              <w:t xml:space="preserve">  e.g.: </w:t>
            </w:r>
            <w:hyperlink r:id="rId40"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62C75B51" w14:textId="77777777" w:rsidR="00921A47" w:rsidRPr="006518C9" w:rsidRDefault="00921A47">
            <w:pPr>
              <w:pStyle w:val="HTMLPreformatted"/>
            </w:pPr>
            <w:r w:rsidRPr="006518C9">
              <w:t xml:space="preserve">  e.g.: </w:t>
            </w:r>
            <w:hyperlink r:id="rId4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15070E4A" w14:textId="77777777" w:rsidR="00921A47" w:rsidRPr="006518C9" w:rsidRDefault="00921A47">
            <w:pPr>
              <w:pStyle w:val="HTMLPreformatted"/>
            </w:pPr>
            <w:r w:rsidRPr="006518C9">
              <w:t xml:space="preserve">  e.g.: </w:t>
            </w:r>
            <w:hyperlink r:id="rId4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4ABBFAE2" w14:textId="77777777" w:rsidR="00921A47" w:rsidRPr="006518C9" w:rsidRDefault="00921A47">
            <w:pPr>
              <w:pStyle w:val="HTMLPreformatted"/>
            </w:pPr>
            <w:r w:rsidRPr="006518C9">
              <w:t xml:space="preserve">  e.g.: </w:t>
            </w:r>
            <w:hyperlink r:id="rId4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948D50" w14:textId="77777777" w:rsidR="00921A47" w:rsidRPr="006518C9" w:rsidRDefault="00921A47">
            <w:pPr>
              <w:pStyle w:val="HTMLPreformatted"/>
            </w:pPr>
            <w:r w:rsidRPr="006518C9">
              <w:t xml:space="preserve">  e.g.: </w:t>
            </w:r>
            <w:hyperlink r:id="rId4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5FE0E67" w14:textId="77777777" w:rsidR="00921A47" w:rsidRPr="006518C9" w:rsidRDefault="00921A47">
            <w:pPr>
              <w:pStyle w:val="HTMLPreformatted"/>
            </w:pPr>
            <w:r w:rsidRPr="006518C9">
              <w:t xml:space="preserve">  </w:t>
            </w:r>
            <w:hyperlink r:id="rId45" w:tgtFrame="new" w:history="1">
              <w:r w:rsidRPr="006518C9">
                <w:rPr>
                  <w:rStyle w:val="Hyperlink"/>
                </w:rPr>
                <w:t>et al.</w:t>
              </w:r>
            </w:hyperlink>
          </w:p>
          <w:p w14:paraId="5E7B652D" w14:textId="77777777" w:rsidR="00921A47" w:rsidRPr="006518C9" w:rsidRDefault="00921A47">
            <w:pPr>
              <w:pStyle w:val="HTMLPreformatted"/>
            </w:pPr>
            <w:r w:rsidRPr="006518C9">
              <w:t xml:space="preserve">MAY supply a *child* term of </w:t>
            </w:r>
            <w:hyperlink r:id="rId46"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3EE54E6F" w14:textId="77777777" w:rsidR="00921A47" w:rsidRPr="006518C9" w:rsidRDefault="00921A47">
            <w:pPr>
              <w:pStyle w:val="HTMLPreformatted"/>
            </w:pPr>
            <w:r w:rsidRPr="006518C9">
              <w:t xml:space="preserve">MAY supply a *child* term of </w:t>
            </w:r>
            <w:hyperlink r:id="rId47"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7DFEBF0E" w14:textId="77777777" w:rsidR="00921A47" w:rsidRPr="006518C9" w:rsidRDefault="00921A47">
            <w:pPr>
              <w:pStyle w:val="HTMLPreformatted"/>
            </w:pPr>
            <w:r w:rsidRPr="006518C9">
              <w:t xml:space="preserve">  e.g.: </w:t>
            </w:r>
            <w:hyperlink r:id="rId48"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30F467E9" w14:textId="77777777" w:rsidR="00921A47" w:rsidRPr="006518C9" w:rsidRDefault="00921A47">
            <w:pPr>
              <w:pStyle w:val="HTMLPreformatted"/>
            </w:pPr>
            <w:r w:rsidRPr="006518C9">
              <w:t xml:space="preserve">  e.g.: </w:t>
            </w:r>
            <w:hyperlink r:id="rId49"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2B4317CF" w14:textId="77777777" w:rsidR="00921A47" w:rsidRPr="006518C9" w:rsidRDefault="00921A47">
            <w:pPr>
              <w:pStyle w:val="HTMLPreformatted"/>
            </w:pPr>
            <w:r w:rsidRPr="006518C9">
              <w:t xml:space="preserve">  e.g.: </w:t>
            </w:r>
            <w:hyperlink r:id="rId50"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47F52296" w14:textId="77777777" w:rsidR="00921A47" w:rsidRPr="006518C9" w:rsidRDefault="00921A47">
            <w:pPr>
              <w:pStyle w:val="HTMLPreformatted"/>
            </w:pPr>
            <w:r w:rsidRPr="006518C9">
              <w:t xml:space="preserve">  e.g.: </w:t>
            </w:r>
            <w:hyperlink r:id="rId51"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62D19A11" w14:textId="77777777" w:rsidTr="00921A47">
        <w:trPr>
          <w:tblCellSpacing w:w="15" w:type="dxa"/>
        </w:trPr>
        <w:tc>
          <w:tcPr>
            <w:tcW w:w="0" w:type="auto"/>
            <w:vAlign w:val="center"/>
            <w:hideMark/>
          </w:tcPr>
          <w:p w14:paraId="0C9708F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3F1E55" w14:textId="77777777" w:rsidR="00921A47" w:rsidRPr="006518C9" w:rsidRDefault="00921A47">
            <w:pPr>
              <w:pStyle w:val="HTMLPreformatted"/>
            </w:pPr>
            <w:r w:rsidRPr="006518C9">
              <w:t>&lt;cvParam cvRef="PSI-MS" accession="MS:1001211" name="parent mass type mono"&gt;&lt;/cvParam&gt;</w:t>
            </w:r>
          </w:p>
          <w:p w14:paraId="257B645E" w14:textId="77777777" w:rsidR="00921A47" w:rsidRPr="006518C9" w:rsidRDefault="00921A47">
            <w:pPr>
              <w:pStyle w:val="HTMLPreformatted"/>
            </w:pPr>
            <w:r w:rsidRPr="006518C9">
              <w:t>&lt;cvParam cvRef="PSI-MS" accession="MS:1001256" name="fragment mass type mono"&gt;&lt;/cvParam&gt;</w:t>
            </w:r>
          </w:p>
          <w:p w14:paraId="09C63A8D" w14:textId="77777777" w:rsidR="00921A47" w:rsidRPr="006518C9" w:rsidRDefault="00921A47">
            <w:pPr>
              <w:pStyle w:val="HTMLPreformatted"/>
            </w:pPr>
            <w:r w:rsidRPr="006518C9">
              <w:t>&lt;cvParam cvRef="PSI-MS" accession="MS:1002490" name="peptide-level scoring"&gt;&lt;/cvParam&gt;</w:t>
            </w:r>
          </w:p>
          <w:p w14:paraId="14C0E2E1" w14:textId="77777777" w:rsidR="00921A47" w:rsidRPr="006518C9" w:rsidRDefault="00921A47">
            <w:pPr>
              <w:pStyle w:val="HTMLPreformatted"/>
            </w:pPr>
            <w:r w:rsidRPr="006518C9">
              <w:t>&lt;cvParam cvRef="PSI-MS" accession="MS:1002496" name="group PSMs by sequence"&gt;&lt;/cvParam&gt;</w:t>
            </w:r>
          </w:p>
          <w:p w14:paraId="46CC994B" w14:textId="77777777" w:rsidR="00921A47" w:rsidRPr="006518C9" w:rsidRDefault="00921A47">
            <w:pPr>
              <w:pStyle w:val="HTMLPreformatted"/>
            </w:pPr>
            <w:r w:rsidRPr="006518C9">
              <w:t>&lt;cvParam accession="MS:1001118" cvRef="PSI-MS" name="param: b ion"/&gt;</w:t>
            </w:r>
          </w:p>
          <w:p w14:paraId="3221BDFF" w14:textId="77777777" w:rsidR="00921A47" w:rsidRPr="006518C9" w:rsidRDefault="00921A47">
            <w:pPr>
              <w:pStyle w:val="HTMLPreformatted"/>
            </w:pPr>
            <w:r w:rsidRPr="006518C9">
              <w:t>&lt;cvParam accession="MS:1001149" cvRef="PSI-MS" name="param: b ion-NH3 DEPRECATED"/&gt;</w:t>
            </w:r>
          </w:p>
          <w:p w14:paraId="53829AC1" w14:textId="77777777" w:rsidR="00921A47" w:rsidRPr="006518C9" w:rsidRDefault="00921A47">
            <w:pPr>
              <w:pStyle w:val="HTMLPreformatted"/>
            </w:pPr>
            <w:r w:rsidRPr="006518C9">
              <w:t>&lt;cvParam accession="MS:1001150" cvRef="PSI-MS" name="param: b ion-H2O DEPRECATED"/&gt;</w:t>
            </w:r>
          </w:p>
          <w:p w14:paraId="5477C404" w14:textId="77777777" w:rsidR="00921A47" w:rsidRPr="006518C9" w:rsidRDefault="00921A47">
            <w:pPr>
              <w:pStyle w:val="HTMLPreformatted"/>
            </w:pPr>
            <w:r w:rsidRPr="006518C9">
              <w:t>&lt;cvParam accession="MS:1001262" cvRef="PSI-MS" name="param: y ion"/&gt;</w:t>
            </w:r>
          </w:p>
          <w:p w14:paraId="11A7A87F" w14:textId="77777777" w:rsidR="00921A47" w:rsidRPr="006518C9" w:rsidRDefault="00921A47">
            <w:pPr>
              <w:pStyle w:val="HTMLPreformatted"/>
            </w:pPr>
            <w:r w:rsidRPr="006518C9">
              <w:t>&lt;cvParam accession="MS:1001151" cvRef="PSI-MS" name="param: y ion-NH3 DEPRECATED"/&gt;</w:t>
            </w:r>
          </w:p>
          <w:p w14:paraId="67F7B7D9" w14:textId="77777777" w:rsidR="00921A47" w:rsidRPr="006518C9" w:rsidRDefault="00921A47">
            <w:pPr>
              <w:pStyle w:val="HTMLPreformatted"/>
            </w:pPr>
            <w:r w:rsidRPr="006518C9">
              <w:t>&lt;cvParam accession="MS:1001152" cvRef="PSI-MS" name="param: y ion-H2O DEPRECATED"/&gt;</w:t>
            </w:r>
          </w:p>
          <w:p w14:paraId="2554E403" w14:textId="77777777" w:rsidR="00921A47" w:rsidRPr="006518C9" w:rsidRDefault="00921A47">
            <w:pPr>
              <w:pStyle w:val="HTMLPreformatted"/>
            </w:pPr>
            <w:r w:rsidRPr="006518C9">
              <w:t>&lt;cvParam accession="MS:1002494" cvRef="PSI-MS" name="cross-linking search"/&gt;</w:t>
            </w:r>
          </w:p>
          <w:p w14:paraId="44BC1B4F" w14:textId="77777777" w:rsidR="00921A47" w:rsidRPr="006518C9" w:rsidRDefault="00921A47">
            <w:pPr>
              <w:pStyle w:val="HTMLPreformatted"/>
            </w:pPr>
            <w:r w:rsidRPr="006518C9">
              <w:t>&lt;cvParam name="no special processing" cvRef="PSI-MS" accession="MS:1002495" /&gt;</w:t>
            </w:r>
          </w:p>
          <w:p w14:paraId="7F7085D4" w14:textId="77777777" w:rsidR="00921A47" w:rsidRPr="006518C9" w:rsidRDefault="00921A47">
            <w:pPr>
              <w:pStyle w:val="HTMLPreformatted"/>
            </w:pPr>
            <w:r w:rsidRPr="006518C9">
              <w:t>&lt;cvParam cvRef="PSI-MS" accession="MS:1002492" name="consensus scoring"/&gt;</w:t>
            </w:r>
          </w:p>
          <w:p w14:paraId="1ACB17F2" w14:textId="77777777" w:rsidR="00921A47" w:rsidRPr="006518C9" w:rsidRDefault="00921A47">
            <w:pPr>
              <w:pStyle w:val="HTMLPreformatted"/>
            </w:pPr>
            <w:r w:rsidRPr="006518C9">
              <w:t>&lt;cvParam cvRef="PSI-MS" accession="MS:1002497" name="group PSMs by sequence with modifications"/&gt;</w:t>
            </w:r>
          </w:p>
          <w:p w14:paraId="7C625130" w14:textId="77777777" w:rsidR="00921A47" w:rsidRPr="006518C9" w:rsidRDefault="00921A47">
            <w:pPr>
              <w:pStyle w:val="HTMLPreformatted"/>
            </w:pPr>
            <w:r w:rsidRPr="006518C9">
              <w:t>&lt;cvParam cvRef="PSI-MS" accession="MS:1002491" name="modification localization scoring"/&gt;</w:t>
            </w:r>
          </w:p>
        </w:tc>
      </w:tr>
      <w:tr w:rsidR="00921A47" w:rsidRPr="006518C9" w14:paraId="1FCFF237" w14:textId="77777777" w:rsidTr="00921A47">
        <w:trPr>
          <w:tblCellSpacing w:w="15" w:type="dxa"/>
        </w:trPr>
        <w:tc>
          <w:tcPr>
            <w:tcW w:w="0" w:type="auto"/>
            <w:vAlign w:val="center"/>
            <w:hideMark/>
          </w:tcPr>
          <w:p w14:paraId="1E10734B"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823B40C" w14:textId="77777777" w:rsidR="00921A47" w:rsidRPr="006518C9" w:rsidRDefault="00921A47">
            <w:pPr>
              <w:pStyle w:val="HTMLPreformatted"/>
            </w:pPr>
            <w:r w:rsidRPr="006518C9">
              <w:t>&lt;userParam value="true" name="TargetDecoyApproach"/&gt;</w:t>
            </w:r>
          </w:p>
          <w:p w14:paraId="0CBF2C38" w14:textId="77777777" w:rsidR="00921A47" w:rsidRPr="006518C9" w:rsidRDefault="00921A47">
            <w:pPr>
              <w:pStyle w:val="HTMLPreformatted"/>
            </w:pPr>
            <w:r w:rsidRPr="006518C9">
              <w:t>&lt;userParam value="-1" name="MinIsotopeError"/&gt;</w:t>
            </w:r>
          </w:p>
          <w:p w14:paraId="1D101D90" w14:textId="77777777" w:rsidR="00921A47" w:rsidRPr="006518C9" w:rsidRDefault="00921A47">
            <w:pPr>
              <w:pStyle w:val="HTMLPreformatted"/>
            </w:pPr>
            <w:r w:rsidRPr="006518C9">
              <w:t>&lt;userParam value="2" name="MaxIsotopeError"/&gt;</w:t>
            </w:r>
          </w:p>
          <w:p w14:paraId="0E4AE027" w14:textId="77777777" w:rsidR="00921A47" w:rsidRPr="006518C9" w:rsidRDefault="00921A47">
            <w:pPr>
              <w:pStyle w:val="HTMLPreformatted"/>
            </w:pPr>
            <w:r w:rsidRPr="006518C9">
              <w:t>&lt;userParam value="HCD" name="FragmentMethod"/&gt;</w:t>
            </w:r>
          </w:p>
          <w:p w14:paraId="6985EC8A" w14:textId="77777777" w:rsidR="00921A47" w:rsidRPr="006518C9" w:rsidRDefault="00921A47">
            <w:pPr>
              <w:pStyle w:val="HTMLPreformatted"/>
            </w:pPr>
            <w:r w:rsidRPr="006518C9">
              <w:t>&lt;userParam value="QExactive" name="Instrument"/&gt;</w:t>
            </w:r>
          </w:p>
          <w:p w14:paraId="51D06910" w14:textId="77777777" w:rsidR="00921A47" w:rsidRPr="006518C9" w:rsidRDefault="00921A47">
            <w:pPr>
              <w:pStyle w:val="HTMLPreformatted"/>
            </w:pPr>
            <w:r w:rsidRPr="006518C9">
              <w:t>&lt;userParam value="iTRAQ" name="Protocol"/&gt;</w:t>
            </w:r>
          </w:p>
          <w:p w14:paraId="435B591D" w14:textId="77777777" w:rsidR="00921A47" w:rsidRPr="006518C9" w:rsidRDefault="00921A47">
            <w:pPr>
              <w:pStyle w:val="HTMLPreformatted"/>
            </w:pPr>
            <w:r w:rsidRPr="006518C9">
              <w:t>&lt;userParam value="2" name="NumTolerableTermini"/&gt;</w:t>
            </w:r>
          </w:p>
          <w:p w14:paraId="22768042" w14:textId="77777777" w:rsidR="00921A47" w:rsidRPr="006518C9" w:rsidRDefault="00921A47">
            <w:pPr>
              <w:pStyle w:val="HTMLPreformatted"/>
            </w:pPr>
            <w:r w:rsidRPr="006518C9">
              <w:t>&lt;userParam value="1" name="NumMatchesPerSpec"/&gt;</w:t>
            </w:r>
          </w:p>
          <w:p w14:paraId="37232BD5" w14:textId="77777777" w:rsidR="00921A47" w:rsidRPr="006518C9" w:rsidRDefault="00921A47">
            <w:pPr>
              <w:pStyle w:val="HTMLPreformatted"/>
            </w:pPr>
            <w:r w:rsidRPr="006518C9">
              <w:t>&lt;userParam value="2" name="MaxNumModifications"/&gt;</w:t>
            </w:r>
          </w:p>
          <w:p w14:paraId="5B556BA2" w14:textId="77777777" w:rsidR="00921A47" w:rsidRPr="006518C9" w:rsidRDefault="00921A47">
            <w:pPr>
              <w:pStyle w:val="HTMLPreformatted"/>
            </w:pPr>
            <w:r w:rsidRPr="006518C9">
              <w:t>&lt;userParam value="6" name="MinPepLength"/&gt;</w:t>
            </w:r>
          </w:p>
          <w:p w14:paraId="770F1D36" w14:textId="77777777" w:rsidR="00921A47" w:rsidRPr="006518C9" w:rsidRDefault="00921A47">
            <w:pPr>
              <w:pStyle w:val="HTMLPreformatted"/>
            </w:pPr>
            <w:r w:rsidRPr="006518C9">
              <w:t>&lt;userParam value="40" name="MaxPepLength"/&gt;</w:t>
            </w:r>
          </w:p>
          <w:p w14:paraId="19E08805" w14:textId="77777777" w:rsidR="00921A47" w:rsidRPr="006518C9" w:rsidRDefault="00921A47">
            <w:pPr>
              <w:pStyle w:val="HTMLPreformatted"/>
            </w:pPr>
            <w:r w:rsidRPr="006518C9">
              <w:t>&lt;userParam value="2" name="MinCharge"/&gt;</w:t>
            </w:r>
          </w:p>
          <w:p w14:paraId="55CEF4C4" w14:textId="77777777" w:rsidR="00921A47" w:rsidRPr="006518C9" w:rsidRDefault="00921A47">
            <w:pPr>
              <w:pStyle w:val="HTMLPreformatted"/>
            </w:pPr>
            <w:r w:rsidRPr="006518C9">
              <w:t>&lt;userParam value="3" name="MaxCharge"/&gt;</w:t>
            </w:r>
          </w:p>
          <w:p w14:paraId="7F90F1F2" w14:textId="77777777" w:rsidR="00921A47" w:rsidRPr="006518C9" w:rsidRDefault="00921A47">
            <w:pPr>
              <w:pStyle w:val="HTMLPreformatted"/>
            </w:pPr>
            <w:r w:rsidRPr="006518C9">
              <w:t>&lt;userParam value="2a_uniprot" name="Mascot User Comment"/&gt;</w:t>
            </w:r>
          </w:p>
          <w:p w14:paraId="769EBC95" w14:textId="77777777" w:rsidR="00921A47" w:rsidRPr="006518C9" w:rsidRDefault="00921A47">
            <w:pPr>
              <w:pStyle w:val="HTMLPreformatted"/>
            </w:pPr>
            <w:r w:rsidRPr="006518C9">
              <w:t>&lt;userParam value="ESI-QUAD" name="Mascot Instrument Name"/&gt;</w:t>
            </w:r>
          </w:p>
          <w:p w14:paraId="42B5A115" w14:textId="77777777" w:rsidR="00921A47" w:rsidRPr="006518C9" w:rsidRDefault="00921A47">
            <w:pPr>
              <w:pStyle w:val="HTMLPreformatted"/>
            </w:pPr>
            <w:r w:rsidRPr="006518C9">
              <w:t>&lt;userParam name="input_consensusXML" unitName="xsd:string" value="leitner004.consensusXML"/&gt;</w:t>
            </w:r>
          </w:p>
          <w:p w14:paraId="4CF16D55" w14:textId="77777777" w:rsidR="00921A47" w:rsidRPr="006518C9" w:rsidRDefault="00921A47">
            <w:pPr>
              <w:pStyle w:val="HTMLPreformatted"/>
            </w:pPr>
            <w:r w:rsidRPr="006518C9">
              <w:t>&lt;userParam name="input_decoys" unitName="xsd:string" value=""/&gt;</w:t>
            </w:r>
          </w:p>
          <w:p w14:paraId="64FC3363" w14:textId="77777777" w:rsidR="00921A47" w:rsidRPr="006518C9" w:rsidRDefault="00921A47">
            <w:pPr>
              <w:pStyle w:val="HTMLPreformatted"/>
            </w:pPr>
            <w:r w:rsidRPr="006518C9">
              <w:t>&lt;userParam name="decoy_prefix" unitName="xsd:integer" value="1"/&gt;</w:t>
            </w:r>
          </w:p>
          <w:p w14:paraId="3A4C512E" w14:textId="77777777" w:rsidR="00921A47" w:rsidRPr="006518C9" w:rsidRDefault="00921A47">
            <w:pPr>
              <w:pStyle w:val="HTMLPreformatted"/>
            </w:pPr>
            <w:r w:rsidRPr="006518C9">
              <w:t>&lt;userParam name="decoy_string" unitName="xsd:string" value="decoy"/&gt;</w:t>
            </w:r>
          </w:p>
          <w:p w14:paraId="1CD320FD" w14:textId="77777777" w:rsidR="00921A47" w:rsidRPr="006518C9" w:rsidRDefault="00921A47">
            <w:pPr>
              <w:pStyle w:val="HTMLPreformatted"/>
            </w:pPr>
            <w:r w:rsidRPr="006518C9">
              <w:t>&lt;userParam name="precursor:min_charge" unitName="xsd:integer" value="3"/&gt;</w:t>
            </w:r>
          </w:p>
          <w:p w14:paraId="6AA54421" w14:textId="77777777" w:rsidR="00921A47" w:rsidRPr="006518C9" w:rsidRDefault="00921A47">
            <w:pPr>
              <w:pStyle w:val="HTMLPreformatted"/>
            </w:pPr>
            <w:r w:rsidRPr="006518C9">
              <w:t>&lt;userParam name="precursor:max_charge" unitName="xsd:integer" value="7"/&gt;</w:t>
            </w:r>
          </w:p>
          <w:p w14:paraId="613384FF" w14:textId="77777777" w:rsidR="00921A47" w:rsidRPr="006518C9" w:rsidRDefault="00921A47">
            <w:pPr>
              <w:pStyle w:val="HTMLPreformatted"/>
            </w:pPr>
            <w:r w:rsidRPr="006518C9">
              <w:t>&lt;userParam name="fragment:mass_tolerance_xlinks" unitName="xsd:double" value="0.3"/&gt;</w:t>
            </w:r>
          </w:p>
          <w:p w14:paraId="108210C4" w14:textId="77777777" w:rsidR="00921A47" w:rsidRPr="006518C9" w:rsidRDefault="00921A47">
            <w:pPr>
              <w:pStyle w:val="HTMLPreformatted"/>
            </w:pPr>
            <w:r w:rsidRPr="006518C9">
              <w:t>&lt;userParam name="peptide:min_size" unitName="xsd:integer" value="5"/&gt;</w:t>
            </w:r>
          </w:p>
          <w:p w14:paraId="68C9F8C8" w14:textId="77777777" w:rsidR="00921A47" w:rsidRPr="006518C9" w:rsidRDefault="00921A47">
            <w:pPr>
              <w:pStyle w:val="HTMLPreformatted"/>
            </w:pPr>
            <w:r w:rsidRPr="006518C9">
              <w:t>&lt;userParam name="cross_link:residue1" unitName="xsd:string" value="[K]"/&gt;</w:t>
            </w:r>
          </w:p>
          <w:p w14:paraId="2759F8BC" w14:textId="77777777" w:rsidR="00921A47" w:rsidRPr="006518C9" w:rsidRDefault="00921A47">
            <w:pPr>
              <w:pStyle w:val="HTMLPreformatted"/>
            </w:pPr>
            <w:r w:rsidRPr="006518C9">
              <w:t>&lt;userParam name="cross_link:residue2" unitName="xsd:string" value="[K]"/&gt;</w:t>
            </w:r>
          </w:p>
          <w:p w14:paraId="41A8033D" w14:textId="77777777" w:rsidR="00921A47" w:rsidRPr="006518C9" w:rsidRDefault="00921A47">
            <w:pPr>
              <w:pStyle w:val="HTMLPreformatted"/>
            </w:pPr>
            <w:r w:rsidRPr="006518C9">
              <w:t>&lt;userParam name="cross_link:mass" unitName="xsd:double" value="138.0680796"/&gt;</w:t>
            </w:r>
          </w:p>
          <w:p w14:paraId="659104D0" w14:textId="77777777" w:rsidR="00921A47" w:rsidRPr="006518C9" w:rsidRDefault="00921A47">
            <w:pPr>
              <w:pStyle w:val="HTMLPreformatted"/>
            </w:pPr>
            <w:r w:rsidRPr="006518C9">
              <w:t>&lt;userParam name="cross_link:mass_isoshift" unitName="xsd:double" value="12.075321"/&gt;</w:t>
            </w:r>
          </w:p>
          <w:p w14:paraId="07728E9C" w14:textId="77777777" w:rsidR="00921A47" w:rsidRPr="006518C9" w:rsidRDefault="00921A47">
            <w:pPr>
              <w:pStyle w:val="HTMLPreformatted"/>
            </w:pPr>
            <w:r w:rsidRPr="006518C9">
              <w:t>&lt;userParam name="cross_link:mass_monolink" unitName="xsd:string" value="[156.07864431, 155.094628715]"/&gt;</w:t>
            </w:r>
          </w:p>
          <w:p w14:paraId="50D5B17D" w14:textId="77777777" w:rsidR="00921A47" w:rsidRPr="006518C9" w:rsidRDefault="00921A47">
            <w:pPr>
              <w:pStyle w:val="HTMLPreformatted"/>
            </w:pPr>
            <w:r w:rsidRPr="006518C9">
              <w:t>&lt;userParam name="modifications:variable_max_per_peptide" unitName="xsd:integer" value="2"/&gt;</w:t>
            </w:r>
          </w:p>
          <w:p w14:paraId="3106F8CE" w14:textId="77777777" w:rsidR="00921A47" w:rsidRPr="006518C9" w:rsidRDefault="00921A47">
            <w:pPr>
              <w:pStyle w:val="HTMLPreformatted"/>
            </w:pPr>
            <w:r w:rsidRPr="006518C9">
              <w:t>&lt;userParam name="algorithm:candidate_search" unitName="xsd:string" value="enumeration"/&gt;</w:t>
            </w:r>
          </w:p>
          <w:p w14:paraId="7383BBFE" w14:textId="77777777" w:rsidR="00921A47" w:rsidRPr="006518C9" w:rsidRDefault="00921A47">
            <w:pPr>
              <w:pStyle w:val="HTMLPreformatted"/>
            </w:pPr>
            <w:r w:rsidRPr="006518C9">
              <w:t>&lt;userParam name="charges" unitName="xsd:string" value="2,3,4,5,6"/&gt;</w:t>
            </w:r>
          </w:p>
        </w:tc>
      </w:tr>
    </w:tbl>
    <w:p w14:paraId="078BF409" w14:textId="77777777" w:rsidR="00921A47" w:rsidRPr="006518C9" w:rsidRDefault="00F109B9" w:rsidP="00921A47">
      <w:pPr>
        <w:rPr>
          <w:b/>
          <w:lang w:val="en-US"/>
        </w:rPr>
      </w:pPr>
      <w:r w:rsidRPr="006518C9">
        <w:rPr>
          <w:b/>
          <w:lang w:val="en-US"/>
        </w:rPr>
        <w:t>Example for peptide-level statistics:</w:t>
      </w:r>
    </w:p>
    <w:p w14:paraId="1F1DBEC2"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32BE8E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5691AF64"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accession="MS:1002490" name="peptide-level scoring"&gt;&lt;/cvParam&gt;</w:t>
      </w:r>
    </w:p>
    <w:p w14:paraId="2E027D4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accession="MS:1002496" name="group PSMs by sequence"&gt;&lt;/cvParam&gt;</w:t>
      </w:r>
    </w:p>
    <w:p w14:paraId="308BC5A3"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7D29B954"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44B7D7C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BDDEEB1"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accession="MS:1002493" name="sample pre-fractionation" value="MudPIT"&gt;&lt;/cvParam&gt;</w:t>
      </w:r>
    </w:p>
    <w:p w14:paraId="6C1AF0BD" w14:textId="77777777" w:rsidR="009D17DE" w:rsidRPr="006518C9" w:rsidRDefault="009D17DE" w:rsidP="009D17DE">
      <w:pPr>
        <w:rPr>
          <w:b/>
          <w:lang w:val="en-US"/>
        </w:rPr>
      </w:pPr>
      <w:r w:rsidRPr="006518C9">
        <w:rPr>
          <w:b/>
          <w:lang w:val="en-US"/>
        </w:rPr>
        <w:t>Example for proteogenomics:</w:t>
      </w:r>
    </w:p>
    <w:p w14:paraId="609266D6"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accession="MS:1002635" name="proteogenomics search" value=""&gt;&lt;/cvParam&gt;</w:t>
      </w:r>
    </w:p>
    <w:p w14:paraId="6B801A66" w14:textId="77777777" w:rsidR="009D17DE" w:rsidRPr="006518C9" w:rsidRDefault="009D17DE" w:rsidP="009D17DE">
      <w:pPr>
        <w:rPr>
          <w:b/>
          <w:lang w:val="en-US"/>
        </w:rPr>
      </w:pPr>
      <w:r w:rsidRPr="006518C9">
        <w:rPr>
          <w:b/>
          <w:lang w:val="en-US"/>
        </w:rPr>
        <w:t>Example for cross-linking:</w:t>
      </w:r>
    </w:p>
    <w:p w14:paraId="2C81A22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0436AFFA"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accession="MS:1002494" name="cross-linking search"&gt;&lt;/cvParam&gt;</w:t>
      </w:r>
    </w:p>
    <w:p w14:paraId="4109BC52"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2D8A7FF7" w14:textId="77777777" w:rsidR="0051147C" w:rsidRPr="006518C9" w:rsidRDefault="0051147C" w:rsidP="0051147C">
      <w:pPr>
        <w:rPr>
          <w:b/>
          <w:lang w:val="en-US"/>
        </w:rPr>
      </w:pPr>
      <w:r w:rsidRPr="006518C9">
        <w:rPr>
          <w:b/>
          <w:lang w:val="en-US"/>
        </w:rPr>
        <w:t>Example for modification position scoring:</w:t>
      </w:r>
    </w:p>
    <w:p w14:paraId="355BE8F8"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accession="MS:1002491" name="modification localization scoring"&gt;&lt;/cvParam&gt;</w:t>
      </w:r>
    </w:p>
    <w:p w14:paraId="22053B73" w14:textId="77777777" w:rsidR="0051147C" w:rsidRPr="006518C9" w:rsidRDefault="0051147C" w:rsidP="0051147C">
      <w:pPr>
        <w:rPr>
          <w:b/>
          <w:lang w:val="en-US"/>
        </w:rPr>
      </w:pPr>
      <w:r w:rsidRPr="006518C9">
        <w:rPr>
          <w:b/>
          <w:lang w:val="en-US"/>
        </w:rPr>
        <w:t>Example for de novo sequencing:</w:t>
      </w:r>
    </w:p>
    <w:p w14:paraId="3DC67DF3"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accession="MS:1001010"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02DA9E96" w14:textId="77777777" w:rsidR="00286C2C" w:rsidRPr="006518C9" w:rsidRDefault="00286C2C" w:rsidP="00286C2C">
      <w:pPr>
        <w:rPr>
          <w:b/>
          <w:lang w:val="en-US"/>
        </w:rPr>
      </w:pPr>
      <w:r w:rsidRPr="006518C9">
        <w:rPr>
          <w:b/>
          <w:lang w:val="en-US"/>
        </w:rPr>
        <w:t>Example for consensus scoring:</w:t>
      </w:r>
    </w:p>
    <w:p w14:paraId="180282AA"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accession="MS:1002492" name="consensus scoring"&gt;&lt;/cvParam&gt;</w:t>
      </w:r>
    </w:p>
    <w:p w14:paraId="335B60A5"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accession="MS:1002392" name="PIA:PSM sets created" value="true"&gt;&lt;/cvParam&gt;</w:t>
      </w:r>
    </w:p>
    <w:p w14:paraId="53975CDA"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accession="MS:1002391" name="PIA:Combined FDRScore calculated" value="true"&gt;&lt;/cvParam&gt;</w:t>
      </w:r>
    </w:p>
    <w:p w14:paraId="70D1F8E6" w14:textId="77777777" w:rsidR="00286C2C" w:rsidRPr="006518C9" w:rsidRDefault="00286C2C" w:rsidP="00286C2C">
      <w:pPr>
        <w:rPr>
          <w:rFonts w:cs="Arial"/>
          <w:lang w:val="en-US"/>
        </w:rPr>
      </w:pPr>
    </w:p>
    <w:p w14:paraId="42468A5D" w14:textId="77777777" w:rsidR="00921A47" w:rsidRPr="006518C9" w:rsidRDefault="00921A47" w:rsidP="00921A47">
      <w:pPr>
        <w:pStyle w:val="Heading2"/>
      </w:pPr>
      <w:bookmarkStart w:id="130" w:name="_Toc457214058"/>
      <w:r w:rsidRPr="006518C9">
        <w:t>Element &lt;</w:t>
      </w:r>
      <w:bookmarkStart w:id="131" w:name="Affiliation"/>
      <w:r w:rsidRPr="006518C9">
        <w:t>Affiliation</w:t>
      </w:r>
      <w:bookmarkEnd w:id="131"/>
      <w:r w:rsidRPr="006518C9">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579375AE" w14:textId="77777777" w:rsidTr="00921A47">
        <w:trPr>
          <w:tblCellSpacing w:w="15" w:type="dxa"/>
        </w:trPr>
        <w:tc>
          <w:tcPr>
            <w:tcW w:w="0" w:type="auto"/>
            <w:vAlign w:val="center"/>
            <w:hideMark/>
          </w:tcPr>
          <w:p w14:paraId="2736E0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F50BDEF"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5A2553DE" w14:textId="77777777" w:rsidTr="00921A47">
        <w:trPr>
          <w:tblCellSpacing w:w="15" w:type="dxa"/>
        </w:trPr>
        <w:tc>
          <w:tcPr>
            <w:tcW w:w="0" w:type="auto"/>
            <w:vAlign w:val="center"/>
            <w:hideMark/>
          </w:tcPr>
          <w:p w14:paraId="4F1677C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FE6995" w14:textId="77777777" w:rsidR="00921A47" w:rsidRPr="006518C9" w:rsidRDefault="00921A47">
            <w:pPr>
              <w:rPr>
                <w:sz w:val="24"/>
                <w:szCs w:val="24"/>
                <w:lang w:val="en-US"/>
              </w:rPr>
            </w:pPr>
            <w:r w:rsidRPr="006518C9">
              <w:rPr>
                <w:lang w:val="en-US"/>
              </w:rPr>
              <w:t xml:space="preserve">AffiliationType </w:t>
            </w:r>
          </w:p>
        </w:tc>
      </w:tr>
      <w:tr w:rsidR="00921A47" w:rsidRPr="006518C9" w14:paraId="62D799D2" w14:textId="77777777" w:rsidTr="00921A47">
        <w:trPr>
          <w:tblCellSpacing w:w="15" w:type="dxa"/>
        </w:trPr>
        <w:tc>
          <w:tcPr>
            <w:tcW w:w="0" w:type="auto"/>
            <w:vAlign w:val="center"/>
            <w:hideMark/>
          </w:tcPr>
          <w:p w14:paraId="650F44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CB584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8C0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5CE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EB9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078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01F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D08DD"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07E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58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C9F0" w14:textId="77777777" w:rsidR="00921A47" w:rsidRPr="006518C9" w:rsidRDefault="00921A47">
                  <w:pPr>
                    <w:rPr>
                      <w:sz w:val="24"/>
                      <w:szCs w:val="24"/>
                      <w:lang w:val="en-US"/>
                    </w:rPr>
                  </w:pPr>
                  <w:r w:rsidRPr="006518C9">
                    <w:rPr>
                      <w:lang w:val="en-US"/>
                    </w:rPr>
                    <w:t>A reference to the organization this contact belongs to.</w:t>
                  </w:r>
                </w:p>
              </w:tc>
            </w:tr>
          </w:tbl>
          <w:p w14:paraId="188FE1D6" w14:textId="77777777" w:rsidR="00921A47" w:rsidRPr="006518C9" w:rsidRDefault="00921A47">
            <w:pPr>
              <w:rPr>
                <w:sz w:val="24"/>
                <w:szCs w:val="24"/>
                <w:lang w:val="en-US"/>
              </w:rPr>
            </w:pPr>
          </w:p>
        </w:tc>
      </w:tr>
      <w:tr w:rsidR="00921A47" w:rsidRPr="006518C9" w14:paraId="252D3691" w14:textId="77777777" w:rsidTr="00921A47">
        <w:trPr>
          <w:tblCellSpacing w:w="15" w:type="dxa"/>
        </w:trPr>
        <w:tc>
          <w:tcPr>
            <w:tcW w:w="0" w:type="auto"/>
            <w:vAlign w:val="center"/>
            <w:hideMark/>
          </w:tcPr>
          <w:p w14:paraId="0434E74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996E66" w14:textId="77777777" w:rsidR="00921A47" w:rsidRPr="006518C9" w:rsidRDefault="00921A47">
            <w:pPr>
              <w:rPr>
                <w:sz w:val="24"/>
                <w:szCs w:val="24"/>
                <w:lang w:val="en-US"/>
              </w:rPr>
            </w:pPr>
            <w:r w:rsidRPr="006518C9">
              <w:rPr>
                <w:lang w:val="en-US"/>
              </w:rPr>
              <w:t>none</w:t>
            </w:r>
          </w:p>
        </w:tc>
      </w:tr>
      <w:tr w:rsidR="00921A47" w:rsidRPr="006518C9" w14:paraId="14931A43" w14:textId="77777777" w:rsidTr="00921A47">
        <w:trPr>
          <w:tblCellSpacing w:w="15" w:type="dxa"/>
        </w:trPr>
        <w:tc>
          <w:tcPr>
            <w:tcW w:w="0" w:type="auto"/>
            <w:vAlign w:val="center"/>
            <w:hideMark/>
          </w:tcPr>
          <w:p w14:paraId="529327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267D63F" w14:textId="77777777" w:rsidR="00921A47" w:rsidRPr="006518C9" w:rsidRDefault="00921A47">
            <w:pPr>
              <w:pStyle w:val="HTMLPreformatted"/>
            </w:pPr>
            <w:r w:rsidRPr="006518C9">
              <w:t>&lt;Affiliation organization_ref="ORG_DOC_OWNER"&gt;&lt;/Affiliation&gt;</w:t>
            </w:r>
          </w:p>
        </w:tc>
      </w:tr>
    </w:tbl>
    <w:p w14:paraId="6A633B0D" w14:textId="77777777" w:rsidR="00921A47" w:rsidRPr="006518C9" w:rsidRDefault="00921A47" w:rsidP="00921A47">
      <w:pPr>
        <w:rPr>
          <w:lang w:val="en-US"/>
        </w:rPr>
      </w:pPr>
    </w:p>
    <w:p w14:paraId="7BDD6332" w14:textId="77777777" w:rsidR="00921A47" w:rsidRPr="006518C9" w:rsidRDefault="00921A47" w:rsidP="00921A47">
      <w:pPr>
        <w:pStyle w:val="Heading2"/>
      </w:pPr>
      <w:bookmarkStart w:id="132" w:name="_Toc457214059"/>
      <w:r w:rsidRPr="006518C9">
        <w:t>Element &lt;</w:t>
      </w:r>
      <w:bookmarkStart w:id="133" w:name="AmbiguousResidue"/>
      <w:r w:rsidRPr="006518C9">
        <w:t>AmbiguousResidue</w:t>
      </w:r>
      <w:bookmarkEnd w:id="133"/>
      <w:r w:rsidRPr="006518C9">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14:paraId="406C809F" w14:textId="77777777" w:rsidTr="00921A47">
        <w:trPr>
          <w:tblCellSpacing w:w="15" w:type="dxa"/>
        </w:trPr>
        <w:tc>
          <w:tcPr>
            <w:tcW w:w="0" w:type="auto"/>
            <w:vAlign w:val="center"/>
            <w:hideMark/>
          </w:tcPr>
          <w:p w14:paraId="7733709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72712D"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16711297" w14:textId="77777777" w:rsidTr="00921A47">
        <w:trPr>
          <w:tblCellSpacing w:w="15" w:type="dxa"/>
        </w:trPr>
        <w:tc>
          <w:tcPr>
            <w:tcW w:w="0" w:type="auto"/>
            <w:vAlign w:val="center"/>
            <w:hideMark/>
          </w:tcPr>
          <w:p w14:paraId="1D8F33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9ACD4EC" w14:textId="77777777" w:rsidR="00921A47" w:rsidRPr="006518C9" w:rsidRDefault="00921A47">
            <w:pPr>
              <w:rPr>
                <w:sz w:val="24"/>
                <w:szCs w:val="24"/>
                <w:lang w:val="en-US"/>
              </w:rPr>
            </w:pPr>
            <w:r w:rsidRPr="006518C9">
              <w:rPr>
                <w:lang w:val="en-US"/>
              </w:rPr>
              <w:t xml:space="preserve">AmbiguousResidueType </w:t>
            </w:r>
          </w:p>
        </w:tc>
      </w:tr>
      <w:tr w:rsidR="00921A47" w:rsidRPr="006518C9" w14:paraId="792F89A8" w14:textId="77777777" w:rsidTr="00921A47">
        <w:trPr>
          <w:tblCellSpacing w:w="15" w:type="dxa"/>
        </w:trPr>
        <w:tc>
          <w:tcPr>
            <w:tcW w:w="0" w:type="auto"/>
            <w:vAlign w:val="center"/>
            <w:hideMark/>
          </w:tcPr>
          <w:p w14:paraId="0AE2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7751B5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0981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7DE8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E7D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1A4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9FF8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F088"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1408A"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AB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7EAA" w14:textId="77777777" w:rsidR="00921A47" w:rsidRPr="006518C9" w:rsidRDefault="00921A47">
                  <w:pPr>
                    <w:rPr>
                      <w:sz w:val="24"/>
                      <w:szCs w:val="24"/>
                      <w:lang w:val="en-US"/>
                    </w:rPr>
                  </w:pPr>
                  <w:r w:rsidRPr="006518C9">
                    <w:rPr>
                      <w:lang w:val="en-US"/>
                    </w:rPr>
                    <w:t>The single letter code of the ambiguous residue e.g. X.</w:t>
                  </w:r>
                </w:p>
              </w:tc>
            </w:tr>
          </w:tbl>
          <w:p w14:paraId="0503ADCF" w14:textId="77777777" w:rsidR="00921A47" w:rsidRPr="006518C9" w:rsidRDefault="00921A47">
            <w:pPr>
              <w:rPr>
                <w:sz w:val="24"/>
                <w:szCs w:val="24"/>
                <w:lang w:val="en-US"/>
              </w:rPr>
            </w:pPr>
          </w:p>
        </w:tc>
      </w:tr>
      <w:tr w:rsidR="00921A47" w:rsidRPr="006518C9" w14:paraId="52155372" w14:textId="77777777" w:rsidTr="00921A47">
        <w:trPr>
          <w:tblCellSpacing w:w="15" w:type="dxa"/>
        </w:trPr>
        <w:tc>
          <w:tcPr>
            <w:tcW w:w="0" w:type="auto"/>
            <w:vAlign w:val="center"/>
            <w:hideMark/>
          </w:tcPr>
          <w:p w14:paraId="2FC0D95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14:paraId="47AA58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F64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962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3D5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37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E06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47FBB"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450E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7644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D3C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1CE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3BDE6"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68F9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07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9444" w14:textId="77777777" w:rsidR="00921A47" w:rsidRPr="006518C9" w:rsidRDefault="00921A47">
                  <w:pPr>
                    <w:rPr>
                      <w:sz w:val="24"/>
                      <w:szCs w:val="24"/>
                      <w:lang w:val="en-US"/>
                    </w:rPr>
                  </w:pPr>
                  <w:r w:rsidRPr="006518C9">
                    <w:rPr>
                      <w:lang w:val="en-US"/>
                    </w:rPr>
                    <w:t>A single user-defined parameter.</w:t>
                  </w:r>
                </w:p>
              </w:tc>
            </w:tr>
          </w:tbl>
          <w:p w14:paraId="299EF477" w14:textId="77777777" w:rsidR="00921A47" w:rsidRPr="006518C9" w:rsidRDefault="00921A47">
            <w:pPr>
              <w:rPr>
                <w:sz w:val="24"/>
                <w:szCs w:val="24"/>
                <w:lang w:val="en-US"/>
              </w:rPr>
            </w:pPr>
          </w:p>
        </w:tc>
      </w:tr>
      <w:tr w:rsidR="00921A47" w:rsidRPr="006518C9" w14:paraId="6938A97B" w14:textId="77777777" w:rsidTr="00921A47">
        <w:trPr>
          <w:tblCellSpacing w:w="15" w:type="dxa"/>
        </w:trPr>
        <w:tc>
          <w:tcPr>
            <w:tcW w:w="0" w:type="auto"/>
            <w:vAlign w:val="center"/>
            <w:hideMark/>
          </w:tcPr>
          <w:p w14:paraId="172F21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2799C3" w14:textId="77777777" w:rsidR="00921A47" w:rsidRPr="006518C9" w:rsidRDefault="00921A47">
            <w:pPr>
              <w:pStyle w:val="HTMLPreformatted"/>
            </w:pPr>
            <w:r w:rsidRPr="006518C9">
              <w:t>&lt;AmbiguousResidue code="X"&gt;</w:t>
            </w:r>
          </w:p>
          <w:p w14:paraId="38427866"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6911C17C" w14:textId="77777777" w:rsidR="00921A47" w:rsidRPr="006518C9" w:rsidRDefault="00921A47">
            <w:pPr>
              <w:pStyle w:val="HTMLPreformatted"/>
            </w:pPr>
            <w:r w:rsidRPr="006518C9">
              <w:t>&lt;/AmbiguousResidue&gt;</w:t>
            </w:r>
          </w:p>
        </w:tc>
      </w:tr>
      <w:tr w:rsidR="00921A47" w:rsidRPr="006518C9" w14:paraId="5DF49E6C" w14:textId="77777777" w:rsidTr="00921A47">
        <w:trPr>
          <w:tblCellSpacing w:w="15" w:type="dxa"/>
        </w:trPr>
        <w:tc>
          <w:tcPr>
            <w:tcW w:w="0" w:type="auto"/>
            <w:vAlign w:val="center"/>
            <w:hideMark/>
          </w:tcPr>
          <w:p w14:paraId="3DCAC20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6835BEB" w14:textId="77777777" w:rsidR="00921A47" w:rsidRPr="006518C9" w:rsidRDefault="00921A47">
            <w:pPr>
              <w:pStyle w:val="HTMLPreformatted"/>
            </w:pPr>
            <w:r w:rsidRPr="006518C9">
              <w:t>Path /MzIdentML/AnalysisProtocolCollection/SpectrumIdentificationProtocol/MassTable/AmbiguousResidue</w:t>
            </w:r>
          </w:p>
          <w:p w14:paraId="186A0F21" w14:textId="77777777" w:rsidR="00921A47" w:rsidRPr="006518C9" w:rsidRDefault="00921A47">
            <w:pPr>
              <w:pStyle w:val="HTMLPreformatted"/>
            </w:pPr>
            <w:r w:rsidRPr="006518C9">
              <w:t xml:space="preserve">MAY supply a *child* term of </w:t>
            </w:r>
            <w:hyperlink r:id="rId52"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37D326C7" w14:textId="77777777" w:rsidR="00921A47" w:rsidRPr="006518C9" w:rsidRDefault="00921A47">
            <w:pPr>
              <w:pStyle w:val="HTMLPreformatted"/>
            </w:pPr>
            <w:r w:rsidRPr="006518C9">
              <w:t xml:space="preserve">  e.g.: </w:t>
            </w:r>
            <w:hyperlink r:id="rId53"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3A836634" w14:textId="77777777" w:rsidR="00921A47" w:rsidRPr="006518C9" w:rsidRDefault="00921A47">
            <w:pPr>
              <w:pStyle w:val="HTMLPreformatted"/>
            </w:pPr>
            <w:r w:rsidRPr="006518C9">
              <w:t xml:space="preserve">  e.g.: </w:t>
            </w:r>
            <w:hyperlink r:id="rId54"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6DEEEA4D" w14:textId="77777777" w:rsidTr="00921A47">
        <w:trPr>
          <w:tblCellSpacing w:w="15" w:type="dxa"/>
        </w:trPr>
        <w:tc>
          <w:tcPr>
            <w:tcW w:w="0" w:type="auto"/>
            <w:vAlign w:val="center"/>
            <w:hideMark/>
          </w:tcPr>
          <w:p w14:paraId="0C6E84A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6E3D855" w14:textId="77777777" w:rsidR="00921A47" w:rsidRPr="006518C9" w:rsidRDefault="00921A47">
            <w:pPr>
              <w:pStyle w:val="HTMLPreformatted"/>
            </w:pPr>
            <w:r w:rsidRPr="006518C9">
              <w:t>&lt;cvParam accession="MS:1001360" cvRef="PSI-MS" value="D N" name="alternate single letter codes"/&gt;</w:t>
            </w:r>
          </w:p>
        </w:tc>
      </w:tr>
    </w:tbl>
    <w:p w14:paraId="019F795F" w14:textId="77777777" w:rsidR="00921A47" w:rsidRPr="006518C9" w:rsidRDefault="00921A47" w:rsidP="00921A47">
      <w:pPr>
        <w:rPr>
          <w:lang w:val="en-US"/>
        </w:rPr>
      </w:pPr>
    </w:p>
    <w:p w14:paraId="5DFFEC7B" w14:textId="77777777" w:rsidR="00921A47" w:rsidRPr="006518C9" w:rsidRDefault="00921A47" w:rsidP="00921A47">
      <w:pPr>
        <w:pStyle w:val="Heading2"/>
      </w:pPr>
      <w:bookmarkStart w:id="134" w:name="_Toc457214060"/>
      <w:r w:rsidRPr="006518C9">
        <w:t>Element &lt;</w:t>
      </w:r>
      <w:bookmarkStart w:id="135" w:name="AnalysisCollection"/>
      <w:r w:rsidRPr="006518C9">
        <w:t>AnalysisCollection</w:t>
      </w:r>
      <w:bookmarkEnd w:id="135"/>
      <w:r w:rsidRPr="006518C9">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14:paraId="7B207D07" w14:textId="77777777" w:rsidTr="00921A47">
        <w:trPr>
          <w:tblCellSpacing w:w="15" w:type="dxa"/>
        </w:trPr>
        <w:tc>
          <w:tcPr>
            <w:tcW w:w="0" w:type="auto"/>
            <w:vAlign w:val="center"/>
            <w:hideMark/>
          </w:tcPr>
          <w:p w14:paraId="3E2002A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D12890C"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w:t>
            </w:r>
            <w:r w:rsidRPr="006518C9">
              <w:rPr>
                <w:lang w:val="en-US"/>
              </w:rPr>
              <w:lastRenderedPageBreak/>
              <w:t xml:space="preserve">proteins from peptides). </w:t>
            </w:r>
          </w:p>
        </w:tc>
      </w:tr>
      <w:tr w:rsidR="00921A47" w:rsidRPr="006518C9" w14:paraId="4FD4059E" w14:textId="77777777" w:rsidTr="00921A47">
        <w:trPr>
          <w:tblCellSpacing w:w="15" w:type="dxa"/>
        </w:trPr>
        <w:tc>
          <w:tcPr>
            <w:tcW w:w="0" w:type="auto"/>
            <w:vAlign w:val="center"/>
            <w:hideMark/>
          </w:tcPr>
          <w:p w14:paraId="2869767F"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0F3B0D6"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1AE7AF44" w14:textId="77777777" w:rsidTr="00921A47">
        <w:trPr>
          <w:tblCellSpacing w:w="15" w:type="dxa"/>
        </w:trPr>
        <w:tc>
          <w:tcPr>
            <w:tcW w:w="0" w:type="auto"/>
            <w:vAlign w:val="center"/>
            <w:hideMark/>
          </w:tcPr>
          <w:p w14:paraId="13E84C4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1C20286" w14:textId="77777777" w:rsidR="00921A47" w:rsidRPr="006518C9" w:rsidRDefault="00921A47">
            <w:pPr>
              <w:rPr>
                <w:sz w:val="24"/>
                <w:szCs w:val="24"/>
                <w:lang w:val="en-US"/>
              </w:rPr>
            </w:pPr>
            <w:r w:rsidRPr="006518C9">
              <w:rPr>
                <w:lang w:val="en-US"/>
              </w:rPr>
              <w:t>none</w:t>
            </w:r>
          </w:p>
        </w:tc>
      </w:tr>
      <w:tr w:rsidR="00921A47" w:rsidRPr="006518C9" w14:paraId="562F5528" w14:textId="77777777" w:rsidTr="00921A47">
        <w:trPr>
          <w:tblCellSpacing w:w="15" w:type="dxa"/>
        </w:trPr>
        <w:tc>
          <w:tcPr>
            <w:tcW w:w="0" w:type="auto"/>
            <w:vAlign w:val="center"/>
            <w:hideMark/>
          </w:tcPr>
          <w:p w14:paraId="453B7C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14:paraId="53C31B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487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A0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1D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E29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53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664" w14:textId="77777777" w:rsidR="00921A47" w:rsidRPr="006518C9" w:rsidRDefault="0032247A">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D1C1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78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D2D0"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7684C2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91217" w14:textId="77777777" w:rsidR="00921A47" w:rsidRPr="006518C9" w:rsidRDefault="0032247A">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7F9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91A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C452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5E35EF6F" w14:textId="77777777" w:rsidR="00921A47" w:rsidRPr="006518C9" w:rsidRDefault="00921A47">
            <w:pPr>
              <w:rPr>
                <w:sz w:val="24"/>
                <w:szCs w:val="24"/>
                <w:lang w:val="en-US"/>
              </w:rPr>
            </w:pPr>
          </w:p>
        </w:tc>
      </w:tr>
      <w:tr w:rsidR="00921A47" w:rsidRPr="006518C9" w14:paraId="60902F40" w14:textId="77777777" w:rsidTr="00921A47">
        <w:trPr>
          <w:tblCellSpacing w:w="15" w:type="dxa"/>
        </w:trPr>
        <w:tc>
          <w:tcPr>
            <w:tcW w:w="0" w:type="auto"/>
            <w:vAlign w:val="center"/>
            <w:hideMark/>
          </w:tcPr>
          <w:p w14:paraId="70E2C5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C2CE1A" w14:textId="77777777" w:rsidR="00921A47" w:rsidRPr="006518C9" w:rsidRDefault="00921A47">
            <w:pPr>
              <w:pStyle w:val="HTMLPreformatted"/>
            </w:pPr>
            <w:r w:rsidRPr="006518C9">
              <w:t>&lt;AnalysisCollection &gt;</w:t>
            </w:r>
          </w:p>
          <w:p w14:paraId="3A69A7B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02540362" w14:textId="77777777" w:rsidR="00921A47" w:rsidRPr="006518C9" w:rsidRDefault="00921A47">
            <w:pPr>
              <w:pStyle w:val="HTMLPreformatted"/>
            </w:pPr>
            <w:r w:rsidRPr="006518C9">
              <w:t xml:space="preserve">    &lt;InputSpectra spectraData_ref="SD_4299_120114_20_Orbi2_ZC_QC_220_HSAd0-d4-1to1-3_Din.raw"&gt;&lt;/InputSpectra&gt;</w:t>
            </w:r>
          </w:p>
          <w:p w14:paraId="6C12694A" w14:textId="77777777" w:rsidR="00921A47" w:rsidRPr="006518C9" w:rsidRDefault="00921A47">
            <w:pPr>
              <w:pStyle w:val="HTMLPreformatted"/>
            </w:pPr>
            <w:r w:rsidRPr="006518C9">
              <w:t xml:space="preserve">    &lt;SearchDatabaseRef searchDatabase_ref="SDB_4299_203"&gt;&lt;/SearchDatabaseRef&gt;</w:t>
            </w:r>
          </w:p>
          <w:p w14:paraId="195E3FE9" w14:textId="77777777" w:rsidR="00921A47" w:rsidRPr="006518C9" w:rsidRDefault="00921A47">
            <w:pPr>
              <w:pStyle w:val="HTMLPreformatted"/>
            </w:pPr>
            <w:r w:rsidRPr="006518C9">
              <w:t xml:space="preserve">  &lt;/SpectrumIdentification&gt;</w:t>
            </w:r>
          </w:p>
          <w:p w14:paraId="4FC69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111468BE" w14:textId="77777777" w:rsidR="00921A47" w:rsidRPr="006518C9" w:rsidRDefault="00921A47">
            <w:pPr>
              <w:pStyle w:val="HTMLPreformatted"/>
            </w:pPr>
            <w:r w:rsidRPr="006518C9">
              <w:t xml:space="preserve">    &lt;InputSpectra spectraData_ref="SD_4299_120114_09_Orbi2_ZC_QC_220_HSAd0-d4-1to4-2_Din.raw"&gt;&lt;/InputSpectra&gt;</w:t>
            </w:r>
          </w:p>
          <w:p w14:paraId="5702F8B2" w14:textId="77777777" w:rsidR="00921A47" w:rsidRPr="006518C9" w:rsidRDefault="00921A47">
            <w:pPr>
              <w:pStyle w:val="HTMLPreformatted"/>
            </w:pPr>
            <w:r w:rsidRPr="006518C9">
              <w:t xml:space="preserve">  ...</w:t>
            </w:r>
          </w:p>
          <w:p w14:paraId="280B9CEE" w14:textId="77777777" w:rsidR="00921A47" w:rsidRPr="006518C9" w:rsidRDefault="00921A47">
            <w:pPr>
              <w:pStyle w:val="HTMLPreformatted"/>
            </w:pPr>
            <w:r w:rsidRPr="006518C9">
              <w:t>&lt;/AnalysisCollection&gt;</w:t>
            </w:r>
          </w:p>
        </w:tc>
      </w:tr>
    </w:tbl>
    <w:p w14:paraId="16718D75" w14:textId="77777777" w:rsidR="00921A47" w:rsidRPr="006518C9" w:rsidRDefault="00921A47" w:rsidP="00921A47">
      <w:pPr>
        <w:rPr>
          <w:lang w:val="en-US"/>
        </w:rPr>
      </w:pPr>
    </w:p>
    <w:p w14:paraId="1D4C87DD" w14:textId="77777777" w:rsidR="00921A47" w:rsidRPr="006518C9" w:rsidRDefault="00921A47" w:rsidP="00921A47">
      <w:pPr>
        <w:pStyle w:val="Heading2"/>
      </w:pPr>
      <w:bookmarkStart w:id="136" w:name="_Toc457214061"/>
      <w:r w:rsidRPr="006518C9">
        <w:t>Element &lt;</w:t>
      </w:r>
      <w:bookmarkStart w:id="137" w:name="AnalysisData"/>
      <w:r w:rsidRPr="006518C9">
        <w:t>AnalysisData</w:t>
      </w:r>
      <w:bookmarkEnd w:id="137"/>
      <w:r w:rsidRPr="006518C9">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14:paraId="120F8F9A" w14:textId="77777777" w:rsidTr="00921A47">
        <w:trPr>
          <w:tblCellSpacing w:w="15" w:type="dxa"/>
        </w:trPr>
        <w:tc>
          <w:tcPr>
            <w:tcW w:w="0" w:type="auto"/>
            <w:vAlign w:val="center"/>
            <w:hideMark/>
          </w:tcPr>
          <w:p w14:paraId="1C04F24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CEF166"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1A2A8BD5" w14:textId="77777777" w:rsidTr="00921A47">
        <w:trPr>
          <w:tblCellSpacing w:w="15" w:type="dxa"/>
        </w:trPr>
        <w:tc>
          <w:tcPr>
            <w:tcW w:w="0" w:type="auto"/>
            <w:vAlign w:val="center"/>
            <w:hideMark/>
          </w:tcPr>
          <w:p w14:paraId="7A04CD9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5071CD" w14:textId="77777777" w:rsidR="00921A47" w:rsidRPr="006518C9" w:rsidRDefault="00921A47">
            <w:pPr>
              <w:rPr>
                <w:sz w:val="24"/>
                <w:szCs w:val="24"/>
                <w:lang w:val="en-US"/>
              </w:rPr>
            </w:pPr>
            <w:r w:rsidRPr="006518C9">
              <w:rPr>
                <w:lang w:val="en-US"/>
              </w:rPr>
              <w:t xml:space="preserve">AnalysisDataType </w:t>
            </w:r>
          </w:p>
        </w:tc>
      </w:tr>
      <w:tr w:rsidR="00921A47" w:rsidRPr="006518C9" w14:paraId="5AE76384" w14:textId="77777777" w:rsidTr="00921A47">
        <w:trPr>
          <w:tblCellSpacing w:w="15" w:type="dxa"/>
        </w:trPr>
        <w:tc>
          <w:tcPr>
            <w:tcW w:w="0" w:type="auto"/>
            <w:vAlign w:val="center"/>
            <w:hideMark/>
          </w:tcPr>
          <w:p w14:paraId="6D4333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16271D" w14:textId="77777777" w:rsidR="00921A47" w:rsidRPr="006518C9" w:rsidRDefault="00921A47">
            <w:pPr>
              <w:rPr>
                <w:sz w:val="24"/>
                <w:szCs w:val="24"/>
                <w:lang w:val="en-US"/>
              </w:rPr>
            </w:pPr>
            <w:r w:rsidRPr="006518C9">
              <w:rPr>
                <w:lang w:val="en-US"/>
              </w:rPr>
              <w:t>none</w:t>
            </w:r>
          </w:p>
        </w:tc>
      </w:tr>
      <w:tr w:rsidR="00921A47" w:rsidRPr="006518C9" w14:paraId="4AAFCEEB" w14:textId="77777777" w:rsidTr="00921A47">
        <w:trPr>
          <w:tblCellSpacing w:w="15" w:type="dxa"/>
        </w:trPr>
        <w:tc>
          <w:tcPr>
            <w:tcW w:w="0" w:type="auto"/>
            <w:vAlign w:val="center"/>
            <w:hideMark/>
          </w:tcPr>
          <w:p w14:paraId="79E1B2F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14:paraId="7B1B0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AA8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6BF2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063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BF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06AF3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1B158" w14:textId="77777777" w:rsidR="00921A47" w:rsidRPr="006518C9" w:rsidRDefault="0032247A">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D5C3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70B8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350AE"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49309E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DD0C" w14:textId="77777777" w:rsidR="00921A47" w:rsidRPr="006518C9" w:rsidRDefault="0032247A">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12C8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6C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6CAB" w14:textId="77777777" w:rsidR="00921A47" w:rsidRPr="006518C9" w:rsidRDefault="00921A47">
                  <w:pPr>
                    <w:rPr>
                      <w:sz w:val="24"/>
                      <w:szCs w:val="24"/>
                      <w:lang w:val="en-US"/>
                    </w:rPr>
                  </w:pPr>
                  <w:r w:rsidRPr="006518C9">
                    <w:rPr>
                      <w:lang w:val="en-US"/>
                    </w:rPr>
                    <w:t>The protein list resulting from a protein detection process.</w:t>
                  </w:r>
                </w:p>
              </w:tc>
            </w:tr>
          </w:tbl>
          <w:p w14:paraId="69465821" w14:textId="77777777" w:rsidR="00921A47" w:rsidRPr="006518C9" w:rsidRDefault="00921A47">
            <w:pPr>
              <w:rPr>
                <w:sz w:val="24"/>
                <w:szCs w:val="24"/>
                <w:lang w:val="en-US"/>
              </w:rPr>
            </w:pPr>
          </w:p>
        </w:tc>
      </w:tr>
      <w:tr w:rsidR="00921A47" w:rsidRPr="006518C9" w14:paraId="2AC08FA7" w14:textId="77777777" w:rsidTr="00921A47">
        <w:trPr>
          <w:tblCellSpacing w:w="15" w:type="dxa"/>
        </w:trPr>
        <w:tc>
          <w:tcPr>
            <w:tcW w:w="0" w:type="auto"/>
            <w:vAlign w:val="center"/>
            <w:hideMark/>
          </w:tcPr>
          <w:p w14:paraId="55A1DA8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D4A0A25" w14:textId="77777777" w:rsidR="00921A47" w:rsidRPr="006518C9" w:rsidRDefault="00921A47">
            <w:pPr>
              <w:pStyle w:val="HTMLPreformatted"/>
            </w:pPr>
            <w:r w:rsidRPr="006518C9">
              <w:t>&lt;AnalysisData&gt;</w:t>
            </w:r>
          </w:p>
          <w:p w14:paraId="5C740CC0" w14:textId="77777777" w:rsidR="00921A47" w:rsidRPr="006518C9" w:rsidRDefault="00921A47">
            <w:pPr>
              <w:pStyle w:val="HTMLPreformatted"/>
            </w:pPr>
            <w:r w:rsidRPr="006518C9">
              <w:t>&lt;SpectrumIdentificationList xmlns="http://psidev.info/psi/pi/mzIdentML/1.2" id="SII_LIST_1"&gt;</w:t>
            </w:r>
          </w:p>
          <w:p w14:paraId="6B19FD63" w14:textId="77777777" w:rsidR="00921A47" w:rsidRPr="006518C9" w:rsidRDefault="00921A47">
            <w:pPr>
              <w:pStyle w:val="HTMLPreformatted"/>
            </w:pPr>
            <w:r w:rsidRPr="006518C9">
              <w:t xml:space="preserve">  &lt;SpectrumIdentificationResult spectrumID="index=6451" spectraData_ref="SD_COMBINED_SE_0" id="SIR_8947"&gt;</w:t>
            </w:r>
          </w:p>
          <w:p w14:paraId="5F1A9E6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1B3C7EF6"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7ADF6227"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66C57A9C"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0FDAA08" w14:textId="77777777" w:rsidR="00921A47" w:rsidRPr="006518C9" w:rsidRDefault="00921A47">
            <w:pPr>
              <w:pStyle w:val="HTMLPreformatted"/>
            </w:pPr>
            <w:r w:rsidRPr="006518C9">
              <w:t xml:space="preserve">  ...</w:t>
            </w:r>
          </w:p>
          <w:p w14:paraId="5E70DC4E" w14:textId="77777777" w:rsidR="00921A47" w:rsidRPr="006518C9" w:rsidRDefault="00921A47">
            <w:pPr>
              <w:pStyle w:val="HTMLPreformatted"/>
            </w:pPr>
            <w:r w:rsidRPr="006518C9">
              <w:t>&lt;/AnalysisData&gt;</w:t>
            </w:r>
          </w:p>
        </w:tc>
      </w:tr>
    </w:tbl>
    <w:p w14:paraId="3853C20D" w14:textId="77777777" w:rsidR="00921A47" w:rsidRPr="006518C9" w:rsidRDefault="00921A47" w:rsidP="00921A47">
      <w:pPr>
        <w:rPr>
          <w:lang w:val="en-US"/>
        </w:rPr>
      </w:pPr>
    </w:p>
    <w:p w14:paraId="00483209" w14:textId="77777777" w:rsidR="00921A47" w:rsidRPr="006518C9" w:rsidRDefault="00921A47" w:rsidP="00921A47">
      <w:pPr>
        <w:pStyle w:val="Heading2"/>
      </w:pPr>
      <w:bookmarkStart w:id="138" w:name="_Toc457214062"/>
      <w:r w:rsidRPr="006518C9">
        <w:t>Element &lt;</w:t>
      </w:r>
      <w:bookmarkStart w:id="139" w:name="AnalysisParams"/>
      <w:r w:rsidRPr="006518C9">
        <w:t>AnalysisParams</w:t>
      </w:r>
      <w:bookmarkEnd w:id="139"/>
      <w:r w:rsidRPr="006518C9">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14:paraId="2FB95351" w14:textId="77777777" w:rsidTr="00921A47">
        <w:trPr>
          <w:tblCellSpacing w:w="15" w:type="dxa"/>
        </w:trPr>
        <w:tc>
          <w:tcPr>
            <w:tcW w:w="0" w:type="auto"/>
            <w:vAlign w:val="center"/>
            <w:hideMark/>
          </w:tcPr>
          <w:p w14:paraId="6CB4376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BEEDE5"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1559B933" w14:textId="77777777" w:rsidTr="00921A47">
        <w:trPr>
          <w:tblCellSpacing w:w="15" w:type="dxa"/>
        </w:trPr>
        <w:tc>
          <w:tcPr>
            <w:tcW w:w="0" w:type="auto"/>
            <w:vAlign w:val="center"/>
            <w:hideMark/>
          </w:tcPr>
          <w:p w14:paraId="73BE1E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9940D9" w14:textId="77777777" w:rsidR="00921A47" w:rsidRPr="006518C9" w:rsidRDefault="00921A47">
            <w:pPr>
              <w:rPr>
                <w:sz w:val="24"/>
                <w:szCs w:val="24"/>
                <w:lang w:val="en-US"/>
              </w:rPr>
            </w:pPr>
            <w:r w:rsidRPr="006518C9">
              <w:rPr>
                <w:lang w:val="en-US"/>
              </w:rPr>
              <w:t xml:space="preserve">ParamListType </w:t>
            </w:r>
          </w:p>
        </w:tc>
      </w:tr>
      <w:tr w:rsidR="00921A47" w:rsidRPr="006518C9" w14:paraId="2C2E9CBE" w14:textId="77777777" w:rsidTr="00921A47">
        <w:trPr>
          <w:tblCellSpacing w:w="15" w:type="dxa"/>
        </w:trPr>
        <w:tc>
          <w:tcPr>
            <w:tcW w:w="0" w:type="auto"/>
            <w:vAlign w:val="center"/>
            <w:hideMark/>
          </w:tcPr>
          <w:p w14:paraId="2E22906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098B36" w14:textId="77777777" w:rsidR="00921A47" w:rsidRPr="006518C9" w:rsidRDefault="00921A47">
            <w:pPr>
              <w:rPr>
                <w:sz w:val="24"/>
                <w:szCs w:val="24"/>
                <w:lang w:val="en-US"/>
              </w:rPr>
            </w:pPr>
            <w:r w:rsidRPr="006518C9">
              <w:rPr>
                <w:lang w:val="en-US"/>
              </w:rPr>
              <w:t>none</w:t>
            </w:r>
          </w:p>
        </w:tc>
      </w:tr>
      <w:tr w:rsidR="00921A47" w:rsidRPr="006518C9" w14:paraId="1915EB12" w14:textId="77777777" w:rsidTr="00921A47">
        <w:trPr>
          <w:tblCellSpacing w:w="15" w:type="dxa"/>
        </w:trPr>
        <w:tc>
          <w:tcPr>
            <w:tcW w:w="0" w:type="auto"/>
            <w:vAlign w:val="center"/>
            <w:hideMark/>
          </w:tcPr>
          <w:p w14:paraId="133FDDE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14:paraId="163834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06ED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18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04B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C21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2BE2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017BE"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AB7C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DE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64C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5056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43CDA"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BF32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AC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7870" w14:textId="77777777" w:rsidR="00921A47" w:rsidRPr="006518C9" w:rsidRDefault="00921A47">
                  <w:pPr>
                    <w:rPr>
                      <w:sz w:val="24"/>
                      <w:szCs w:val="24"/>
                      <w:lang w:val="en-US"/>
                    </w:rPr>
                  </w:pPr>
                  <w:r w:rsidRPr="006518C9">
                    <w:rPr>
                      <w:lang w:val="en-US"/>
                    </w:rPr>
                    <w:t>A single user-defined parameter.</w:t>
                  </w:r>
                </w:p>
              </w:tc>
            </w:tr>
          </w:tbl>
          <w:p w14:paraId="060F6EAF" w14:textId="77777777" w:rsidR="00921A47" w:rsidRPr="006518C9" w:rsidRDefault="00921A47">
            <w:pPr>
              <w:rPr>
                <w:sz w:val="24"/>
                <w:szCs w:val="24"/>
                <w:lang w:val="en-US"/>
              </w:rPr>
            </w:pPr>
          </w:p>
        </w:tc>
      </w:tr>
      <w:tr w:rsidR="00921A47" w:rsidRPr="006518C9" w14:paraId="0A03351B" w14:textId="77777777" w:rsidTr="00921A47">
        <w:trPr>
          <w:tblCellSpacing w:w="15" w:type="dxa"/>
        </w:trPr>
        <w:tc>
          <w:tcPr>
            <w:tcW w:w="0" w:type="auto"/>
            <w:vAlign w:val="center"/>
            <w:hideMark/>
          </w:tcPr>
          <w:p w14:paraId="78E7CD8E"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6FC5AD61" w14:textId="77777777" w:rsidR="00921A47" w:rsidRPr="006518C9" w:rsidRDefault="00921A47">
            <w:pPr>
              <w:pStyle w:val="HTMLPreformatted"/>
            </w:pPr>
            <w:r w:rsidRPr="006518C9">
              <w:t>&lt;AnalysisParams&gt;</w:t>
            </w:r>
          </w:p>
          <w:p w14:paraId="0D99588E" w14:textId="77777777" w:rsidR="00921A47" w:rsidRPr="006518C9" w:rsidRDefault="00921A47">
            <w:pPr>
              <w:pStyle w:val="HTMLPreformatted"/>
            </w:pPr>
            <w:r w:rsidRPr="006518C9">
              <w:t xml:space="preserve">  &lt;cvParam name="mascot:SigThreshold" value="0.05" cvRef="PSI-MS" accession="MS:1001316" /&gt;</w:t>
            </w:r>
          </w:p>
          <w:p w14:paraId="4EE6EBDE" w14:textId="77777777" w:rsidR="00921A47" w:rsidRPr="006518C9" w:rsidRDefault="00921A47">
            <w:pPr>
              <w:pStyle w:val="HTMLPreformatted"/>
            </w:pPr>
            <w:r w:rsidRPr="006518C9">
              <w:t xml:space="preserve">  &lt;cvParam name="mascot:MaxProteinHits" value="Auto" cvRef="PSI-MS" accession="MS:1001317" /&gt;</w:t>
            </w:r>
          </w:p>
          <w:p w14:paraId="0BF38AE7" w14:textId="77777777" w:rsidR="00921A47" w:rsidRPr="006518C9" w:rsidRDefault="00921A47">
            <w:pPr>
              <w:pStyle w:val="HTMLPreformatted"/>
            </w:pPr>
            <w:r w:rsidRPr="006518C9">
              <w:t xml:space="preserve">  &lt;cvParam name="mascot:ProteinScoringMethod" value="MudPIT" cvRef="PSI-MS" accession="MS:1001318" /&gt;</w:t>
            </w:r>
          </w:p>
          <w:p w14:paraId="19247EEF" w14:textId="77777777" w:rsidR="00921A47" w:rsidRPr="006518C9" w:rsidRDefault="00921A47">
            <w:pPr>
              <w:pStyle w:val="HTMLPreformatted"/>
            </w:pPr>
            <w:r w:rsidRPr="006518C9">
              <w:t xml:space="preserve">  &lt;cvParam name="mascot:MinMSMSThreshold" value="0" cvRef="PSI-MS" accession="MS:1001319" /&gt;</w:t>
            </w:r>
          </w:p>
          <w:p w14:paraId="28266773" w14:textId="77777777" w:rsidR="00921A47" w:rsidRPr="006518C9" w:rsidRDefault="00921A47">
            <w:pPr>
              <w:pStyle w:val="HTMLPreformatted"/>
            </w:pPr>
            <w:r w:rsidRPr="006518C9">
              <w:t xml:space="preserve">  &lt;cvParam name="mascot:ShowHomologousProteinsWithSamePeptides" value="1" cvRef="PSI-MS" accession="MS:1001320" /&gt;</w:t>
            </w:r>
          </w:p>
          <w:p w14:paraId="645B6B56" w14:textId="77777777" w:rsidR="00921A47" w:rsidRPr="006518C9" w:rsidRDefault="00921A47">
            <w:pPr>
              <w:pStyle w:val="HTMLPreformatted"/>
            </w:pPr>
            <w:r w:rsidRPr="006518C9">
              <w:t xml:space="preserve">  &lt;cvParam name="mascot:ShowHomologousProteinsWithSubsetOfPeptides" value="10" cvRef="PSI-MS" accession="MS:1001321" /&gt;</w:t>
            </w:r>
          </w:p>
          <w:p w14:paraId="2231A3CD" w14:textId="77777777" w:rsidR="00921A47" w:rsidRPr="006518C9" w:rsidRDefault="00921A47">
            <w:pPr>
              <w:pStyle w:val="HTMLPreformatted"/>
            </w:pPr>
            <w:r w:rsidRPr="006518C9">
              <w:t xml:space="preserve">  ...</w:t>
            </w:r>
          </w:p>
          <w:p w14:paraId="6565B5FA" w14:textId="77777777" w:rsidR="00921A47" w:rsidRPr="006518C9" w:rsidRDefault="00921A47">
            <w:pPr>
              <w:pStyle w:val="HTMLPreformatted"/>
            </w:pPr>
            <w:r w:rsidRPr="006518C9">
              <w:t>&lt;/AnalysisParams&gt;</w:t>
            </w:r>
          </w:p>
        </w:tc>
      </w:tr>
      <w:tr w:rsidR="00921A47" w:rsidRPr="006518C9" w14:paraId="0BC725BE" w14:textId="77777777" w:rsidTr="00921A47">
        <w:trPr>
          <w:tblCellSpacing w:w="15" w:type="dxa"/>
        </w:trPr>
        <w:tc>
          <w:tcPr>
            <w:tcW w:w="0" w:type="auto"/>
            <w:vAlign w:val="center"/>
            <w:hideMark/>
          </w:tcPr>
          <w:p w14:paraId="3818F4E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77D5DA" w14:textId="77777777" w:rsidR="00921A47" w:rsidRPr="006518C9" w:rsidRDefault="00921A47">
            <w:pPr>
              <w:pStyle w:val="HTMLPreformatted"/>
            </w:pPr>
            <w:r w:rsidRPr="006518C9">
              <w:t>Path /MzIdentML/AnalysisProtocolCollection/ProteinDetectionProtocol/AnalysisParams</w:t>
            </w:r>
          </w:p>
          <w:p w14:paraId="0053CBD0" w14:textId="77777777" w:rsidR="00921A47" w:rsidRPr="006518C9" w:rsidRDefault="00921A47">
            <w:pPr>
              <w:pStyle w:val="HTMLPreformatted"/>
            </w:pPr>
            <w:r w:rsidRPr="006518C9">
              <w:t xml:space="preserve">MAY supply a *child* term of </w:t>
            </w:r>
            <w:hyperlink r:id="rId55"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9BEA635" w14:textId="77777777" w:rsidR="00921A47" w:rsidRPr="006518C9" w:rsidRDefault="00921A47">
            <w:pPr>
              <w:pStyle w:val="HTMLPreformatted"/>
            </w:pPr>
            <w:r w:rsidRPr="006518C9">
              <w:t xml:space="preserve">  e.g.: </w:t>
            </w:r>
            <w:hyperlink r:id="rId56" w:tgtFrame="new" w:history="1">
              <w:r w:rsidRPr="006518C9">
                <w:rPr>
                  <w:rStyle w:val="Hyperlink"/>
                </w:rPr>
                <w:t>MS:1001005</w:t>
              </w:r>
            </w:hyperlink>
            <w:r w:rsidRPr="006518C9">
              <w:t xml:space="preserve"> (</w:t>
            </w:r>
            <w:r w:rsidRPr="006518C9">
              <w:rPr>
                <w:rStyle w:val="popup"/>
              </w:rPr>
              <w:t>SEQUEST:CleavesAt</w:t>
            </w:r>
          </w:p>
          <w:p w14:paraId="11FB0936" w14:textId="77777777" w:rsidR="00921A47" w:rsidRPr="006518C9" w:rsidRDefault="00921A47">
            <w:pPr>
              <w:pStyle w:val="HTMLPreformatted"/>
            </w:pPr>
            <w:r w:rsidRPr="006518C9">
              <w:t xml:space="preserve">  e.g.: </w:t>
            </w:r>
            <w:hyperlink r:id="rId57"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669D2931" w14:textId="77777777" w:rsidR="00921A47" w:rsidRPr="006518C9" w:rsidRDefault="00921A47">
            <w:pPr>
              <w:pStyle w:val="HTMLPreformatted"/>
            </w:pPr>
            <w:r w:rsidRPr="006518C9">
              <w:t xml:space="preserve">  e.g.: </w:t>
            </w:r>
            <w:hyperlink r:id="rId58"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36422F11" w14:textId="77777777" w:rsidR="00921A47" w:rsidRPr="006518C9" w:rsidRDefault="00921A47">
            <w:pPr>
              <w:pStyle w:val="HTMLPreformatted"/>
            </w:pPr>
            <w:r w:rsidRPr="006518C9">
              <w:t xml:space="preserve">  e.g.: </w:t>
            </w:r>
            <w:hyperlink r:id="rId59"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24147917" w14:textId="77777777" w:rsidR="00921A47" w:rsidRPr="006518C9" w:rsidRDefault="00921A47">
            <w:pPr>
              <w:pStyle w:val="HTMLPreformatted"/>
            </w:pPr>
            <w:r w:rsidRPr="006518C9">
              <w:t xml:space="preserve">  e.g.: </w:t>
            </w:r>
            <w:hyperlink r:id="rId60"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0763FFF" w14:textId="77777777" w:rsidR="00921A47" w:rsidRPr="006518C9" w:rsidRDefault="00921A47">
            <w:pPr>
              <w:pStyle w:val="HTMLPreformatted"/>
            </w:pPr>
            <w:r w:rsidRPr="006518C9">
              <w:t xml:space="preserve">  e.g.: </w:t>
            </w:r>
            <w:hyperlink r:id="rId61"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1381EEE8" w14:textId="77777777" w:rsidR="00921A47" w:rsidRPr="006518C9" w:rsidRDefault="00921A47">
            <w:pPr>
              <w:pStyle w:val="HTMLPreformatted"/>
            </w:pPr>
            <w:r w:rsidRPr="006518C9">
              <w:t xml:space="preserve">  e.g.: </w:t>
            </w:r>
            <w:hyperlink r:id="rId62"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AB708E1" w14:textId="77777777" w:rsidR="00921A47" w:rsidRPr="006518C9" w:rsidRDefault="00921A47">
            <w:pPr>
              <w:pStyle w:val="HTMLPreformatted"/>
            </w:pPr>
            <w:r w:rsidRPr="006518C9">
              <w:t xml:space="preserve">  e.g.: </w:t>
            </w:r>
            <w:hyperlink r:id="rId63"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5ADC8E55" w14:textId="77777777" w:rsidR="00921A47" w:rsidRPr="006518C9" w:rsidRDefault="00921A47">
            <w:pPr>
              <w:pStyle w:val="HTMLPreformatted"/>
            </w:pPr>
            <w:r w:rsidRPr="006518C9">
              <w:t xml:space="preserve">  e.g.: </w:t>
            </w:r>
            <w:hyperlink r:id="rId64"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5A4D309D" w14:textId="77777777" w:rsidR="00921A47" w:rsidRPr="006518C9" w:rsidRDefault="00921A47">
            <w:pPr>
              <w:pStyle w:val="HTMLPreformatted"/>
            </w:pPr>
            <w:r w:rsidRPr="006518C9">
              <w:t xml:space="preserve">  e.g.: </w:t>
            </w:r>
            <w:hyperlink r:id="rId65"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5E4ED9CA" w14:textId="77777777" w:rsidR="00921A47" w:rsidRPr="006518C9" w:rsidRDefault="00921A47">
            <w:pPr>
              <w:pStyle w:val="HTMLPreformatted"/>
            </w:pPr>
            <w:r w:rsidRPr="006518C9">
              <w:t xml:space="preserve">  </w:t>
            </w:r>
            <w:hyperlink r:id="rId66" w:tgtFrame="new" w:history="1">
              <w:r w:rsidRPr="006518C9">
                <w:rPr>
                  <w:rStyle w:val="Hyperlink"/>
                </w:rPr>
                <w:t>et al.</w:t>
              </w:r>
            </w:hyperlink>
          </w:p>
          <w:p w14:paraId="120603A9" w14:textId="77777777" w:rsidR="00921A47" w:rsidRPr="006518C9" w:rsidRDefault="00921A47">
            <w:pPr>
              <w:pStyle w:val="HTMLPreformatted"/>
            </w:pPr>
            <w:r w:rsidRPr="006518C9">
              <w:t xml:space="preserve">MAY supply a *child* term of </w:t>
            </w:r>
            <w:hyperlink r:id="rId67"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056EF9AB" w14:textId="77777777" w:rsidTr="00921A47">
        <w:trPr>
          <w:tblCellSpacing w:w="15" w:type="dxa"/>
        </w:trPr>
        <w:tc>
          <w:tcPr>
            <w:tcW w:w="0" w:type="auto"/>
            <w:vAlign w:val="center"/>
            <w:hideMark/>
          </w:tcPr>
          <w:p w14:paraId="71FF981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57B127B" w14:textId="77777777" w:rsidR="00921A47" w:rsidRPr="006518C9" w:rsidRDefault="00921A47">
            <w:pPr>
              <w:pStyle w:val="HTMLPreformatted"/>
            </w:pPr>
            <w:r w:rsidRPr="006518C9">
              <w:t>&lt;cvParam name="mascot:SigThreshold" value="0.05" cvRef="PSI-MS" accession="MS:1001316" /&gt;</w:t>
            </w:r>
          </w:p>
          <w:p w14:paraId="0D80EE66" w14:textId="77777777" w:rsidR="00921A47" w:rsidRPr="006518C9" w:rsidRDefault="00921A47">
            <w:pPr>
              <w:pStyle w:val="HTMLPreformatted"/>
            </w:pPr>
            <w:r w:rsidRPr="006518C9">
              <w:t>&lt;cvParam name="mascot:MaxProteinHits" value="Auto" cvRef="PSI-MS" accession="MS:1001317" /&gt;</w:t>
            </w:r>
          </w:p>
          <w:p w14:paraId="26468052" w14:textId="77777777" w:rsidR="00921A47" w:rsidRPr="006518C9" w:rsidRDefault="00921A47">
            <w:pPr>
              <w:pStyle w:val="HTMLPreformatted"/>
            </w:pPr>
            <w:r w:rsidRPr="006518C9">
              <w:t>&lt;cvParam name="mascot:ProteinScoringMethod" value="MudPIT" cvRef="PSI-MS" accession="MS:1001318" /&gt;</w:t>
            </w:r>
          </w:p>
          <w:p w14:paraId="79B58547" w14:textId="77777777" w:rsidR="00921A47" w:rsidRPr="006518C9" w:rsidRDefault="00921A47">
            <w:pPr>
              <w:pStyle w:val="HTMLPreformatted"/>
            </w:pPr>
            <w:r w:rsidRPr="006518C9">
              <w:t>&lt;cvParam name="mascot:MinMSMSThreshold" value="0" cvRef="PSI-MS" accession="MS:1001319" /&gt;</w:t>
            </w:r>
          </w:p>
          <w:p w14:paraId="43C6FD8A" w14:textId="77777777" w:rsidR="00921A47" w:rsidRPr="006518C9" w:rsidRDefault="00921A47">
            <w:pPr>
              <w:pStyle w:val="HTMLPreformatted"/>
            </w:pPr>
            <w:r w:rsidRPr="006518C9">
              <w:t>&lt;cvParam name="mascot:ShowHomologousProteinsWithSamePeptides" value="1" cvRef="PSI-MS" accession="MS:1001320" /&gt;</w:t>
            </w:r>
          </w:p>
          <w:p w14:paraId="43F95DA4" w14:textId="77777777" w:rsidR="00921A47" w:rsidRPr="006518C9" w:rsidRDefault="00921A47">
            <w:pPr>
              <w:pStyle w:val="HTMLPreformatted"/>
            </w:pPr>
            <w:r w:rsidRPr="006518C9">
              <w:t>&lt;cvParam name="mascot:ShowHomologousProteinsWithSubsetOfPeptides" value="10" cvRef="PSI-MS" accession="MS:1001321" /&gt;</w:t>
            </w:r>
          </w:p>
          <w:p w14:paraId="508A337F" w14:textId="77777777" w:rsidR="00921A47" w:rsidRPr="006518C9" w:rsidRDefault="00921A47">
            <w:pPr>
              <w:pStyle w:val="HTMLPreformatted"/>
            </w:pPr>
            <w:r w:rsidRPr="006518C9">
              <w:t>&lt;cvParam name="mascot:RequireBoldRed" value="0" cvRef="PSI-MS" accession="MS:1001322" /&gt;</w:t>
            </w:r>
          </w:p>
          <w:p w14:paraId="60E65D96" w14:textId="77777777" w:rsidR="00921A47" w:rsidRPr="006518C9" w:rsidRDefault="00921A47">
            <w:pPr>
              <w:pStyle w:val="HTMLPreformatted"/>
            </w:pPr>
            <w:r w:rsidRPr="006518C9">
              <w:t>&lt;cvParam name="mascot:UseUnigeneClustering" value="false" cvRef="PSI-MS" accession="MS:1001323" /&gt;</w:t>
            </w:r>
          </w:p>
          <w:p w14:paraId="00A12427" w14:textId="77777777" w:rsidR="00921A47" w:rsidRPr="006518C9" w:rsidRDefault="00921A47">
            <w:pPr>
              <w:pStyle w:val="HTMLPreformatted"/>
            </w:pPr>
            <w:r w:rsidRPr="006518C9">
              <w:t>&lt;cvParam name="mascot:IncludeErrorTolerantMatches" value="1" cvRef="PSI-MS" accession="MS:1001324" /&gt;</w:t>
            </w:r>
          </w:p>
          <w:p w14:paraId="40F4ABC8" w14:textId="77777777" w:rsidR="00921A47" w:rsidRPr="006518C9" w:rsidRDefault="00921A47">
            <w:pPr>
              <w:pStyle w:val="HTMLPreformatted"/>
            </w:pPr>
            <w:r w:rsidRPr="006518C9">
              <w:t>&lt;cvParam name="mascot:ShowDecoyMatches" value="0" cvRef="PSI-MS" accession="MS:1001325" /&gt;</w:t>
            </w:r>
          </w:p>
        </w:tc>
      </w:tr>
    </w:tbl>
    <w:p w14:paraId="0D6CC42E" w14:textId="77777777" w:rsidR="00921A47" w:rsidRPr="006518C9" w:rsidRDefault="00921A47" w:rsidP="00921A47">
      <w:pPr>
        <w:rPr>
          <w:lang w:val="en-US"/>
        </w:rPr>
      </w:pPr>
    </w:p>
    <w:p w14:paraId="20AECEE3" w14:textId="77777777" w:rsidR="00921A47" w:rsidRPr="006518C9" w:rsidRDefault="00921A47" w:rsidP="00921A47">
      <w:pPr>
        <w:pStyle w:val="Heading2"/>
      </w:pPr>
      <w:bookmarkStart w:id="140" w:name="_Toc457214063"/>
      <w:r w:rsidRPr="006518C9">
        <w:t>Element &lt;</w:t>
      </w:r>
      <w:bookmarkStart w:id="141" w:name="AnalysisProtocolCollection"/>
      <w:r w:rsidRPr="006518C9">
        <w:t>AnalysisProtocolCollection</w:t>
      </w:r>
      <w:bookmarkEnd w:id="141"/>
      <w:r w:rsidRPr="006518C9">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14:paraId="0B67FFEA" w14:textId="77777777" w:rsidTr="00921A47">
        <w:trPr>
          <w:tblCellSpacing w:w="15" w:type="dxa"/>
        </w:trPr>
        <w:tc>
          <w:tcPr>
            <w:tcW w:w="0" w:type="auto"/>
            <w:vAlign w:val="center"/>
            <w:hideMark/>
          </w:tcPr>
          <w:p w14:paraId="6D439A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58932A0"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09F34EB3" w14:textId="77777777" w:rsidTr="00921A47">
        <w:trPr>
          <w:tblCellSpacing w:w="15" w:type="dxa"/>
        </w:trPr>
        <w:tc>
          <w:tcPr>
            <w:tcW w:w="0" w:type="auto"/>
            <w:vAlign w:val="center"/>
            <w:hideMark/>
          </w:tcPr>
          <w:p w14:paraId="2FD17B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6A0FF8"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0CC20963" w14:textId="77777777" w:rsidTr="00921A47">
        <w:trPr>
          <w:tblCellSpacing w:w="15" w:type="dxa"/>
        </w:trPr>
        <w:tc>
          <w:tcPr>
            <w:tcW w:w="0" w:type="auto"/>
            <w:vAlign w:val="center"/>
            <w:hideMark/>
          </w:tcPr>
          <w:p w14:paraId="561EE5F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68423D" w14:textId="77777777" w:rsidR="00921A47" w:rsidRPr="006518C9" w:rsidRDefault="00921A47">
            <w:pPr>
              <w:rPr>
                <w:sz w:val="24"/>
                <w:szCs w:val="24"/>
                <w:lang w:val="en-US"/>
              </w:rPr>
            </w:pPr>
            <w:r w:rsidRPr="006518C9">
              <w:rPr>
                <w:lang w:val="en-US"/>
              </w:rPr>
              <w:t>none</w:t>
            </w:r>
          </w:p>
        </w:tc>
      </w:tr>
      <w:tr w:rsidR="00921A47" w:rsidRPr="006518C9" w14:paraId="5474C0E6" w14:textId="77777777" w:rsidTr="00921A47">
        <w:trPr>
          <w:tblCellSpacing w:w="15" w:type="dxa"/>
        </w:trPr>
        <w:tc>
          <w:tcPr>
            <w:tcW w:w="0" w:type="auto"/>
            <w:vAlign w:val="center"/>
            <w:hideMark/>
          </w:tcPr>
          <w:p w14:paraId="0AEECB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14:paraId="2F78A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0B1B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2C8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7448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C06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6AB5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AFBB8" w14:textId="77777777" w:rsidR="00921A47" w:rsidRPr="006518C9" w:rsidRDefault="0032247A">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87AA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A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E78BD"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73032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38D42" w14:textId="77777777" w:rsidR="00921A47" w:rsidRPr="006518C9" w:rsidRDefault="0032247A">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DF169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24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59D" w14:textId="77777777" w:rsidR="00921A47" w:rsidRPr="006518C9" w:rsidRDefault="00921A47">
                  <w:pPr>
                    <w:rPr>
                      <w:sz w:val="24"/>
                      <w:szCs w:val="24"/>
                      <w:lang w:val="en-US"/>
                    </w:rPr>
                  </w:pPr>
                  <w:r w:rsidRPr="006518C9">
                    <w:rPr>
                      <w:lang w:val="en-US"/>
                    </w:rPr>
                    <w:t>The parameters and settings of a ProteinDetection process.</w:t>
                  </w:r>
                </w:p>
              </w:tc>
            </w:tr>
          </w:tbl>
          <w:p w14:paraId="5BAE9AC8" w14:textId="77777777" w:rsidR="00921A47" w:rsidRPr="006518C9" w:rsidRDefault="00921A47">
            <w:pPr>
              <w:rPr>
                <w:sz w:val="24"/>
                <w:szCs w:val="24"/>
                <w:lang w:val="en-US"/>
              </w:rPr>
            </w:pPr>
          </w:p>
        </w:tc>
      </w:tr>
      <w:tr w:rsidR="00921A47" w:rsidRPr="006518C9" w14:paraId="3412289B" w14:textId="77777777" w:rsidTr="00921A47">
        <w:trPr>
          <w:tblCellSpacing w:w="15" w:type="dxa"/>
        </w:trPr>
        <w:tc>
          <w:tcPr>
            <w:tcW w:w="0" w:type="auto"/>
            <w:vAlign w:val="center"/>
            <w:hideMark/>
          </w:tcPr>
          <w:p w14:paraId="1E1914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21BCD6" w14:textId="77777777" w:rsidR="00921A47" w:rsidRPr="006518C9" w:rsidRDefault="00921A47">
            <w:pPr>
              <w:pStyle w:val="HTMLPreformatted"/>
            </w:pPr>
            <w:r w:rsidRPr="006518C9">
              <w:t>&lt;AnalysisProtocolCollection xmlns="http://psidev.info/psi/pi/mzIdentML/1.2"&gt;</w:t>
            </w:r>
          </w:p>
          <w:p w14:paraId="0056405A" w14:textId="77777777" w:rsidR="00921A47" w:rsidRPr="006518C9" w:rsidRDefault="00921A47">
            <w:pPr>
              <w:pStyle w:val="HTMLPreformatted"/>
            </w:pPr>
            <w:r w:rsidRPr="006518C9">
              <w:t xml:space="preserve">    &lt;SpectrumIdentificationProtocol analysisSoftware_ref="AS_mascot_server" id="SIP"&gt;</w:t>
            </w:r>
          </w:p>
          <w:p w14:paraId="07EF71AC" w14:textId="77777777" w:rsidR="00921A47" w:rsidRPr="006518C9" w:rsidRDefault="00921A47">
            <w:pPr>
              <w:pStyle w:val="HTMLPreformatted"/>
            </w:pPr>
            <w:r w:rsidRPr="006518C9">
              <w:t xml:space="preserve">        &lt;SearchType&gt;</w:t>
            </w:r>
          </w:p>
          <w:p w14:paraId="07E89713" w14:textId="77777777" w:rsidR="00921A47" w:rsidRPr="006518C9" w:rsidRDefault="00921A47">
            <w:pPr>
              <w:pStyle w:val="HTMLPreformatted"/>
            </w:pPr>
            <w:r w:rsidRPr="006518C9">
              <w:t xml:space="preserve">            &lt;cvParam accession="MS:1001083" cvRef="PSI-MS" value="" name="ms-ms search"/&gt;</w:t>
            </w:r>
          </w:p>
          <w:p w14:paraId="00F86F9D" w14:textId="77777777" w:rsidR="00921A47" w:rsidRPr="006518C9" w:rsidRDefault="00921A47">
            <w:pPr>
              <w:pStyle w:val="HTMLPreformatted"/>
            </w:pPr>
            <w:r w:rsidRPr="006518C9">
              <w:t xml:space="preserve">        &lt;/SearchType&gt;</w:t>
            </w:r>
          </w:p>
          <w:p w14:paraId="55DE9BB3" w14:textId="77777777" w:rsidR="00921A47" w:rsidRPr="006518C9" w:rsidRDefault="00921A47">
            <w:pPr>
              <w:pStyle w:val="HTMLPreformatted"/>
            </w:pPr>
            <w:r w:rsidRPr="006518C9">
              <w:t xml:space="preserve">        &lt;AdditionalSearchParams&gt;</w:t>
            </w:r>
          </w:p>
          <w:p w14:paraId="580807C5" w14:textId="77777777" w:rsidR="00921A47" w:rsidRPr="006518C9" w:rsidRDefault="00921A47">
            <w:pPr>
              <w:pStyle w:val="HTMLPreformatted"/>
            </w:pPr>
            <w:r w:rsidRPr="006518C9">
              <w:t xml:space="preserve">            &lt;cvParam accession="MS:1001211" cvRef="PSI-MS" name="parent mass type mono"/&gt;</w:t>
            </w:r>
          </w:p>
          <w:p w14:paraId="471F0049" w14:textId="77777777" w:rsidR="00921A47" w:rsidRPr="006518C9" w:rsidRDefault="00921A47">
            <w:pPr>
              <w:pStyle w:val="HTMLPreformatted"/>
            </w:pPr>
            <w:r w:rsidRPr="006518C9">
              <w:t xml:space="preserve">  ...</w:t>
            </w:r>
          </w:p>
          <w:p w14:paraId="0B5AC3B2" w14:textId="77777777" w:rsidR="00921A47" w:rsidRPr="006518C9" w:rsidRDefault="00921A47">
            <w:pPr>
              <w:pStyle w:val="HTMLPreformatted"/>
            </w:pPr>
            <w:r w:rsidRPr="006518C9">
              <w:t>&lt;/AnalysisProtocolCollection&gt;</w:t>
            </w:r>
          </w:p>
        </w:tc>
      </w:tr>
    </w:tbl>
    <w:p w14:paraId="37AC8AD7" w14:textId="77777777" w:rsidR="00921A47" w:rsidRPr="006518C9" w:rsidRDefault="00921A47" w:rsidP="00921A47">
      <w:pPr>
        <w:rPr>
          <w:lang w:val="en-US"/>
        </w:rPr>
      </w:pPr>
    </w:p>
    <w:p w14:paraId="71572D59" w14:textId="77777777" w:rsidR="00921A47" w:rsidRPr="006518C9" w:rsidRDefault="00921A47" w:rsidP="00921A47">
      <w:pPr>
        <w:pStyle w:val="Heading2"/>
      </w:pPr>
      <w:bookmarkStart w:id="142" w:name="_Toc457214064"/>
      <w:r w:rsidRPr="006518C9">
        <w:t>Element &lt;</w:t>
      </w:r>
      <w:bookmarkStart w:id="143" w:name="AnalysisSampleCollection"/>
      <w:r w:rsidRPr="006518C9">
        <w:t>AnalysisSampleCollection</w:t>
      </w:r>
      <w:bookmarkEnd w:id="143"/>
      <w:r w:rsidRPr="006518C9">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14:paraId="33B67D3A" w14:textId="77777777" w:rsidTr="00921A47">
        <w:trPr>
          <w:tblCellSpacing w:w="15" w:type="dxa"/>
        </w:trPr>
        <w:tc>
          <w:tcPr>
            <w:tcW w:w="0" w:type="auto"/>
            <w:vAlign w:val="center"/>
            <w:hideMark/>
          </w:tcPr>
          <w:p w14:paraId="3873A7F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FF99A7"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2A655C07" w14:textId="77777777" w:rsidTr="00921A47">
        <w:trPr>
          <w:tblCellSpacing w:w="15" w:type="dxa"/>
        </w:trPr>
        <w:tc>
          <w:tcPr>
            <w:tcW w:w="0" w:type="auto"/>
            <w:vAlign w:val="center"/>
            <w:hideMark/>
          </w:tcPr>
          <w:p w14:paraId="7AEEE093"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392A64AF"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220171DA" w14:textId="77777777" w:rsidTr="00921A47">
        <w:trPr>
          <w:tblCellSpacing w:w="15" w:type="dxa"/>
        </w:trPr>
        <w:tc>
          <w:tcPr>
            <w:tcW w:w="0" w:type="auto"/>
            <w:vAlign w:val="center"/>
            <w:hideMark/>
          </w:tcPr>
          <w:p w14:paraId="0D8832D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1321B8" w14:textId="77777777" w:rsidR="00921A47" w:rsidRPr="006518C9" w:rsidRDefault="00921A47">
            <w:pPr>
              <w:rPr>
                <w:sz w:val="24"/>
                <w:szCs w:val="24"/>
                <w:lang w:val="en-US"/>
              </w:rPr>
            </w:pPr>
            <w:r w:rsidRPr="006518C9">
              <w:rPr>
                <w:lang w:val="en-US"/>
              </w:rPr>
              <w:t>none</w:t>
            </w:r>
          </w:p>
        </w:tc>
      </w:tr>
      <w:tr w:rsidR="00921A47" w:rsidRPr="006518C9" w14:paraId="1759FFE1" w14:textId="77777777" w:rsidTr="00921A47">
        <w:trPr>
          <w:tblCellSpacing w:w="15" w:type="dxa"/>
        </w:trPr>
        <w:tc>
          <w:tcPr>
            <w:tcW w:w="0" w:type="auto"/>
            <w:vAlign w:val="center"/>
            <w:hideMark/>
          </w:tcPr>
          <w:p w14:paraId="2C7982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14:paraId="67955B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2D05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2A1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CB2C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CC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32B4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77A87" w14:textId="77777777" w:rsidR="00921A47" w:rsidRPr="006518C9" w:rsidRDefault="0032247A">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847B3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6BAB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46B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23553835" w14:textId="77777777" w:rsidR="00921A47" w:rsidRPr="006518C9" w:rsidRDefault="00921A47">
            <w:pPr>
              <w:rPr>
                <w:sz w:val="24"/>
                <w:szCs w:val="24"/>
                <w:lang w:val="en-US"/>
              </w:rPr>
            </w:pPr>
          </w:p>
        </w:tc>
      </w:tr>
      <w:tr w:rsidR="00921A47" w:rsidRPr="006518C9" w14:paraId="35076BD8" w14:textId="77777777" w:rsidTr="00921A47">
        <w:trPr>
          <w:tblCellSpacing w:w="15" w:type="dxa"/>
        </w:trPr>
        <w:tc>
          <w:tcPr>
            <w:tcW w:w="0" w:type="auto"/>
            <w:vAlign w:val="center"/>
            <w:hideMark/>
          </w:tcPr>
          <w:p w14:paraId="72BA1E2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9246A1B" w14:textId="77777777" w:rsidR="00921A47" w:rsidRPr="006518C9" w:rsidRDefault="00921A47">
            <w:pPr>
              <w:rPr>
                <w:sz w:val="24"/>
                <w:szCs w:val="24"/>
                <w:lang w:val="en-US"/>
              </w:rPr>
            </w:pPr>
          </w:p>
        </w:tc>
      </w:tr>
    </w:tbl>
    <w:p w14:paraId="78C115BB" w14:textId="77777777" w:rsidR="00921A47" w:rsidRPr="006518C9" w:rsidRDefault="00921A47" w:rsidP="00921A47">
      <w:pPr>
        <w:rPr>
          <w:lang w:val="en-US"/>
        </w:rPr>
      </w:pPr>
    </w:p>
    <w:p w14:paraId="226BA617" w14:textId="77777777" w:rsidR="00921A47" w:rsidRPr="006518C9" w:rsidRDefault="00921A47" w:rsidP="00921A47">
      <w:pPr>
        <w:pStyle w:val="Heading2"/>
      </w:pPr>
      <w:bookmarkStart w:id="144" w:name="_Toc457214065"/>
      <w:r w:rsidRPr="006518C9">
        <w:t>Element &lt;</w:t>
      </w:r>
      <w:bookmarkStart w:id="145" w:name="AnalysisSoftware"/>
      <w:r w:rsidRPr="006518C9">
        <w:t>AnalysisSoftware</w:t>
      </w:r>
      <w:bookmarkEnd w:id="145"/>
      <w:r w:rsidRPr="006518C9">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CDDE56" w14:textId="77777777" w:rsidTr="00921A47">
        <w:trPr>
          <w:tblCellSpacing w:w="15" w:type="dxa"/>
        </w:trPr>
        <w:tc>
          <w:tcPr>
            <w:tcW w:w="0" w:type="auto"/>
            <w:vAlign w:val="center"/>
            <w:hideMark/>
          </w:tcPr>
          <w:p w14:paraId="16CF7D4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05B3C2"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6958B7C" w14:textId="77777777" w:rsidTr="00921A47">
        <w:trPr>
          <w:tblCellSpacing w:w="15" w:type="dxa"/>
        </w:trPr>
        <w:tc>
          <w:tcPr>
            <w:tcW w:w="0" w:type="auto"/>
            <w:vAlign w:val="center"/>
            <w:hideMark/>
          </w:tcPr>
          <w:p w14:paraId="6ED7604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969316" w14:textId="77777777" w:rsidR="00921A47" w:rsidRPr="006518C9" w:rsidRDefault="00921A47">
            <w:pPr>
              <w:rPr>
                <w:sz w:val="24"/>
                <w:szCs w:val="24"/>
                <w:lang w:val="en-US"/>
              </w:rPr>
            </w:pPr>
            <w:r w:rsidRPr="006518C9">
              <w:rPr>
                <w:lang w:val="en-US"/>
              </w:rPr>
              <w:t xml:space="preserve">AnalysisSoftwareType </w:t>
            </w:r>
          </w:p>
        </w:tc>
      </w:tr>
      <w:tr w:rsidR="00921A47" w:rsidRPr="006518C9" w14:paraId="2F58CF82" w14:textId="77777777" w:rsidTr="00921A47">
        <w:trPr>
          <w:tblCellSpacing w:w="15" w:type="dxa"/>
        </w:trPr>
        <w:tc>
          <w:tcPr>
            <w:tcW w:w="0" w:type="auto"/>
            <w:vAlign w:val="center"/>
            <w:hideMark/>
          </w:tcPr>
          <w:p w14:paraId="7214DB6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14:paraId="555AA6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0EF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0C02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B6D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77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079E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4048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D92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6407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F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9BAA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A356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5D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0B1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8DE7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716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851DA"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90D3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86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02112"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1F8186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3F449"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81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D06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C573" w14:textId="77777777" w:rsidR="00921A47" w:rsidRPr="006518C9" w:rsidRDefault="00921A47">
                  <w:pPr>
                    <w:rPr>
                      <w:sz w:val="24"/>
                      <w:szCs w:val="24"/>
                      <w:lang w:val="en-US"/>
                    </w:rPr>
                  </w:pPr>
                  <w:r w:rsidRPr="006518C9">
                    <w:rPr>
                      <w:lang w:val="en-US"/>
                    </w:rPr>
                    <w:t>The version of Software used.</w:t>
                  </w:r>
                </w:p>
              </w:tc>
            </w:tr>
          </w:tbl>
          <w:p w14:paraId="4719442A" w14:textId="77777777" w:rsidR="00921A47" w:rsidRPr="006518C9" w:rsidRDefault="00921A47">
            <w:pPr>
              <w:rPr>
                <w:sz w:val="24"/>
                <w:szCs w:val="24"/>
                <w:lang w:val="en-US"/>
              </w:rPr>
            </w:pPr>
          </w:p>
        </w:tc>
      </w:tr>
      <w:tr w:rsidR="00921A47" w:rsidRPr="006518C9" w14:paraId="64B9B38A" w14:textId="77777777" w:rsidTr="00921A47">
        <w:trPr>
          <w:tblCellSpacing w:w="15" w:type="dxa"/>
        </w:trPr>
        <w:tc>
          <w:tcPr>
            <w:tcW w:w="0" w:type="auto"/>
            <w:vAlign w:val="center"/>
            <w:hideMark/>
          </w:tcPr>
          <w:p w14:paraId="7D1D76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14:paraId="19143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084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73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DCBD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22E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FE36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64DF" w14:textId="77777777" w:rsidR="00921A47" w:rsidRPr="006518C9" w:rsidRDefault="0032247A">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5D994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EF4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6FD63"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2AD738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2DAE4" w14:textId="77777777" w:rsidR="00921A47" w:rsidRPr="006518C9" w:rsidRDefault="0032247A">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4204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96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0AD4"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0C99C8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831FA" w14:textId="77777777" w:rsidR="00921A47" w:rsidRPr="006518C9" w:rsidRDefault="0032247A">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2004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E0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7693"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02A08FCF" w14:textId="77777777" w:rsidR="00921A47" w:rsidRPr="006518C9" w:rsidRDefault="00921A47">
            <w:pPr>
              <w:rPr>
                <w:sz w:val="24"/>
                <w:szCs w:val="24"/>
                <w:lang w:val="en-US"/>
              </w:rPr>
            </w:pPr>
          </w:p>
        </w:tc>
      </w:tr>
      <w:tr w:rsidR="00921A47" w:rsidRPr="006518C9" w14:paraId="1F147AB2" w14:textId="77777777" w:rsidTr="00921A47">
        <w:trPr>
          <w:tblCellSpacing w:w="15" w:type="dxa"/>
        </w:trPr>
        <w:tc>
          <w:tcPr>
            <w:tcW w:w="0" w:type="auto"/>
            <w:vAlign w:val="center"/>
            <w:hideMark/>
          </w:tcPr>
          <w:p w14:paraId="4329AFF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4F963B" w14:textId="77777777" w:rsidR="00921A47" w:rsidRPr="006518C9" w:rsidRDefault="00921A47">
            <w:pPr>
              <w:pStyle w:val="HTMLPreformatted"/>
            </w:pPr>
            <w:r w:rsidRPr="006518C9">
              <w:t>&lt;AnalysisSoftware uri="http://code.google.com/p/ehu-bio/downloads/list" version="1.1-beta4" name="PAnalyzer (v1.1-beta4)" id="PAnalyzer"&gt;</w:t>
            </w:r>
          </w:p>
          <w:p w14:paraId="55431B91" w14:textId="77777777" w:rsidR="00921A47" w:rsidRPr="006518C9" w:rsidRDefault="00921A47">
            <w:pPr>
              <w:pStyle w:val="HTMLPreformatted"/>
            </w:pPr>
            <w:r w:rsidRPr="006518C9">
              <w:t xml:space="preserve">    &lt;ContactRole contact_ref="PAnalyzer_Author"&gt;</w:t>
            </w:r>
          </w:p>
          <w:p w14:paraId="0A85641E" w14:textId="77777777" w:rsidR="00921A47" w:rsidRPr="006518C9" w:rsidRDefault="00921A47">
            <w:pPr>
              <w:pStyle w:val="HTMLPreformatted"/>
            </w:pPr>
            <w:r w:rsidRPr="006518C9">
              <w:t xml:space="preserve">        &lt;Role&gt;</w:t>
            </w:r>
          </w:p>
          <w:p w14:paraId="3A5E8F97" w14:textId="77777777" w:rsidR="00921A47" w:rsidRPr="006518C9" w:rsidRDefault="00921A47">
            <w:pPr>
              <w:pStyle w:val="HTMLPreformatted"/>
            </w:pPr>
            <w:r w:rsidRPr="006518C9">
              <w:t xml:space="preserve">            &lt;cvParam accession="MS:1001271" cvRef="PSI-MS" name="researcher"/&gt;</w:t>
            </w:r>
          </w:p>
          <w:p w14:paraId="58B772A3" w14:textId="77777777" w:rsidR="00921A47" w:rsidRPr="006518C9" w:rsidRDefault="00921A47">
            <w:pPr>
              <w:pStyle w:val="HTMLPreformatted"/>
            </w:pPr>
            <w:r w:rsidRPr="006518C9">
              <w:t xml:space="preserve">        &lt;/Role&gt;</w:t>
            </w:r>
          </w:p>
          <w:p w14:paraId="10B5CECE" w14:textId="77777777" w:rsidR="00921A47" w:rsidRPr="006518C9" w:rsidRDefault="00921A47">
            <w:pPr>
              <w:pStyle w:val="HTMLPreformatted"/>
            </w:pPr>
            <w:r w:rsidRPr="006518C9">
              <w:t xml:space="preserve">    &lt;/ContactRole&gt;</w:t>
            </w:r>
          </w:p>
          <w:p w14:paraId="29CB646B" w14:textId="77777777" w:rsidR="00921A47" w:rsidRPr="006518C9" w:rsidRDefault="00921A47">
            <w:pPr>
              <w:pStyle w:val="HTMLPreformatted"/>
            </w:pPr>
            <w:r w:rsidRPr="006518C9">
              <w:t xml:space="preserve">    &lt;SoftwareName&gt;</w:t>
            </w:r>
          </w:p>
          <w:p w14:paraId="7AD81D75" w14:textId="77777777" w:rsidR="00921A47" w:rsidRPr="006518C9" w:rsidRDefault="00921A47">
            <w:pPr>
              <w:pStyle w:val="HTMLPreformatted"/>
            </w:pPr>
            <w:r w:rsidRPr="006518C9">
              <w:t xml:space="preserve">  ...</w:t>
            </w:r>
          </w:p>
          <w:p w14:paraId="4FEF015F" w14:textId="77777777" w:rsidR="00921A47" w:rsidRPr="006518C9" w:rsidRDefault="00921A47">
            <w:pPr>
              <w:pStyle w:val="HTMLPreformatted"/>
            </w:pPr>
            <w:r w:rsidRPr="006518C9">
              <w:t>&lt;/AnalysisSoftware&gt;</w:t>
            </w:r>
          </w:p>
        </w:tc>
      </w:tr>
    </w:tbl>
    <w:p w14:paraId="6FB3C8B1" w14:textId="77777777" w:rsidR="00921A47" w:rsidRPr="006518C9" w:rsidRDefault="00921A47" w:rsidP="00921A47">
      <w:pPr>
        <w:rPr>
          <w:lang w:val="en-US"/>
        </w:rPr>
      </w:pPr>
    </w:p>
    <w:p w14:paraId="5F2719D2" w14:textId="77777777" w:rsidR="00921A47" w:rsidRPr="006518C9" w:rsidRDefault="00921A47" w:rsidP="00921A47">
      <w:pPr>
        <w:pStyle w:val="Heading2"/>
      </w:pPr>
      <w:bookmarkStart w:id="146" w:name="_Toc457214066"/>
      <w:r w:rsidRPr="006518C9">
        <w:t>Element &lt;</w:t>
      </w:r>
      <w:bookmarkStart w:id="147" w:name="AnalysisSoftwareList"/>
      <w:r w:rsidRPr="006518C9">
        <w:t>AnalysisSoftwareList</w:t>
      </w:r>
      <w:bookmarkEnd w:id="147"/>
      <w:r w:rsidRPr="006518C9">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14:paraId="0E98DE33" w14:textId="77777777" w:rsidTr="00921A47">
        <w:trPr>
          <w:tblCellSpacing w:w="15" w:type="dxa"/>
        </w:trPr>
        <w:tc>
          <w:tcPr>
            <w:tcW w:w="0" w:type="auto"/>
            <w:vAlign w:val="center"/>
            <w:hideMark/>
          </w:tcPr>
          <w:p w14:paraId="7A16804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C450335"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E141B86" w14:textId="77777777" w:rsidTr="00921A47">
        <w:trPr>
          <w:tblCellSpacing w:w="15" w:type="dxa"/>
        </w:trPr>
        <w:tc>
          <w:tcPr>
            <w:tcW w:w="0" w:type="auto"/>
            <w:vAlign w:val="center"/>
            <w:hideMark/>
          </w:tcPr>
          <w:p w14:paraId="19910B1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C644767"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66B5948E" w14:textId="77777777" w:rsidTr="00921A47">
        <w:trPr>
          <w:tblCellSpacing w:w="15" w:type="dxa"/>
        </w:trPr>
        <w:tc>
          <w:tcPr>
            <w:tcW w:w="0" w:type="auto"/>
            <w:vAlign w:val="center"/>
            <w:hideMark/>
          </w:tcPr>
          <w:p w14:paraId="4470CD1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6794E17" w14:textId="77777777" w:rsidR="00921A47" w:rsidRPr="006518C9" w:rsidRDefault="00921A47">
            <w:pPr>
              <w:rPr>
                <w:sz w:val="24"/>
                <w:szCs w:val="24"/>
                <w:lang w:val="en-US"/>
              </w:rPr>
            </w:pPr>
            <w:r w:rsidRPr="006518C9">
              <w:rPr>
                <w:lang w:val="en-US"/>
              </w:rPr>
              <w:t>none</w:t>
            </w:r>
          </w:p>
        </w:tc>
      </w:tr>
      <w:tr w:rsidR="00921A47" w:rsidRPr="006518C9" w14:paraId="05097E21" w14:textId="77777777" w:rsidTr="00921A47">
        <w:trPr>
          <w:tblCellSpacing w:w="15" w:type="dxa"/>
        </w:trPr>
        <w:tc>
          <w:tcPr>
            <w:tcW w:w="0" w:type="auto"/>
            <w:vAlign w:val="center"/>
            <w:hideMark/>
          </w:tcPr>
          <w:p w14:paraId="5F11015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14:paraId="6294C2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E88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571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6BA5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44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09132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56366" w14:textId="77777777" w:rsidR="00921A47" w:rsidRPr="006518C9" w:rsidRDefault="0032247A">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2E6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AF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50FE" w14:textId="77777777" w:rsidR="00921A47" w:rsidRPr="006518C9" w:rsidRDefault="00921A47">
                  <w:pPr>
                    <w:rPr>
                      <w:sz w:val="24"/>
                      <w:szCs w:val="24"/>
                      <w:lang w:val="en-US"/>
                    </w:rPr>
                  </w:pPr>
                  <w:r w:rsidRPr="006518C9">
                    <w:rPr>
                      <w:lang w:val="en-US"/>
                    </w:rPr>
                    <w:t>The software used for performing the analyses.</w:t>
                  </w:r>
                </w:p>
              </w:tc>
            </w:tr>
          </w:tbl>
          <w:p w14:paraId="2E301103" w14:textId="77777777" w:rsidR="00921A47" w:rsidRPr="006518C9" w:rsidRDefault="00921A47">
            <w:pPr>
              <w:rPr>
                <w:sz w:val="24"/>
                <w:szCs w:val="24"/>
                <w:lang w:val="en-US"/>
              </w:rPr>
            </w:pPr>
          </w:p>
        </w:tc>
      </w:tr>
      <w:tr w:rsidR="00921A47" w:rsidRPr="006518C9" w14:paraId="423B0684" w14:textId="77777777" w:rsidTr="00921A47">
        <w:trPr>
          <w:tblCellSpacing w:w="15" w:type="dxa"/>
        </w:trPr>
        <w:tc>
          <w:tcPr>
            <w:tcW w:w="0" w:type="auto"/>
            <w:vAlign w:val="center"/>
            <w:hideMark/>
          </w:tcPr>
          <w:p w14:paraId="583869E4"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743289F" w14:textId="77777777" w:rsidR="00921A47" w:rsidRPr="006518C9" w:rsidRDefault="00921A47">
            <w:pPr>
              <w:pStyle w:val="HTMLPreformatted"/>
            </w:pPr>
            <w:r w:rsidRPr="006518C9">
              <w:t>&lt;AnalysisSoftwareList xmlns="http://psidev.info/psi/pi/mzIdentML/1.2"&gt;</w:t>
            </w:r>
          </w:p>
          <w:p w14:paraId="367A189B" w14:textId="77777777" w:rsidR="00921A47" w:rsidRPr="006518C9" w:rsidRDefault="00921A47">
            <w:pPr>
              <w:pStyle w:val="HTMLPreformatted"/>
            </w:pPr>
            <w:r w:rsidRPr="006518C9">
              <w:t xml:space="preserve">    &lt;AnalysisSoftware version="Beta (v9979)" name="MS-GF+" id="ID_software"&gt;</w:t>
            </w:r>
          </w:p>
          <w:p w14:paraId="050EB8AC" w14:textId="77777777" w:rsidR="00921A47" w:rsidRPr="006518C9" w:rsidRDefault="00921A47">
            <w:pPr>
              <w:pStyle w:val="HTMLPreformatted"/>
            </w:pPr>
            <w:r w:rsidRPr="006518C9">
              <w:t xml:space="preserve">        &lt;SoftwareName&gt;</w:t>
            </w:r>
          </w:p>
          <w:p w14:paraId="20CF411A" w14:textId="77777777" w:rsidR="00921A47" w:rsidRPr="006518C9" w:rsidRDefault="00921A47">
            <w:pPr>
              <w:pStyle w:val="HTMLPreformatted"/>
            </w:pPr>
            <w:r w:rsidRPr="006518C9">
              <w:t xml:space="preserve">            &lt;cvParam accession="MS:1002048" cvRef="PSI-MS" name="MS-GF+"/&gt;</w:t>
            </w:r>
          </w:p>
          <w:p w14:paraId="4A015923" w14:textId="77777777" w:rsidR="00921A47" w:rsidRPr="006518C9" w:rsidRDefault="00921A47">
            <w:pPr>
              <w:pStyle w:val="HTMLPreformatted"/>
            </w:pPr>
            <w:r w:rsidRPr="006518C9">
              <w:t xml:space="preserve">        &lt;/SoftwareName&gt;</w:t>
            </w:r>
          </w:p>
          <w:p w14:paraId="30C573A0" w14:textId="77777777" w:rsidR="00921A47" w:rsidRPr="006518C9" w:rsidRDefault="00921A47">
            <w:pPr>
              <w:pStyle w:val="HTMLPreformatted"/>
            </w:pPr>
            <w:r w:rsidRPr="006518C9">
              <w:t xml:space="preserve">    &lt;/AnalysisSoftware&gt;</w:t>
            </w:r>
          </w:p>
          <w:p w14:paraId="21F187C9" w14:textId="77777777" w:rsidR="00921A47" w:rsidRPr="006518C9" w:rsidRDefault="00921A47">
            <w:pPr>
              <w:pStyle w:val="HTMLPreformatted"/>
            </w:pPr>
            <w:r w:rsidRPr="006518C9">
              <w:t xml:space="preserve">    &lt;AnalysisSoftware name="FalseDiscoveryRate_2014-07-02 12-04-18" id="FalseDiscoveryRate_2014-07-02 12-04-18"&gt;</w:t>
            </w:r>
          </w:p>
          <w:p w14:paraId="49F2E882" w14:textId="77777777" w:rsidR="00921A47" w:rsidRPr="006518C9" w:rsidRDefault="00921A47">
            <w:pPr>
              <w:pStyle w:val="HTMLPreformatted"/>
            </w:pPr>
            <w:r w:rsidRPr="006518C9">
              <w:t xml:space="preserve">  ...</w:t>
            </w:r>
          </w:p>
          <w:p w14:paraId="06CEAFCD" w14:textId="77777777" w:rsidR="00921A47" w:rsidRPr="006518C9" w:rsidRDefault="00921A47">
            <w:pPr>
              <w:pStyle w:val="HTMLPreformatted"/>
            </w:pPr>
            <w:r w:rsidRPr="006518C9">
              <w:t>&lt;/AnalysisSoftwareList&gt;</w:t>
            </w:r>
          </w:p>
        </w:tc>
      </w:tr>
    </w:tbl>
    <w:p w14:paraId="6D75D4E3" w14:textId="77777777" w:rsidR="00921A47" w:rsidRPr="006518C9" w:rsidRDefault="00921A47" w:rsidP="00921A47">
      <w:pPr>
        <w:rPr>
          <w:lang w:val="en-US"/>
        </w:rPr>
      </w:pPr>
    </w:p>
    <w:p w14:paraId="5C74E79F" w14:textId="77777777" w:rsidR="00921A47" w:rsidRPr="006518C9" w:rsidRDefault="00921A47" w:rsidP="00921A47">
      <w:pPr>
        <w:pStyle w:val="Heading2"/>
      </w:pPr>
      <w:bookmarkStart w:id="148" w:name="_Toc457214067"/>
      <w:r w:rsidRPr="006518C9">
        <w:t>Element &lt;</w:t>
      </w:r>
      <w:bookmarkStart w:id="149" w:name="AuditCollection"/>
      <w:r w:rsidRPr="006518C9">
        <w:t>AuditCollection</w:t>
      </w:r>
      <w:bookmarkEnd w:id="149"/>
      <w:r w:rsidRPr="006518C9">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14:paraId="6A43A94D" w14:textId="77777777" w:rsidTr="00921A47">
        <w:trPr>
          <w:tblCellSpacing w:w="15" w:type="dxa"/>
        </w:trPr>
        <w:tc>
          <w:tcPr>
            <w:tcW w:w="0" w:type="auto"/>
            <w:vAlign w:val="center"/>
            <w:hideMark/>
          </w:tcPr>
          <w:p w14:paraId="0BE6B2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6CF01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193052A5" w14:textId="77777777" w:rsidTr="00921A47">
        <w:trPr>
          <w:tblCellSpacing w:w="15" w:type="dxa"/>
        </w:trPr>
        <w:tc>
          <w:tcPr>
            <w:tcW w:w="0" w:type="auto"/>
            <w:vAlign w:val="center"/>
            <w:hideMark/>
          </w:tcPr>
          <w:p w14:paraId="40C2CD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64FC50" w14:textId="77777777" w:rsidR="00921A47" w:rsidRPr="006518C9" w:rsidRDefault="00921A47">
            <w:pPr>
              <w:rPr>
                <w:sz w:val="24"/>
                <w:szCs w:val="24"/>
                <w:lang w:val="en-US"/>
              </w:rPr>
            </w:pPr>
            <w:r w:rsidRPr="006518C9">
              <w:rPr>
                <w:lang w:val="en-US"/>
              </w:rPr>
              <w:t xml:space="preserve">AuditCollectionType </w:t>
            </w:r>
          </w:p>
        </w:tc>
      </w:tr>
      <w:tr w:rsidR="00921A47" w:rsidRPr="006518C9" w14:paraId="2E18A61D" w14:textId="77777777" w:rsidTr="00921A47">
        <w:trPr>
          <w:tblCellSpacing w:w="15" w:type="dxa"/>
        </w:trPr>
        <w:tc>
          <w:tcPr>
            <w:tcW w:w="0" w:type="auto"/>
            <w:vAlign w:val="center"/>
            <w:hideMark/>
          </w:tcPr>
          <w:p w14:paraId="6DDF45A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7FFCF9" w14:textId="77777777" w:rsidR="00921A47" w:rsidRPr="006518C9" w:rsidRDefault="00921A47">
            <w:pPr>
              <w:rPr>
                <w:sz w:val="24"/>
                <w:szCs w:val="24"/>
                <w:lang w:val="en-US"/>
              </w:rPr>
            </w:pPr>
            <w:r w:rsidRPr="006518C9">
              <w:rPr>
                <w:lang w:val="en-US"/>
              </w:rPr>
              <w:t>none</w:t>
            </w:r>
          </w:p>
        </w:tc>
      </w:tr>
      <w:tr w:rsidR="00921A47" w:rsidRPr="006518C9" w14:paraId="722D8B01" w14:textId="77777777" w:rsidTr="00921A47">
        <w:trPr>
          <w:tblCellSpacing w:w="15" w:type="dxa"/>
        </w:trPr>
        <w:tc>
          <w:tcPr>
            <w:tcW w:w="0" w:type="auto"/>
            <w:vAlign w:val="center"/>
            <w:hideMark/>
          </w:tcPr>
          <w:p w14:paraId="02A96F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14:paraId="6AC570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C72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7F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4160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8DD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E23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DC80" w14:textId="77777777" w:rsidR="00921A47" w:rsidRPr="006518C9" w:rsidRDefault="0032247A">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51EC3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0D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F3F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79CCE4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0EEE1" w14:textId="77777777" w:rsidR="00921A47" w:rsidRPr="006518C9" w:rsidRDefault="0032247A">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A8D3A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4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31DD9"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447907D0" w14:textId="77777777" w:rsidR="00921A47" w:rsidRPr="006518C9" w:rsidRDefault="00921A47">
            <w:pPr>
              <w:rPr>
                <w:sz w:val="24"/>
                <w:szCs w:val="24"/>
                <w:lang w:val="en-US"/>
              </w:rPr>
            </w:pPr>
          </w:p>
        </w:tc>
      </w:tr>
      <w:tr w:rsidR="00921A47" w:rsidRPr="006518C9" w14:paraId="06F72C5F" w14:textId="77777777" w:rsidTr="00921A47">
        <w:trPr>
          <w:tblCellSpacing w:w="15" w:type="dxa"/>
        </w:trPr>
        <w:tc>
          <w:tcPr>
            <w:tcW w:w="0" w:type="auto"/>
            <w:vAlign w:val="center"/>
            <w:hideMark/>
          </w:tcPr>
          <w:p w14:paraId="583A9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4230C4" w14:textId="77777777" w:rsidR="00921A47" w:rsidRPr="006518C9" w:rsidRDefault="00921A47">
            <w:pPr>
              <w:pStyle w:val="HTMLPreformatted"/>
            </w:pPr>
            <w:r w:rsidRPr="006518C9">
              <w:t>&lt;AuditCollection xmlns="http://psidev.info/psi/pi/mzIdentML/1.2"&gt;</w:t>
            </w:r>
          </w:p>
          <w:p w14:paraId="1555B6C2" w14:textId="77777777" w:rsidR="00921A47" w:rsidRPr="006518C9" w:rsidRDefault="00921A47">
            <w:pPr>
              <w:pStyle w:val="HTMLPreformatted"/>
            </w:pPr>
            <w:r w:rsidRPr="006518C9">
              <w:t xml:space="preserve">  &lt;Person lastName="secondName" firstName="firstname" id="PERSON_DOC_OWNER"&gt;</w:t>
            </w:r>
          </w:p>
          <w:p w14:paraId="1450E501" w14:textId="77777777" w:rsidR="00921A47" w:rsidRPr="006518C9" w:rsidRDefault="00921A47">
            <w:pPr>
              <w:pStyle w:val="HTMLPreformatted"/>
            </w:pPr>
            <w:r w:rsidRPr="006518C9">
              <w:t xml:space="preserve">    &lt;cvParam cvRef="PSI-MS" accession="MS:1000587" name="contact address" value="address"&gt;&lt;/cvParam&gt;</w:t>
            </w:r>
          </w:p>
          <w:p w14:paraId="7E6E1780" w14:textId="77777777" w:rsidR="00921A47" w:rsidRPr="006518C9" w:rsidRDefault="00921A47">
            <w:pPr>
              <w:pStyle w:val="HTMLPreformatted"/>
            </w:pPr>
            <w:r w:rsidRPr="006518C9">
              <w:t xml:space="preserve">    &lt;Affiliation organization_ref="ORG_DOC_OWNER"&gt;&lt;/Affiliation&gt;</w:t>
            </w:r>
          </w:p>
          <w:p w14:paraId="608875EB" w14:textId="77777777" w:rsidR="00921A47" w:rsidRPr="006518C9" w:rsidRDefault="00921A47">
            <w:pPr>
              <w:pStyle w:val="HTMLPreformatted"/>
            </w:pPr>
            <w:r w:rsidRPr="006518C9">
              <w:t xml:space="preserve">  &lt;/Person&gt;</w:t>
            </w:r>
          </w:p>
          <w:p w14:paraId="6E20B247" w14:textId="77777777" w:rsidR="00921A47" w:rsidRPr="006518C9" w:rsidRDefault="00921A47">
            <w:pPr>
              <w:pStyle w:val="HTMLPreformatted"/>
            </w:pPr>
            <w:r w:rsidRPr="006518C9">
              <w:t xml:space="preserve">  &lt;Organization id="ORG_DOC_OWNER" name="myworkplace"&gt;</w:t>
            </w:r>
          </w:p>
          <w:p w14:paraId="77643BEF" w14:textId="77777777" w:rsidR="00921A47" w:rsidRPr="006518C9" w:rsidRDefault="00921A47">
            <w:pPr>
              <w:pStyle w:val="HTMLPreformatted"/>
            </w:pPr>
            <w:r w:rsidRPr="006518C9">
              <w:t xml:space="preserve">    &lt;cvParam cvRef="PSI-MS" accession="MS:1000586" name="contact name" value="address"&gt;&lt;/cvParam&gt;</w:t>
            </w:r>
          </w:p>
          <w:p w14:paraId="5B5C40A0" w14:textId="77777777" w:rsidR="00921A47" w:rsidRPr="006518C9" w:rsidRDefault="00921A47">
            <w:pPr>
              <w:pStyle w:val="HTMLPreformatted"/>
            </w:pPr>
            <w:r w:rsidRPr="006518C9">
              <w:t xml:space="preserve">  ...</w:t>
            </w:r>
          </w:p>
          <w:p w14:paraId="7D281D40" w14:textId="77777777" w:rsidR="00921A47" w:rsidRPr="006518C9" w:rsidRDefault="00921A47">
            <w:pPr>
              <w:pStyle w:val="HTMLPreformatted"/>
            </w:pPr>
            <w:r w:rsidRPr="006518C9">
              <w:t>&lt;/AuditCollection&gt;</w:t>
            </w:r>
          </w:p>
        </w:tc>
      </w:tr>
    </w:tbl>
    <w:p w14:paraId="536DDF66" w14:textId="77777777" w:rsidR="00921A47" w:rsidRPr="006518C9" w:rsidRDefault="00921A47" w:rsidP="00921A47">
      <w:pPr>
        <w:rPr>
          <w:lang w:val="en-US"/>
        </w:rPr>
      </w:pPr>
    </w:p>
    <w:p w14:paraId="3920304F" w14:textId="77777777" w:rsidR="00921A47" w:rsidRPr="006518C9" w:rsidRDefault="00921A47" w:rsidP="00921A47">
      <w:pPr>
        <w:pStyle w:val="Heading2"/>
      </w:pPr>
      <w:bookmarkStart w:id="150" w:name="_Toc457214068"/>
      <w:r w:rsidRPr="006518C9">
        <w:t>Element &lt;</w:t>
      </w:r>
      <w:bookmarkStart w:id="151" w:name="BibliographicReference"/>
      <w:r w:rsidRPr="006518C9">
        <w:t>BibliographicReference</w:t>
      </w:r>
      <w:bookmarkEnd w:id="151"/>
      <w:r w:rsidRPr="006518C9">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14:paraId="53976D42" w14:textId="77777777" w:rsidTr="00921A47">
        <w:trPr>
          <w:tblCellSpacing w:w="15" w:type="dxa"/>
        </w:trPr>
        <w:tc>
          <w:tcPr>
            <w:tcW w:w="0" w:type="auto"/>
            <w:vAlign w:val="center"/>
            <w:hideMark/>
          </w:tcPr>
          <w:p w14:paraId="22EA21E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22DD7B"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5EFE2127" w14:textId="77777777" w:rsidTr="00921A47">
        <w:trPr>
          <w:tblCellSpacing w:w="15" w:type="dxa"/>
        </w:trPr>
        <w:tc>
          <w:tcPr>
            <w:tcW w:w="0" w:type="auto"/>
            <w:vAlign w:val="center"/>
            <w:hideMark/>
          </w:tcPr>
          <w:p w14:paraId="734751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1F8A02"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56DBF3A8" w14:textId="77777777" w:rsidTr="00921A47">
        <w:trPr>
          <w:tblCellSpacing w:w="15" w:type="dxa"/>
        </w:trPr>
        <w:tc>
          <w:tcPr>
            <w:tcW w:w="0" w:type="auto"/>
            <w:vAlign w:val="center"/>
            <w:hideMark/>
          </w:tcPr>
          <w:p w14:paraId="564AB85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14:paraId="68501D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0013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3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5FF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267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4A25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B92D2"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C75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234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205B"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4B4231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C618"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370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623D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EA5" w14:textId="77777777" w:rsidR="00921A47" w:rsidRPr="006518C9" w:rsidRDefault="00921A47">
                  <w:pPr>
                    <w:rPr>
                      <w:sz w:val="24"/>
                      <w:szCs w:val="24"/>
                      <w:lang w:val="en-US"/>
                    </w:rPr>
                  </w:pPr>
                  <w:r w:rsidRPr="006518C9">
                    <w:rPr>
                      <w:lang w:val="en-US"/>
                    </w:rPr>
                    <w:t>The DOI of the referenced publication.</w:t>
                  </w:r>
                </w:p>
              </w:tc>
            </w:tr>
            <w:tr w:rsidR="00921A47" w:rsidRPr="006518C9" w14:paraId="507F24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8CC7"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98E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4076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749A" w14:textId="77777777" w:rsidR="00921A47" w:rsidRPr="006518C9" w:rsidRDefault="00921A47">
                  <w:pPr>
                    <w:rPr>
                      <w:sz w:val="24"/>
                      <w:szCs w:val="24"/>
                      <w:lang w:val="en-US"/>
                    </w:rPr>
                  </w:pPr>
                  <w:r w:rsidRPr="006518C9">
                    <w:rPr>
                      <w:lang w:val="en-US"/>
                    </w:rPr>
                    <w:t>The editor(s) of the reference.</w:t>
                  </w:r>
                </w:p>
              </w:tc>
            </w:tr>
            <w:tr w:rsidR="00921A47" w:rsidRPr="006518C9" w14:paraId="7189AD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1CB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6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803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39E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92109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77C43"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9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072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090E" w14:textId="77777777" w:rsidR="00921A47" w:rsidRPr="006518C9" w:rsidRDefault="00921A47">
                  <w:pPr>
                    <w:rPr>
                      <w:sz w:val="24"/>
                      <w:szCs w:val="24"/>
                      <w:lang w:val="en-US"/>
                    </w:rPr>
                  </w:pPr>
                  <w:r w:rsidRPr="006518C9">
                    <w:rPr>
                      <w:lang w:val="en-US"/>
                    </w:rPr>
                    <w:t>The issue name or number.</w:t>
                  </w:r>
                </w:p>
              </w:tc>
            </w:tr>
            <w:tr w:rsidR="00921A47" w:rsidRPr="006518C9" w14:paraId="2D1E3A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3804F"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233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946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EEAB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46A3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BCCAE"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2FB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46B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59089" w14:textId="77777777" w:rsidR="00921A47" w:rsidRPr="006518C9" w:rsidRDefault="00921A47">
                  <w:pPr>
                    <w:rPr>
                      <w:sz w:val="24"/>
                      <w:szCs w:val="24"/>
                      <w:lang w:val="en-US"/>
                    </w:rPr>
                  </w:pPr>
                  <w:r w:rsidRPr="006518C9">
                    <w:rPr>
                      <w:lang w:val="en-US"/>
                    </w:rPr>
                    <w:t>The page numbers.</w:t>
                  </w:r>
                </w:p>
              </w:tc>
            </w:tr>
            <w:tr w:rsidR="00921A47" w:rsidRPr="006518C9" w14:paraId="645F4A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57EB"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7952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10D1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3AF3" w14:textId="77777777" w:rsidR="00921A47" w:rsidRPr="006518C9" w:rsidRDefault="00921A47">
                  <w:pPr>
                    <w:rPr>
                      <w:sz w:val="24"/>
                      <w:szCs w:val="24"/>
                      <w:lang w:val="en-US"/>
                    </w:rPr>
                  </w:pPr>
                  <w:r w:rsidRPr="006518C9">
                    <w:rPr>
                      <w:lang w:val="en-US"/>
                    </w:rPr>
                    <w:t>The name of the journal, book etc.</w:t>
                  </w:r>
                </w:p>
              </w:tc>
            </w:tr>
            <w:tr w:rsidR="00921A47" w:rsidRPr="006518C9" w14:paraId="44236B8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16301"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DA2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C2E3" w14:textId="77777777" w:rsidR="00921A47" w:rsidRPr="006518C9" w:rsidRDefault="00921A47">
                  <w:pPr>
                    <w:rPr>
                      <w:sz w:val="24"/>
                      <w:szCs w:val="24"/>
                      <w:lang w:val="en-US"/>
                    </w:rPr>
                  </w:pPr>
                  <w:r w:rsidRPr="006518C9">
                    <w:rPr>
                      <w:lang w:val="en-US"/>
                    </w:rPr>
                    <w:t>The publisher of the publication.</w:t>
                  </w:r>
                </w:p>
              </w:tc>
            </w:tr>
            <w:tr w:rsidR="00921A47" w:rsidRPr="006518C9" w14:paraId="689B28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38C6" w14:textId="77777777"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C60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69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FE36"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66D0E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F8F"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17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CF8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08F1" w14:textId="77777777" w:rsidR="00921A47" w:rsidRPr="006518C9" w:rsidRDefault="00921A47">
                  <w:pPr>
                    <w:rPr>
                      <w:sz w:val="24"/>
                      <w:szCs w:val="24"/>
                      <w:lang w:val="en-US"/>
                    </w:rPr>
                  </w:pPr>
                  <w:r w:rsidRPr="006518C9">
                    <w:rPr>
                      <w:lang w:val="en-US"/>
                    </w:rPr>
                    <w:t>The volume name or number.</w:t>
                  </w:r>
                </w:p>
              </w:tc>
            </w:tr>
            <w:tr w:rsidR="00921A47" w:rsidRPr="006518C9" w14:paraId="6D810B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6329"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08B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E4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5EFE5" w14:textId="77777777" w:rsidR="00921A47" w:rsidRPr="006518C9" w:rsidRDefault="00921A47">
                  <w:pPr>
                    <w:rPr>
                      <w:sz w:val="24"/>
                      <w:szCs w:val="24"/>
                      <w:lang w:val="en-US"/>
                    </w:rPr>
                  </w:pPr>
                  <w:r w:rsidRPr="006518C9">
                    <w:rPr>
                      <w:lang w:val="en-US"/>
                    </w:rPr>
                    <w:t>The year of publication.</w:t>
                  </w:r>
                </w:p>
              </w:tc>
            </w:tr>
          </w:tbl>
          <w:p w14:paraId="0AA0D36F" w14:textId="77777777" w:rsidR="00921A47" w:rsidRPr="006518C9" w:rsidRDefault="00921A47">
            <w:pPr>
              <w:rPr>
                <w:sz w:val="24"/>
                <w:szCs w:val="24"/>
                <w:lang w:val="en-US"/>
              </w:rPr>
            </w:pPr>
          </w:p>
        </w:tc>
      </w:tr>
      <w:tr w:rsidR="00921A47" w:rsidRPr="006518C9" w14:paraId="4C921ADE" w14:textId="77777777" w:rsidTr="00921A47">
        <w:trPr>
          <w:tblCellSpacing w:w="15" w:type="dxa"/>
        </w:trPr>
        <w:tc>
          <w:tcPr>
            <w:tcW w:w="0" w:type="auto"/>
            <w:vAlign w:val="center"/>
            <w:hideMark/>
          </w:tcPr>
          <w:p w14:paraId="4F1F65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0295EC2D" w14:textId="77777777" w:rsidR="00921A47" w:rsidRPr="006518C9" w:rsidRDefault="00921A47">
            <w:pPr>
              <w:rPr>
                <w:sz w:val="24"/>
                <w:szCs w:val="24"/>
                <w:lang w:val="en-US"/>
              </w:rPr>
            </w:pPr>
            <w:r w:rsidRPr="006518C9">
              <w:rPr>
                <w:lang w:val="en-US"/>
              </w:rPr>
              <w:t>none</w:t>
            </w:r>
          </w:p>
        </w:tc>
      </w:tr>
      <w:tr w:rsidR="00921A47" w:rsidRPr="006518C9" w14:paraId="72C52DB7" w14:textId="77777777" w:rsidTr="00921A47">
        <w:trPr>
          <w:tblCellSpacing w:w="15" w:type="dxa"/>
        </w:trPr>
        <w:tc>
          <w:tcPr>
            <w:tcW w:w="0" w:type="auto"/>
            <w:vAlign w:val="center"/>
            <w:hideMark/>
          </w:tcPr>
          <w:p w14:paraId="1C1D8A0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45BF35"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1177C10A" w14:textId="77777777" w:rsidR="00921A47" w:rsidRPr="006518C9" w:rsidRDefault="00921A47" w:rsidP="00921A47">
      <w:pPr>
        <w:rPr>
          <w:lang w:val="en-US"/>
        </w:rPr>
      </w:pPr>
    </w:p>
    <w:p w14:paraId="3A356457" w14:textId="77777777" w:rsidR="00921A47" w:rsidRPr="006518C9" w:rsidRDefault="00921A47" w:rsidP="00921A47">
      <w:pPr>
        <w:pStyle w:val="Heading2"/>
      </w:pPr>
      <w:bookmarkStart w:id="152" w:name="_Toc457214069"/>
      <w:r w:rsidRPr="006518C9">
        <w:t>Element &lt;</w:t>
      </w:r>
      <w:bookmarkStart w:id="153" w:name="ContactRole"/>
      <w:r w:rsidRPr="006518C9">
        <w:t>ContactRole</w:t>
      </w:r>
      <w:bookmarkEnd w:id="153"/>
      <w:r w:rsidRPr="006518C9">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14:paraId="715E42E4" w14:textId="77777777" w:rsidTr="00921A47">
        <w:trPr>
          <w:tblCellSpacing w:w="15" w:type="dxa"/>
        </w:trPr>
        <w:tc>
          <w:tcPr>
            <w:tcW w:w="0" w:type="auto"/>
            <w:vAlign w:val="center"/>
            <w:hideMark/>
          </w:tcPr>
          <w:p w14:paraId="2D5730E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FCCD57"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6A90248D" w14:textId="77777777" w:rsidTr="00921A47">
        <w:trPr>
          <w:tblCellSpacing w:w="15" w:type="dxa"/>
        </w:trPr>
        <w:tc>
          <w:tcPr>
            <w:tcW w:w="0" w:type="auto"/>
            <w:vAlign w:val="center"/>
            <w:hideMark/>
          </w:tcPr>
          <w:p w14:paraId="48391F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26E3FBD" w14:textId="77777777" w:rsidR="00921A47" w:rsidRPr="006518C9" w:rsidRDefault="00921A47">
            <w:pPr>
              <w:rPr>
                <w:sz w:val="24"/>
                <w:szCs w:val="24"/>
                <w:lang w:val="en-US"/>
              </w:rPr>
            </w:pPr>
            <w:r w:rsidRPr="006518C9">
              <w:rPr>
                <w:lang w:val="en-US"/>
              </w:rPr>
              <w:t xml:space="preserve">ContactRoleType </w:t>
            </w:r>
          </w:p>
        </w:tc>
      </w:tr>
      <w:tr w:rsidR="00921A47" w:rsidRPr="006518C9" w14:paraId="60BBC1E0" w14:textId="77777777" w:rsidTr="00921A47">
        <w:trPr>
          <w:tblCellSpacing w:w="15" w:type="dxa"/>
        </w:trPr>
        <w:tc>
          <w:tcPr>
            <w:tcW w:w="0" w:type="auto"/>
            <w:vAlign w:val="center"/>
            <w:hideMark/>
          </w:tcPr>
          <w:p w14:paraId="36D72ED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14:paraId="3609E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73A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D92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DCF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F1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B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B1280"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98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9AA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9938" w14:textId="77777777" w:rsidR="00921A47" w:rsidRPr="006518C9" w:rsidRDefault="00921A47">
                  <w:pPr>
                    <w:rPr>
                      <w:sz w:val="24"/>
                      <w:szCs w:val="24"/>
                      <w:lang w:val="en-US"/>
                    </w:rPr>
                  </w:pPr>
                  <w:r w:rsidRPr="006518C9">
                    <w:rPr>
                      <w:lang w:val="en-US"/>
                    </w:rPr>
                    <w:t xml:space="preserve">When a ContactRole is used, it specifies which Contact the role is associated with. </w:t>
                  </w:r>
                </w:p>
              </w:tc>
            </w:tr>
          </w:tbl>
          <w:p w14:paraId="3232C4FC" w14:textId="77777777" w:rsidR="00921A47" w:rsidRPr="006518C9" w:rsidRDefault="00921A47">
            <w:pPr>
              <w:rPr>
                <w:sz w:val="24"/>
                <w:szCs w:val="24"/>
                <w:lang w:val="en-US"/>
              </w:rPr>
            </w:pPr>
          </w:p>
        </w:tc>
      </w:tr>
      <w:tr w:rsidR="00921A47" w:rsidRPr="006518C9" w14:paraId="2D6A119C" w14:textId="77777777" w:rsidTr="00921A47">
        <w:trPr>
          <w:tblCellSpacing w:w="15" w:type="dxa"/>
        </w:trPr>
        <w:tc>
          <w:tcPr>
            <w:tcW w:w="0" w:type="auto"/>
            <w:vAlign w:val="center"/>
            <w:hideMark/>
          </w:tcPr>
          <w:p w14:paraId="1E098F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14:paraId="4D390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F6B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D09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F0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47E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5D9E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ABCD1" w14:textId="77777777" w:rsidR="00921A47" w:rsidRPr="006518C9" w:rsidRDefault="0032247A">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7A69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3C4F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0AFA"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141CBC22" w14:textId="77777777" w:rsidR="00921A47" w:rsidRPr="006518C9" w:rsidRDefault="00921A47">
            <w:pPr>
              <w:rPr>
                <w:sz w:val="24"/>
                <w:szCs w:val="24"/>
                <w:lang w:val="en-US"/>
              </w:rPr>
            </w:pPr>
          </w:p>
        </w:tc>
      </w:tr>
      <w:tr w:rsidR="00921A47" w:rsidRPr="006518C9" w14:paraId="5C35E462" w14:textId="77777777" w:rsidTr="00921A47">
        <w:trPr>
          <w:tblCellSpacing w:w="15" w:type="dxa"/>
        </w:trPr>
        <w:tc>
          <w:tcPr>
            <w:tcW w:w="0" w:type="auto"/>
            <w:vAlign w:val="center"/>
            <w:hideMark/>
          </w:tcPr>
          <w:p w14:paraId="59325C6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C107166" w14:textId="77777777" w:rsidR="00921A47" w:rsidRPr="006518C9" w:rsidRDefault="00921A47">
            <w:pPr>
              <w:pStyle w:val="HTMLPreformatted"/>
            </w:pPr>
            <w:r w:rsidRPr="006518C9">
              <w:t>&lt;ContactRole contact_ref="PERSON_DOC_OWNER"&gt;</w:t>
            </w:r>
          </w:p>
          <w:p w14:paraId="1DDB51EA" w14:textId="77777777" w:rsidR="00921A47" w:rsidRPr="006518C9" w:rsidRDefault="00921A47">
            <w:pPr>
              <w:pStyle w:val="HTMLPreformatted"/>
            </w:pPr>
            <w:r w:rsidRPr="006518C9">
              <w:t xml:space="preserve">  &lt;Role&gt;</w:t>
            </w:r>
          </w:p>
          <w:p w14:paraId="01E23B3A" w14:textId="77777777" w:rsidR="00921A47" w:rsidRPr="006518C9" w:rsidRDefault="00921A47">
            <w:pPr>
              <w:pStyle w:val="HTMLPreformatted"/>
            </w:pPr>
            <w:r w:rsidRPr="006518C9">
              <w:t xml:space="preserve">    &lt;cvParam cvRef="PSI-MS" accession="MS:1001271" name="researcher"&gt;&lt;/cvParam&gt;</w:t>
            </w:r>
          </w:p>
          <w:p w14:paraId="5F06E2E8" w14:textId="77777777" w:rsidR="00921A47" w:rsidRPr="006518C9" w:rsidRDefault="00921A47">
            <w:pPr>
              <w:pStyle w:val="HTMLPreformatted"/>
            </w:pPr>
            <w:r w:rsidRPr="006518C9">
              <w:t xml:space="preserve">  &lt;/Role&gt;</w:t>
            </w:r>
          </w:p>
          <w:p w14:paraId="263BB906" w14:textId="77777777" w:rsidR="00921A47" w:rsidRPr="006518C9" w:rsidRDefault="00921A47">
            <w:pPr>
              <w:pStyle w:val="HTMLPreformatted"/>
            </w:pPr>
            <w:r w:rsidRPr="006518C9">
              <w:t>&lt;/ContactRole&gt;</w:t>
            </w:r>
          </w:p>
        </w:tc>
      </w:tr>
    </w:tbl>
    <w:p w14:paraId="1A876F34" w14:textId="77777777" w:rsidR="00921A47" w:rsidRPr="006518C9" w:rsidRDefault="00921A47" w:rsidP="00921A47">
      <w:pPr>
        <w:rPr>
          <w:lang w:val="en-US"/>
        </w:rPr>
      </w:pPr>
    </w:p>
    <w:p w14:paraId="58C1CB12" w14:textId="77777777" w:rsidR="00921A47" w:rsidRPr="006518C9" w:rsidRDefault="00921A47" w:rsidP="00921A47">
      <w:pPr>
        <w:pStyle w:val="Heading2"/>
      </w:pPr>
      <w:bookmarkStart w:id="154" w:name="_Toc457214070"/>
      <w:r w:rsidRPr="006518C9">
        <w:t>Element &lt;</w:t>
      </w:r>
      <w:bookmarkStart w:id="155" w:name="Customizations"/>
      <w:r w:rsidRPr="006518C9">
        <w:t>Customizations</w:t>
      </w:r>
      <w:bookmarkEnd w:id="155"/>
      <w:r w:rsidRPr="006518C9">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14:paraId="60F77167" w14:textId="77777777" w:rsidTr="00921A47">
        <w:trPr>
          <w:tblCellSpacing w:w="15" w:type="dxa"/>
        </w:trPr>
        <w:tc>
          <w:tcPr>
            <w:tcW w:w="0" w:type="auto"/>
            <w:vAlign w:val="center"/>
            <w:hideMark/>
          </w:tcPr>
          <w:p w14:paraId="1D985FB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9B96DC"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1BE3CD74" w14:textId="77777777" w:rsidTr="00921A47">
        <w:trPr>
          <w:tblCellSpacing w:w="15" w:type="dxa"/>
        </w:trPr>
        <w:tc>
          <w:tcPr>
            <w:tcW w:w="0" w:type="auto"/>
            <w:vAlign w:val="center"/>
            <w:hideMark/>
          </w:tcPr>
          <w:p w14:paraId="0FC6637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8E1DCE3" w14:textId="77777777" w:rsidR="00921A47" w:rsidRPr="006518C9" w:rsidRDefault="00921A47">
            <w:pPr>
              <w:rPr>
                <w:sz w:val="24"/>
                <w:szCs w:val="24"/>
                <w:lang w:val="en-US"/>
              </w:rPr>
            </w:pPr>
            <w:r w:rsidRPr="006518C9">
              <w:rPr>
                <w:lang w:val="en-US"/>
              </w:rPr>
              <w:t xml:space="preserve">xsd:string </w:t>
            </w:r>
          </w:p>
        </w:tc>
      </w:tr>
      <w:tr w:rsidR="00921A47" w:rsidRPr="006518C9" w14:paraId="487C47A4" w14:textId="77777777" w:rsidTr="00921A47">
        <w:trPr>
          <w:tblCellSpacing w:w="15" w:type="dxa"/>
        </w:trPr>
        <w:tc>
          <w:tcPr>
            <w:tcW w:w="0" w:type="auto"/>
            <w:vAlign w:val="center"/>
            <w:hideMark/>
          </w:tcPr>
          <w:p w14:paraId="0D4D9E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C95985" w14:textId="77777777" w:rsidR="00921A47" w:rsidRPr="006518C9" w:rsidRDefault="00921A47">
            <w:pPr>
              <w:rPr>
                <w:sz w:val="24"/>
                <w:szCs w:val="24"/>
                <w:lang w:val="en-US"/>
              </w:rPr>
            </w:pPr>
            <w:r w:rsidRPr="006518C9">
              <w:rPr>
                <w:lang w:val="en-US"/>
              </w:rPr>
              <w:t>none</w:t>
            </w:r>
          </w:p>
        </w:tc>
      </w:tr>
      <w:tr w:rsidR="00921A47" w:rsidRPr="006518C9" w14:paraId="49EB8422" w14:textId="77777777" w:rsidTr="00921A47">
        <w:trPr>
          <w:tblCellSpacing w:w="15" w:type="dxa"/>
        </w:trPr>
        <w:tc>
          <w:tcPr>
            <w:tcW w:w="0" w:type="auto"/>
            <w:vAlign w:val="center"/>
            <w:hideMark/>
          </w:tcPr>
          <w:p w14:paraId="62D5300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7A04107" w14:textId="77777777" w:rsidR="00921A47" w:rsidRPr="006518C9" w:rsidRDefault="00921A47">
            <w:pPr>
              <w:rPr>
                <w:sz w:val="24"/>
                <w:szCs w:val="24"/>
                <w:lang w:val="en-US"/>
              </w:rPr>
            </w:pPr>
            <w:r w:rsidRPr="006518C9">
              <w:rPr>
                <w:lang w:val="en-US"/>
              </w:rPr>
              <w:t>none</w:t>
            </w:r>
          </w:p>
        </w:tc>
      </w:tr>
      <w:tr w:rsidR="00921A47" w:rsidRPr="006518C9" w14:paraId="31C4758F" w14:textId="77777777" w:rsidTr="00921A47">
        <w:trPr>
          <w:tblCellSpacing w:w="15" w:type="dxa"/>
        </w:trPr>
        <w:tc>
          <w:tcPr>
            <w:tcW w:w="0" w:type="auto"/>
            <w:vAlign w:val="center"/>
            <w:hideMark/>
          </w:tcPr>
          <w:p w14:paraId="6B38D6F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31B9" w14:textId="77777777" w:rsidR="00921A47" w:rsidRPr="006518C9" w:rsidRDefault="00921A47">
            <w:pPr>
              <w:pStyle w:val="HTMLPreformatted"/>
            </w:pPr>
            <w:r w:rsidRPr="006518C9">
              <w:t>&lt;Customizations&gt;</w:t>
            </w:r>
          </w:p>
          <w:p w14:paraId="492C7E9E" w14:textId="77777777" w:rsidR="00921A47" w:rsidRPr="006518C9" w:rsidRDefault="00921A47">
            <w:pPr>
              <w:pStyle w:val="HTMLPreformatted"/>
            </w:pPr>
            <w:r w:rsidRPr="006518C9">
              <w:t xml:space="preserve">  No customisations</w:t>
            </w:r>
          </w:p>
          <w:p w14:paraId="4B024957" w14:textId="77777777" w:rsidR="00921A47" w:rsidRPr="006518C9" w:rsidRDefault="00921A47">
            <w:pPr>
              <w:pStyle w:val="HTMLPreformatted"/>
            </w:pPr>
            <w:r w:rsidRPr="006518C9">
              <w:t>&lt;/Customizations&gt;</w:t>
            </w:r>
          </w:p>
        </w:tc>
      </w:tr>
    </w:tbl>
    <w:p w14:paraId="58DEB874" w14:textId="77777777" w:rsidR="00921A47" w:rsidRPr="006518C9" w:rsidRDefault="00921A47" w:rsidP="00921A47">
      <w:pPr>
        <w:rPr>
          <w:lang w:val="en-US"/>
        </w:rPr>
      </w:pPr>
    </w:p>
    <w:p w14:paraId="73571B3F" w14:textId="77777777" w:rsidR="00921A47" w:rsidRPr="006518C9" w:rsidRDefault="00921A47" w:rsidP="00921A47">
      <w:pPr>
        <w:pStyle w:val="Heading2"/>
      </w:pPr>
      <w:bookmarkStart w:id="156" w:name="_Toc457214071"/>
      <w:r w:rsidRPr="006518C9">
        <w:t>Element &lt;</w:t>
      </w:r>
      <w:bookmarkStart w:id="157" w:name="cv"/>
      <w:r w:rsidRPr="006518C9">
        <w:t>cv</w:t>
      </w:r>
      <w:bookmarkEnd w:id="157"/>
      <w:r w:rsidRPr="006518C9">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14:paraId="1A4AFB1E" w14:textId="77777777" w:rsidTr="00921A47">
        <w:trPr>
          <w:tblCellSpacing w:w="15" w:type="dxa"/>
        </w:trPr>
        <w:tc>
          <w:tcPr>
            <w:tcW w:w="0" w:type="auto"/>
            <w:vAlign w:val="center"/>
            <w:hideMark/>
          </w:tcPr>
          <w:p w14:paraId="6FBD294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6E6AB6B" w14:textId="77777777" w:rsidR="00921A47" w:rsidRPr="006518C9" w:rsidRDefault="00921A47">
            <w:pPr>
              <w:rPr>
                <w:sz w:val="24"/>
                <w:szCs w:val="24"/>
                <w:lang w:val="en-US"/>
              </w:rPr>
            </w:pPr>
            <w:r w:rsidRPr="006518C9">
              <w:rPr>
                <w:lang w:val="en-US"/>
              </w:rPr>
              <w:t xml:space="preserve">A source controlled vocabulary from which cvParams will be obtained. </w:t>
            </w:r>
          </w:p>
        </w:tc>
      </w:tr>
      <w:tr w:rsidR="00921A47" w:rsidRPr="006518C9" w14:paraId="41C0E250" w14:textId="77777777" w:rsidTr="00921A47">
        <w:trPr>
          <w:tblCellSpacing w:w="15" w:type="dxa"/>
        </w:trPr>
        <w:tc>
          <w:tcPr>
            <w:tcW w:w="0" w:type="auto"/>
            <w:vAlign w:val="center"/>
            <w:hideMark/>
          </w:tcPr>
          <w:p w14:paraId="4990802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91DC65" w14:textId="77777777" w:rsidR="00921A47" w:rsidRPr="006518C9" w:rsidRDefault="00921A47">
            <w:pPr>
              <w:rPr>
                <w:sz w:val="24"/>
                <w:szCs w:val="24"/>
                <w:lang w:val="en-US"/>
              </w:rPr>
            </w:pPr>
            <w:r w:rsidRPr="006518C9">
              <w:rPr>
                <w:lang w:val="en-US"/>
              </w:rPr>
              <w:t xml:space="preserve">cvType </w:t>
            </w:r>
          </w:p>
        </w:tc>
      </w:tr>
      <w:tr w:rsidR="00921A47" w:rsidRPr="006518C9" w14:paraId="529BE9B4" w14:textId="77777777" w:rsidTr="00921A47">
        <w:trPr>
          <w:tblCellSpacing w:w="15" w:type="dxa"/>
        </w:trPr>
        <w:tc>
          <w:tcPr>
            <w:tcW w:w="0" w:type="auto"/>
            <w:vAlign w:val="center"/>
            <w:hideMark/>
          </w:tcPr>
          <w:p w14:paraId="1FB6E5D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14:paraId="1B85F0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B32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605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0A1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69A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89D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027F2" w14:textId="77777777" w:rsidR="00921A47" w:rsidRPr="006518C9" w:rsidRDefault="00921A47">
                  <w:pPr>
                    <w:rPr>
                      <w:sz w:val="24"/>
                      <w:szCs w:val="24"/>
                      <w:lang w:val="en-US"/>
                    </w:rPr>
                  </w:pPr>
                  <w:r w:rsidRPr="006518C9">
                    <w:rPr>
                      <w:lang w:val="en-US"/>
                    </w:rP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957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BF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C37D" w14:textId="77777777" w:rsidR="00921A47" w:rsidRPr="006518C9" w:rsidRDefault="00921A47">
                  <w:pPr>
                    <w:rPr>
                      <w:sz w:val="24"/>
                      <w:szCs w:val="24"/>
                      <w:lang w:val="en-US"/>
                    </w:rPr>
                  </w:pPr>
                  <w:r w:rsidRPr="006518C9">
                    <w:rPr>
                      <w:lang w:val="en-US"/>
                    </w:rPr>
                    <w:t>The full name of the CV.</w:t>
                  </w:r>
                </w:p>
              </w:tc>
            </w:tr>
            <w:tr w:rsidR="00921A47" w:rsidRPr="006518C9" w14:paraId="45C832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9572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178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A2C4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CFFE" w14:textId="77777777" w:rsidR="00921A47" w:rsidRPr="006518C9" w:rsidRDefault="00921A47">
                  <w:pPr>
                    <w:rPr>
                      <w:sz w:val="24"/>
                      <w:szCs w:val="24"/>
                      <w:lang w:val="en-US"/>
                    </w:rPr>
                  </w:pPr>
                  <w:r w:rsidRPr="006518C9">
                    <w:rPr>
                      <w:lang w:val="en-US"/>
                    </w:rPr>
                    <w:t xml:space="preserve">The unique identifier of this cv within the document to be referenced by cvParam elements. </w:t>
                  </w:r>
                </w:p>
              </w:tc>
            </w:tr>
            <w:tr w:rsidR="00921A47" w:rsidRPr="006518C9" w14:paraId="1CC22B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F2E9C"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E0B4"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1E8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D3CC" w14:textId="77777777" w:rsidR="00921A47" w:rsidRPr="006518C9" w:rsidRDefault="00921A47">
                  <w:pPr>
                    <w:rPr>
                      <w:sz w:val="24"/>
                      <w:szCs w:val="24"/>
                      <w:lang w:val="en-US"/>
                    </w:rPr>
                  </w:pPr>
                  <w:r w:rsidRPr="006518C9">
                    <w:rPr>
                      <w:lang w:val="en-US"/>
                    </w:rPr>
                    <w:t>The URI of the source CV.</w:t>
                  </w:r>
                </w:p>
              </w:tc>
            </w:tr>
            <w:tr w:rsidR="00921A47" w:rsidRPr="006518C9" w14:paraId="49553E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DB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AD0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C94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CE61" w14:textId="77777777" w:rsidR="00921A47" w:rsidRPr="006518C9" w:rsidRDefault="00921A47">
                  <w:pPr>
                    <w:rPr>
                      <w:sz w:val="24"/>
                      <w:szCs w:val="24"/>
                      <w:lang w:val="en-US"/>
                    </w:rPr>
                  </w:pPr>
                  <w:r w:rsidRPr="006518C9">
                    <w:rPr>
                      <w:lang w:val="en-US"/>
                    </w:rPr>
                    <w:t>The version of the CV.</w:t>
                  </w:r>
                </w:p>
              </w:tc>
            </w:tr>
          </w:tbl>
          <w:p w14:paraId="664A7CA0" w14:textId="77777777" w:rsidR="00921A47" w:rsidRPr="006518C9" w:rsidRDefault="00921A47">
            <w:pPr>
              <w:rPr>
                <w:sz w:val="24"/>
                <w:szCs w:val="24"/>
                <w:lang w:val="en-US"/>
              </w:rPr>
            </w:pPr>
          </w:p>
        </w:tc>
      </w:tr>
      <w:tr w:rsidR="00921A47" w:rsidRPr="006518C9" w14:paraId="13874DC9" w14:textId="77777777" w:rsidTr="00921A47">
        <w:trPr>
          <w:tblCellSpacing w:w="15" w:type="dxa"/>
        </w:trPr>
        <w:tc>
          <w:tcPr>
            <w:tcW w:w="0" w:type="auto"/>
            <w:vAlign w:val="center"/>
            <w:hideMark/>
          </w:tcPr>
          <w:p w14:paraId="4261879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29B8698" w14:textId="77777777" w:rsidR="00921A47" w:rsidRPr="006518C9" w:rsidRDefault="00921A47">
            <w:pPr>
              <w:rPr>
                <w:sz w:val="24"/>
                <w:szCs w:val="24"/>
                <w:lang w:val="en-US"/>
              </w:rPr>
            </w:pPr>
            <w:r w:rsidRPr="006518C9">
              <w:rPr>
                <w:lang w:val="en-US"/>
              </w:rPr>
              <w:t>none</w:t>
            </w:r>
          </w:p>
        </w:tc>
      </w:tr>
      <w:tr w:rsidR="00921A47" w:rsidRPr="006518C9" w14:paraId="12E12B73" w14:textId="77777777" w:rsidTr="00921A47">
        <w:trPr>
          <w:tblCellSpacing w:w="15" w:type="dxa"/>
        </w:trPr>
        <w:tc>
          <w:tcPr>
            <w:tcW w:w="0" w:type="auto"/>
            <w:vAlign w:val="center"/>
            <w:hideMark/>
          </w:tcPr>
          <w:p w14:paraId="48BFE65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F3AA84"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634C95AB" w14:textId="77777777" w:rsidR="00921A47" w:rsidRPr="006518C9" w:rsidRDefault="00921A47" w:rsidP="00921A47">
      <w:pPr>
        <w:rPr>
          <w:lang w:val="en-US"/>
        </w:rPr>
      </w:pPr>
    </w:p>
    <w:p w14:paraId="0C16B87C" w14:textId="77777777" w:rsidR="00921A47" w:rsidRPr="006518C9" w:rsidRDefault="00921A47" w:rsidP="00921A47">
      <w:pPr>
        <w:pStyle w:val="Heading2"/>
      </w:pPr>
      <w:bookmarkStart w:id="158" w:name="_Toc457214072"/>
      <w:r w:rsidRPr="006518C9">
        <w:t>Element &lt;</w:t>
      </w:r>
      <w:bookmarkStart w:id="159" w:name="cvList"/>
      <w:r w:rsidRPr="006518C9">
        <w:t>cvList</w:t>
      </w:r>
      <w:bookmarkEnd w:id="159"/>
      <w:r w:rsidRPr="006518C9">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14:paraId="0FE3E24C" w14:textId="77777777" w:rsidTr="00921A47">
        <w:trPr>
          <w:tblCellSpacing w:w="15" w:type="dxa"/>
        </w:trPr>
        <w:tc>
          <w:tcPr>
            <w:tcW w:w="0" w:type="auto"/>
            <w:vAlign w:val="center"/>
            <w:hideMark/>
          </w:tcPr>
          <w:p w14:paraId="5EB02E1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E4CEF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FADC720" w14:textId="77777777" w:rsidTr="00921A47">
        <w:trPr>
          <w:tblCellSpacing w:w="15" w:type="dxa"/>
        </w:trPr>
        <w:tc>
          <w:tcPr>
            <w:tcW w:w="0" w:type="auto"/>
            <w:vAlign w:val="center"/>
            <w:hideMark/>
          </w:tcPr>
          <w:p w14:paraId="346D42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AD0BE2" w14:textId="77777777" w:rsidR="00921A47" w:rsidRPr="006518C9" w:rsidRDefault="00921A47">
            <w:pPr>
              <w:rPr>
                <w:sz w:val="24"/>
                <w:szCs w:val="24"/>
                <w:lang w:val="en-US"/>
              </w:rPr>
            </w:pPr>
            <w:r w:rsidRPr="006518C9">
              <w:rPr>
                <w:lang w:val="en-US"/>
              </w:rPr>
              <w:t xml:space="preserve">CVListType </w:t>
            </w:r>
          </w:p>
        </w:tc>
      </w:tr>
      <w:tr w:rsidR="00921A47" w:rsidRPr="006518C9" w14:paraId="5884C21B" w14:textId="77777777" w:rsidTr="00921A47">
        <w:trPr>
          <w:tblCellSpacing w:w="15" w:type="dxa"/>
        </w:trPr>
        <w:tc>
          <w:tcPr>
            <w:tcW w:w="0" w:type="auto"/>
            <w:vAlign w:val="center"/>
            <w:hideMark/>
          </w:tcPr>
          <w:p w14:paraId="38BCF14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381757B" w14:textId="77777777" w:rsidR="00921A47" w:rsidRPr="006518C9" w:rsidRDefault="00921A47">
            <w:pPr>
              <w:rPr>
                <w:sz w:val="24"/>
                <w:szCs w:val="24"/>
                <w:lang w:val="en-US"/>
              </w:rPr>
            </w:pPr>
            <w:r w:rsidRPr="006518C9">
              <w:rPr>
                <w:lang w:val="en-US"/>
              </w:rPr>
              <w:t>none</w:t>
            </w:r>
          </w:p>
        </w:tc>
      </w:tr>
      <w:tr w:rsidR="00921A47" w:rsidRPr="006518C9" w14:paraId="312531DD" w14:textId="77777777" w:rsidTr="00921A47">
        <w:trPr>
          <w:tblCellSpacing w:w="15" w:type="dxa"/>
        </w:trPr>
        <w:tc>
          <w:tcPr>
            <w:tcW w:w="0" w:type="auto"/>
            <w:vAlign w:val="center"/>
            <w:hideMark/>
          </w:tcPr>
          <w:p w14:paraId="781758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14:paraId="1CB7E7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1E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4D7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35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DE2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3F1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6DEBF" w14:textId="77777777" w:rsidR="00921A47" w:rsidRPr="006518C9" w:rsidRDefault="0032247A">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C398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B8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130A" w14:textId="77777777" w:rsidR="00921A47" w:rsidRPr="006518C9" w:rsidRDefault="00921A47">
                  <w:pPr>
                    <w:rPr>
                      <w:sz w:val="24"/>
                      <w:szCs w:val="24"/>
                      <w:lang w:val="en-US"/>
                    </w:rPr>
                  </w:pPr>
                  <w:r w:rsidRPr="006518C9">
                    <w:rPr>
                      <w:lang w:val="en-US"/>
                    </w:rPr>
                    <w:t>A source controlled vocabulary from which cvParams will be obtained.</w:t>
                  </w:r>
                </w:p>
              </w:tc>
            </w:tr>
          </w:tbl>
          <w:p w14:paraId="47916D91" w14:textId="77777777" w:rsidR="00921A47" w:rsidRPr="006518C9" w:rsidRDefault="00921A47">
            <w:pPr>
              <w:rPr>
                <w:sz w:val="24"/>
                <w:szCs w:val="24"/>
                <w:lang w:val="en-US"/>
              </w:rPr>
            </w:pPr>
          </w:p>
        </w:tc>
      </w:tr>
      <w:tr w:rsidR="00921A47" w:rsidRPr="006518C9" w14:paraId="512A179F" w14:textId="77777777" w:rsidTr="00921A47">
        <w:trPr>
          <w:tblCellSpacing w:w="15" w:type="dxa"/>
        </w:trPr>
        <w:tc>
          <w:tcPr>
            <w:tcW w:w="0" w:type="auto"/>
            <w:vAlign w:val="center"/>
            <w:hideMark/>
          </w:tcPr>
          <w:p w14:paraId="7AF6AB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0FBB2C" w14:textId="77777777" w:rsidR="00921A47" w:rsidRPr="006518C9" w:rsidRDefault="00921A47">
            <w:pPr>
              <w:pStyle w:val="HTMLPreformatted"/>
            </w:pPr>
            <w:r w:rsidRPr="006518C9">
              <w:t xml:space="preserve">&lt;cvList&gt; </w:t>
            </w:r>
          </w:p>
          <w:p w14:paraId="4A8C6B03"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07F23EBD" w14:textId="77777777" w:rsidR="00921A47" w:rsidRPr="006518C9" w:rsidRDefault="00921A47">
            <w:pPr>
              <w:pStyle w:val="HTMLPreformatted"/>
            </w:pPr>
            <w:r w:rsidRPr="006518C9">
              <w:t xml:space="preserve">   &lt;cv id="UNIMOD" fullName="UNIMOD" uri="http://www.unimod.org/obo/unimod.obo"&gt;&lt;/cv&gt; </w:t>
            </w:r>
          </w:p>
          <w:p w14:paraId="735D9AAB"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6903934C"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4936AA25" w14:textId="77777777" w:rsidR="00921A47" w:rsidRPr="006518C9" w:rsidRDefault="00921A47">
            <w:pPr>
              <w:pStyle w:val="HTMLPreformatted"/>
            </w:pPr>
            <w:r w:rsidRPr="006518C9">
              <w:t>&lt;/cvList&gt;</w:t>
            </w:r>
          </w:p>
        </w:tc>
      </w:tr>
    </w:tbl>
    <w:p w14:paraId="56D901DB" w14:textId="77777777" w:rsidR="00921A47" w:rsidRPr="006518C9" w:rsidRDefault="00921A47" w:rsidP="00921A47">
      <w:pPr>
        <w:rPr>
          <w:lang w:val="en-US"/>
        </w:rPr>
      </w:pPr>
    </w:p>
    <w:p w14:paraId="5E291941" w14:textId="77777777" w:rsidR="00921A47" w:rsidRPr="006518C9" w:rsidRDefault="00921A47" w:rsidP="00921A47">
      <w:pPr>
        <w:pStyle w:val="Heading2"/>
      </w:pPr>
      <w:bookmarkStart w:id="160" w:name="_Toc457214073"/>
      <w:r w:rsidRPr="006518C9">
        <w:t>Element &lt;</w:t>
      </w:r>
      <w:bookmarkStart w:id="161" w:name="cvParam"/>
      <w:r w:rsidRPr="006518C9">
        <w:t>cvParam</w:t>
      </w:r>
      <w:bookmarkEnd w:id="161"/>
      <w:r w:rsidRPr="006518C9">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55AE9337" w14:textId="77777777" w:rsidTr="00921A47">
        <w:trPr>
          <w:tblCellSpacing w:w="15" w:type="dxa"/>
        </w:trPr>
        <w:tc>
          <w:tcPr>
            <w:tcW w:w="0" w:type="auto"/>
            <w:vAlign w:val="center"/>
            <w:hideMark/>
          </w:tcPr>
          <w:p w14:paraId="69BAC5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3C845C"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6E29CF7" w14:textId="77777777" w:rsidTr="00921A47">
        <w:trPr>
          <w:tblCellSpacing w:w="15" w:type="dxa"/>
        </w:trPr>
        <w:tc>
          <w:tcPr>
            <w:tcW w:w="0" w:type="auto"/>
            <w:vAlign w:val="center"/>
            <w:hideMark/>
          </w:tcPr>
          <w:p w14:paraId="25527D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8B87162" w14:textId="77777777" w:rsidR="00921A47" w:rsidRPr="006518C9" w:rsidRDefault="00921A47">
            <w:pPr>
              <w:rPr>
                <w:sz w:val="24"/>
                <w:szCs w:val="24"/>
                <w:lang w:val="en-US"/>
              </w:rPr>
            </w:pPr>
            <w:r w:rsidRPr="006518C9">
              <w:rPr>
                <w:lang w:val="en-US"/>
              </w:rPr>
              <w:t xml:space="preserve">CVParamType </w:t>
            </w:r>
          </w:p>
        </w:tc>
      </w:tr>
      <w:tr w:rsidR="00921A47" w:rsidRPr="006518C9" w14:paraId="0DEB5427" w14:textId="77777777" w:rsidTr="00921A47">
        <w:trPr>
          <w:tblCellSpacing w:w="15" w:type="dxa"/>
        </w:trPr>
        <w:tc>
          <w:tcPr>
            <w:tcW w:w="0" w:type="auto"/>
            <w:vAlign w:val="center"/>
            <w:hideMark/>
          </w:tcPr>
          <w:p w14:paraId="3EAC537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938409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B15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4B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1C92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2DD4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EBF4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37831"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A94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A2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C0041E0"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31134F0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485B0"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666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A34C0"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3369C35"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5471034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CA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A7B3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5B29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B011AE1" w14:textId="77777777" w:rsidR="00921A47" w:rsidRPr="006518C9" w:rsidRDefault="00921A47">
                  <w:pPr>
                    <w:rPr>
                      <w:sz w:val="24"/>
                      <w:szCs w:val="24"/>
                      <w:lang w:val="en-US"/>
                    </w:rPr>
                  </w:pPr>
                  <w:r w:rsidRPr="006518C9">
                    <w:rPr>
                      <w:lang w:val="en-US"/>
                    </w:rPr>
                    <w:t>The name of the parameter.</w:t>
                  </w:r>
                </w:p>
              </w:tc>
            </w:tr>
            <w:tr w:rsidR="00921A47" w:rsidRPr="006518C9" w14:paraId="699BE9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796F5"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6F88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8ACA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B05690E"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478BA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5A115"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70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D50"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59C21D"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B9CE98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3385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1DC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22F6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7B0FB12" w14:textId="77777777" w:rsidR="00921A47" w:rsidRPr="006518C9" w:rsidRDefault="00921A47">
                  <w:pPr>
                    <w:rPr>
                      <w:sz w:val="24"/>
                      <w:szCs w:val="24"/>
                      <w:lang w:val="en-US"/>
                    </w:rPr>
                  </w:pPr>
                  <w:r w:rsidRPr="006518C9">
                    <w:rPr>
                      <w:lang w:val="en-US"/>
                    </w:rPr>
                    <w:t>The name of the unit.</w:t>
                  </w:r>
                </w:p>
              </w:tc>
            </w:tr>
            <w:tr w:rsidR="00921A47" w:rsidRPr="006518C9" w14:paraId="00B07F8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FA52"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F5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1349"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9FDB65" w14:textId="77777777" w:rsidR="00921A47" w:rsidRPr="006518C9" w:rsidRDefault="00921A47">
                  <w:pPr>
                    <w:rPr>
                      <w:sz w:val="24"/>
                      <w:szCs w:val="24"/>
                      <w:lang w:val="en-US"/>
                    </w:rPr>
                  </w:pPr>
                  <w:r w:rsidRPr="006518C9">
                    <w:rPr>
                      <w:lang w:val="en-US"/>
                    </w:rPr>
                    <w:t>The user-entered value of the parameter.</w:t>
                  </w:r>
                </w:p>
              </w:tc>
            </w:tr>
          </w:tbl>
          <w:p w14:paraId="0E19C6C6" w14:textId="77777777" w:rsidR="00921A47" w:rsidRPr="006518C9" w:rsidRDefault="00921A47">
            <w:pPr>
              <w:rPr>
                <w:sz w:val="24"/>
                <w:szCs w:val="24"/>
                <w:lang w:val="en-US"/>
              </w:rPr>
            </w:pPr>
          </w:p>
        </w:tc>
      </w:tr>
      <w:tr w:rsidR="00921A47" w:rsidRPr="006518C9" w14:paraId="6503AF18" w14:textId="77777777" w:rsidTr="00921A47">
        <w:trPr>
          <w:tblCellSpacing w:w="15" w:type="dxa"/>
        </w:trPr>
        <w:tc>
          <w:tcPr>
            <w:tcW w:w="0" w:type="auto"/>
            <w:vAlign w:val="center"/>
            <w:hideMark/>
          </w:tcPr>
          <w:p w14:paraId="1808205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ACC91D8" w14:textId="77777777" w:rsidR="00921A47" w:rsidRPr="006518C9" w:rsidRDefault="00921A47">
            <w:pPr>
              <w:rPr>
                <w:sz w:val="24"/>
                <w:szCs w:val="24"/>
                <w:lang w:val="en-US"/>
              </w:rPr>
            </w:pPr>
            <w:r w:rsidRPr="006518C9">
              <w:rPr>
                <w:lang w:val="en-US"/>
              </w:rPr>
              <w:t>none</w:t>
            </w:r>
          </w:p>
        </w:tc>
      </w:tr>
      <w:tr w:rsidR="00921A47" w:rsidRPr="006518C9" w14:paraId="4DB63461" w14:textId="77777777" w:rsidTr="00921A47">
        <w:trPr>
          <w:tblCellSpacing w:w="15" w:type="dxa"/>
        </w:trPr>
        <w:tc>
          <w:tcPr>
            <w:tcW w:w="0" w:type="auto"/>
            <w:vAlign w:val="center"/>
            <w:hideMark/>
          </w:tcPr>
          <w:p w14:paraId="596126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FA70A"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7C583360" w14:textId="77777777" w:rsidR="008F498D" w:rsidRPr="006518C9" w:rsidRDefault="00921A47">
            <w:pPr>
              <w:pStyle w:val="HTMLPreformatted"/>
            </w:pPr>
            <w:r w:rsidRPr="006518C9">
              <w:t>:5##Carbamidomethyl(C):6##Carbamidomethyl(C):10##Carbamido</w:t>
            </w:r>
            <w:r w:rsidR="008F498D" w:rsidRPr="006518C9">
              <w:t>methyl(C):15##Carbamidomethyl(C</w:t>
            </w:r>
          </w:p>
          <w:p w14:paraId="5EB7D6BF" w14:textId="77777777" w:rsidR="00921A47" w:rsidRPr="006518C9" w:rsidRDefault="00921A47">
            <w:pPr>
              <w:pStyle w:val="HTMLPreformatted"/>
            </w:pPr>
            <w:r w:rsidRPr="006518C9">
              <w:t>:19##Carbamidomethyl(C):26"&gt;&lt;/cvParam&gt;</w:t>
            </w:r>
          </w:p>
        </w:tc>
      </w:tr>
    </w:tbl>
    <w:p w14:paraId="620442A8" w14:textId="77777777" w:rsidR="00921A47" w:rsidRPr="006518C9" w:rsidRDefault="00921A47" w:rsidP="00921A47">
      <w:pPr>
        <w:rPr>
          <w:lang w:val="en-US"/>
        </w:rPr>
      </w:pPr>
    </w:p>
    <w:p w14:paraId="587E0391" w14:textId="77777777" w:rsidR="00921A47" w:rsidRPr="006518C9" w:rsidRDefault="00921A47" w:rsidP="00921A47">
      <w:pPr>
        <w:pStyle w:val="Heading2"/>
      </w:pPr>
      <w:bookmarkStart w:id="162" w:name="_Toc457214074"/>
      <w:r w:rsidRPr="006518C9">
        <w:t>Element &lt;</w:t>
      </w:r>
      <w:bookmarkStart w:id="163" w:name="DatabaseFilters"/>
      <w:r w:rsidRPr="006518C9">
        <w:t>DatabaseFilters</w:t>
      </w:r>
      <w:bookmarkEnd w:id="163"/>
      <w:r w:rsidRPr="006518C9">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14:paraId="23D9BF55" w14:textId="77777777" w:rsidTr="00921A47">
        <w:trPr>
          <w:tblCellSpacing w:w="15" w:type="dxa"/>
        </w:trPr>
        <w:tc>
          <w:tcPr>
            <w:tcW w:w="0" w:type="auto"/>
            <w:vAlign w:val="center"/>
            <w:hideMark/>
          </w:tcPr>
          <w:p w14:paraId="755BB8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AFC307"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AE8A3DD" w14:textId="77777777" w:rsidTr="00921A47">
        <w:trPr>
          <w:tblCellSpacing w:w="15" w:type="dxa"/>
        </w:trPr>
        <w:tc>
          <w:tcPr>
            <w:tcW w:w="0" w:type="auto"/>
            <w:vAlign w:val="center"/>
            <w:hideMark/>
          </w:tcPr>
          <w:p w14:paraId="738DE6E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E059FA" w14:textId="77777777" w:rsidR="00921A47" w:rsidRPr="006518C9" w:rsidRDefault="00921A47">
            <w:pPr>
              <w:rPr>
                <w:sz w:val="24"/>
                <w:szCs w:val="24"/>
                <w:lang w:val="en-US"/>
              </w:rPr>
            </w:pPr>
            <w:r w:rsidRPr="006518C9">
              <w:rPr>
                <w:lang w:val="en-US"/>
              </w:rPr>
              <w:t xml:space="preserve">DatabaseFiltersType </w:t>
            </w:r>
          </w:p>
        </w:tc>
      </w:tr>
      <w:tr w:rsidR="00921A47" w:rsidRPr="006518C9" w14:paraId="1547FB0A" w14:textId="77777777" w:rsidTr="00921A47">
        <w:trPr>
          <w:tblCellSpacing w:w="15" w:type="dxa"/>
        </w:trPr>
        <w:tc>
          <w:tcPr>
            <w:tcW w:w="0" w:type="auto"/>
            <w:vAlign w:val="center"/>
            <w:hideMark/>
          </w:tcPr>
          <w:p w14:paraId="39E3192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8497630" w14:textId="77777777" w:rsidR="00921A47" w:rsidRPr="006518C9" w:rsidRDefault="00921A47">
            <w:pPr>
              <w:rPr>
                <w:sz w:val="24"/>
                <w:szCs w:val="24"/>
                <w:lang w:val="en-US"/>
              </w:rPr>
            </w:pPr>
            <w:r w:rsidRPr="006518C9">
              <w:rPr>
                <w:lang w:val="en-US"/>
              </w:rPr>
              <w:t>none</w:t>
            </w:r>
          </w:p>
        </w:tc>
      </w:tr>
      <w:tr w:rsidR="00921A47" w:rsidRPr="006518C9" w14:paraId="66133078" w14:textId="77777777" w:rsidTr="00921A47">
        <w:trPr>
          <w:tblCellSpacing w:w="15" w:type="dxa"/>
        </w:trPr>
        <w:tc>
          <w:tcPr>
            <w:tcW w:w="0" w:type="auto"/>
            <w:vAlign w:val="center"/>
            <w:hideMark/>
          </w:tcPr>
          <w:p w14:paraId="05765B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14:paraId="657B64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28B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820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CB51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D008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5A96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5028" w14:textId="77777777" w:rsidR="00921A47" w:rsidRPr="006518C9" w:rsidRDefault="0032247A">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CDDFE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84C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A64D1"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w:t>
                  </w:r>
                  <w:r w:rsidRPr="006518C9">
                    <w:rPr>
                      <w:lang w:val="en-US"/>
                    </w:rPr>
                    <w:lastRenderedPageBreak/>
                    <w:t xml:space="preserve">performed first. </w:t>
                  </w:r>
                </w:p>
              </w:tc>
            </w:tr>
          </w:tbl>
          <w:p w14:paraId="244E2CA3" w14:textId="77777777" w:rsidR="00921A47" w:rsidRPr="006518C9" w:rsidRDefault="00921A47">
            <w:pPr>
              <w:rPr>
                <w:sz w:val="24"/>
                <w:szCs w:val="24"/>
                <w:lang w:val="en-US"/>
              </w:rPr>
            </w:pPr>
          </w:p>
        </w:tc>
      </w:tr>
      <w:tr w:rsidR="00921A47" w:rsidRPr="006518C9" w14:paraId="3855D44A" w14:textId="77777777" w:rsidTr="00921A47">
        <w:trPr>
          <w:tblCellSpacing w:w="15" w:type="dxa"/>
        </w:trPr>
        <w:tc>
          <w:tcPr>
            <w:tcW w:w="0" w:type="auto"/>
            <w:vAlign w:val="center"/>
            <w:hideMark/>
          </w:tcPr>
          <w:p w14:paraId="093761D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2CB0F3FC" w14:textId="77777777" w:rsidR="00921A47" w:rsidRPr="006518C9" w:rsidRDefault="00921A47">
            <w:pPr>
              <w:pStyle w:val="HTMLPreformatted"/>
            </w:pPr>
            <w:r w:rsidRPr="006518C9">
              <w:t>&lt;DatabaseFilters&gt;</w:t>
            </w:r>
          </w:p>
          <w:p w14:paraId="1B8CC897" w14:textId="77777777" w:rsidR="00921A47" w:rsidRPr="006518C9" w:rsidRDefault="00921A47">
            <w:pPr>
              <w:pStyle w:val="HTMLPreformatted"/>
            </w:pPr>
            <w:r w:rsidRPr="006518C9">
              <w:t xml:space="preserve">    &lt;Filter&gt;</w:t>
            </w:r>
          </w:p>
          <w:p w14:paraId="02F80B9F" w14:textId="77777777" w:rsidR="00921A47" w:rsidRPr="006518C9" w:rsidRDefault="00921A47">
            <w:pPr>
              <w:pStyle w:val="HTMLPreformatted"/>
            </w:pPr>
            <w:r w:rsidRPr="006518C9">
              <w:t xml:space="preserve">        &lt;FilterType&gt;</w:t>
            </w:r>
          </w:p>
          <w:p w14:paraId="00E2802C" w14:textId="77777777" w:rsidR="00921A47" w:rsidRPr="006518C9" w:rsidRDefault="00921A47">
            <w:pPr>
              <w:pStyle w:val="HTMLPreformatted"/>
            </w:pPr>
            <w:r w:rsidRPr="006518C9">
              <w:t xml:space="preserve">            &lt;cvParam accession="MS:1001020" cvRef="PSI-MS" name="DB filter taxonomy"/&gt;</w:t>
            </w:r>
          </w:p>
          <w:p w14:paraId="0C5BCE50" w14:textId="77777777" w:rsidR="00921A47" w:rsidRPr="006518C9" w:rsidRDefault="00921A47">
            <w:pPr>
              <w:pStyle w:val="HTMLPreformatted"/>
            </w:pPr>
            <w:r w:rsidRPr="006518C9">
              <w:t xml:space="preserve">        &lt;/FilterType&gt;</w:t>
            </w:r>
          </w:p>
          <w:p w14:paraId="3906919F" w14:textId="77777777" w:rsidR="00921A47" w:rsidRPr="006518C9" w:rsidRDefault="00921A47">
            <w:pPr>
              <w:pStyle w:val="HTMLPreformatted"/>
            </w:pPr>
            <w:r w:rsidRPr="006518C9">
              <w:t xml:space="preserve">    &lt;/Filter&gt;</w:t>
            </w:r>
          </w:p>
          <w:p w14:paraId="4C0D612D" w14:textId="77777777" w:rsidR="00921A47" w:rsidRPr="006518C9" w:rsidRDefault="00921A47">
            <w:pPr>
              <w:pStyle w:val="HTMLPreformatted"/>
            </w:pPr>
            <w:r w:rsidRPr="006518C9">
              <w:t>&lt;/DatabaseFilters&gt;</w:t>
            </w:r>
          </w:p>
        </w:tc>
      </w:tr>
    </w:tbl>
    <w:p w14:paraId="4FBDE5A9" w14:textId="77777777" w:rsidR="00921A47" w:rsidRPr="006518C9" w:rsidRDefault="00921A47" w:rsidP="00921A47">
      <w:pPr>
        <w:rPr>
          <w:lang w:val="en-US"/>
        </w:rPr>
      </w:pPr>
    </w:p>
    <w:p w14:paraId="432068E0" w14:textId="77777777" w:rsidR="00921A47" w:rsidRPr="006518C9" w:rsidRDefault="00921A47" w:rsidP="00921A47">
      <w:pPr>
        <w:pStyle w:val="Heading2"/>
      </w:pPr>
      <w:bookmarkStart w:id="164" w:name="_Toc457214075"/>
      <w:r w:rsidRPr="006518C9">
        <w:t>Element &lt;</w:t>
      </w:r>
      <w:bookmarkStart w:id="165" w:name="DatabaseName"/>
      <w:r w:rsidRPr="006518C9">
        <w:t>DatabaseName</w:t>
      </w:r>
      <w:bookmarkEnd w:id="165"/>
      <w:r w:rsidRPr="006518C9">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14:paraId="3F366F91" w14:textId="77777777" w:rsidTr="00921A47">
        <w:trPr>
          <w:tblCellSpacing w:w="15" w:type="dxa"/>
        </w:trPr>
        <w:tc>
          <w:tcPr>
            <w:tcW w:w="0" w:type="auto"/>
            <w:vAlign w:val="center"/>
            <w:hideMark/>
          </w:tcPr>
          <w:p w14:paraId="4D64231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39276"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113B920B" w14:textId="77777777" w:rsidTr="00921A47">
        <w:trPr>
          <w:tblCellSpacing w:w="15" w:type="dxa"/>
        </w:trPr>
        <w:tc>
          <w:tcPr>
            <w:tcW w:w="0" w:type="auto"/>
            <w:vAlign w:val="center"/>
            <w:hideMark/>
          </w:tcPr>
          <w:p w14:paraId="2662D8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085F44" w14:textId="77777777" w:rsidR="00921A47" w:rsidRPr="006518C9" w:rsidRDefault="00921A47">
            <w:pPr>
              <w:rPr>
                <w:sz w:val="24"/>
                <w:szCs w:val="24"/>
                <w:lang w:val="en-US"/>
              </w:rPr>
            </w:pPr>
            <w:r w:rsidRPr="006518C9">
              <w:rPr>
                <w:lang w:val="en-US"/>
              </w:rPr>
              <w:t xml:space="preserve">ParamType </w:t>
            </w:r>
          </w:p>
        </w:tc>
      </w:tr>
      <w:tr w:rsidR="00921A47" w:rsidRPr="006518C9" w14:paraId="265F637C" w14:textId="77777777" w:rsidTr="00921A47">
        <w:trPr>
          <w:tblCellSpacing w:w="15" w:type="dxa"/>
        </w:trPr>
        <w:tc>
          <w:tcPr>
            <w:tcW w:w="0" w:type="auto"/>
            <w:vAlign w:val="center"/>
            <w:hideMark/>
          </w:tcPr>
          <w:p w14:paraId="355E57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4C1F72" w14:textId="77777777" w:rsidR="00921A47" w:rsidRPr="006518C9" w:rsidRDefault="00921A47">
            <w:pPr>
              <w:rPr>
                <w:sz w:val="24"/>
                <w:szCs w:val="24"/>
                <w:lang w:val="en-US"/>
              </w:rPr>
            </w:pPr>
            <w:r w:rsidRPr="006518C9">
              <w:rPr>
                <w:lang w:val="en-US"/>
              </w:rPr>
              <w:t>none</w:t>
            </w:r>
          </w:p>
        </w:tc>
      </w:tr>
      <w:tr w:rsidR="00921A47" w:rsidRPr="006518C9" w14:paraId="226B7680" w14:textId="77777777" w:rsidTr="00921A47">
        <w:trPr>
          <w:tblCellSpacing w:w="15" w:type="dxa"/>
        </w:trPr>
        <w:tc>
          <w:tcPr>
            <w:tcW w:w="0" w:type="auto"/>
            <w:vAlign w:val="center"/>
            <w:hideMark/>
          </w:tcPr>
          <w:p w14:paraId="347844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14:paraId="0BF9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1C1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D41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D363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ECB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A7CB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2638"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52F8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3AC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078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A7401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AE806"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4041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F003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8077C" w14:textId="77777777" w:rsidR="00921A47" w:rsidRPr="006518C9" w:rsidRDefault="00921A47">
                  <w:pPr>
                    <w:rPr>
                      <w:sz w:val="24"/>
                      <w:szCs w:val="24"/>
                      <w:lang w:val="en-US"/>
                    </w:rPr>
                  </w:pPr>
                  <w:r w:rsidRPr="006518C9">
                    <w:rPr>
                      <w:lang w:val="en-US"/>
                    </w:rPr>
                    <w:t>A single user-defined parameter.</w:t>
                  </w:r>
                </w:p>
              </w:tc>
            </w:tr>
          </w:tbl>
          <w:p w14:paraId="2F5D1E98" w14:textId="77777777" w:rsidR="00921A47" w:rsidRPr="006518C9" w:rsidRDefault="00921A47">
            <w:pPr>
              <w:rPr>
                <w:sz w:val="24"/>
                <w:szCs w:val="24"/>
                <w:lang w:val="en-US"/>
              </w:rPr>
            </w:pPr>
          </w:p>
        </w:tc>
      </w:tr>
      <w:tr w:rsidR="00921A47" w:rsidRPr="006518C9" w14:paraId="4D013F91" w14:textId="77777777" w:rsidTr="00921A47">
        <w:trPr>
          <w:tblCellSpacing w:w="15" w:type="dxa"/>
        </w:trPr>
        <w:tc>
          <w:tcPr>
            <w:tcW w:w="0" w:type="auto"/>
            <w:vAlign w:val="center"/>
            <w:hideMark/>
          </w:tcPr>
          <w:p w14:paraId="0FADD8B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5F40D1" w14:textId="77777777" w:rsidR="00921A47" w:rsidRPr="006518C9" w:rsidRDefault="00921A47">
            <w:pPr>
              <w:pStyle w:val="HTMLPreformatted"/>
            </w:pPr>
            <w:r w:rsidRPr="006518C9">
              <w:t xml:space="preserve">        &lt;DatabaseName&gt;</w:t>
            </w:r>
          </w:p>
          <w:p w14:paraId="30465A15" w14:textId="77777777" w:rsidR="00921A47" w:rsidRPr="006518C9" w:rsidRDefault="00921A47">
            <w:pPr>
              <w:pStyle w:val="HTMLPreformatted"/>
            </w:pPr>
            <w:r w:rsidRPr="006518C9">
              <w:t xml:space="preserve">          &lt;userParam name="uniprot-human-reviewed-trypsin-april-2016_concatenated_target_decoy.fasta"/&gt;</w:t>
            </w:r>
          </w:p>
          <w:p w14:paraId="15FAAE66" w14:textId="77777777" w:rsidR="00921A47" w:rsidRPr="006518C9" w:rsidRDefault="00921A47">
            <w:pPr>
              <w:pStyle w:val="HTMLPreformatted"/>
            </w:pPr>
            <w:r w:rsidRPr="006518C9">
              <w:t xml:space="preserve">        &lt;/DatabaseName&gt;</w:t>
            </w:r>
          </w:p>
        </w:tc>
      </w:tr>
      <w:tr w:rsidR="00921A47" w:rsidRPr="006518C9" w14:paraId="3171E50F" w14:textId="77777777" w:rsidTr="00921A47">
        <w:trPr>
          <w:tblCellSpacing w:w="15" w:type="dxa"/>
        </w:trPr>
        <w:tc>
          <w:tcPr>
            <w:tcW w:w="0" w:type="auto"/>
            <w:vAlign w:val="center"/>
            <w:hideMark/>
          </w:tcPr>
          <w:p w14:paraId="43F0869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679AA1" w14:textId="77777777" w:rsidR="00921A47" w:rsidRPr="006518C9" w:rsidRDefault="00921A47">
            <w:pPr>
              <w:pStyle w:val="HTMLPreformatted"/>
            </w:pPr>
            <w:r w:rsidRPr="006518C9">
              <w:t>Path /MzIdentML/DataCollection/Inputs/SearchDatabase/DatabaseName</w:t>
            </w:r>
          </w:p>
          <w:p w14:paraId="0AA3FB8B" w14:textId="77777777" w:rsidR="00921A47" w:rsidRPr="006518C9" w:rsidRDefault="00921A47">
            <w:pPr>
              <w:pStyle w:val="HTMLPreformatted"/>
            </w:pPr>
            <w:r w:rsidRPr="006518C9">
              <w:t xml:space="preserve">MAY supply a *child* term of </w:t>
            </w:r>
            <w:hyperlink r:id="rId68" w:tgtFrame="new" w:history="1">
              <w:r w:rsidRPr="006518C9">
                <w:rPr>
                  <w:rStyle w:val="Hyperlink"/>
                </w:rPr>
                <w:t>MS:1001013</w:t>
              </w:r>
            </w:hyperlink>
            <w:r w:rsidRPr="006518C9">
              <w:t xml:space="preserve"> (</w:t>
            </w:r>
            <w:r w:rsidRPr="006518C9">
              <w:rPr>
                <w:rStyle w:val="popup"/>
              </w:rPr>
              <w:t>database name</w:t>
            </w:r>
            <w:r w:rsidRPr="006518C9">
              <w:t>) one or more times</w:t>
            </w:r>
          </w:p>
          <w:p w14:paraId="4FF5AA15" w14:textId="77777777" w:rsidR="00921A47" w:rsidRPr="006518C9" w:rsidRDefault="00921A47">
            <w:pPr>
              <w:pStyle w:val="HTMLPreformatted"/>
            </w:pPr>
            <w:r w:rsidRPr="006518C9">
              <w:t xml:space="preserve">  e.g.: </w:t>
            </w:r>
            <w:hyperlink r:id="rId69" w:tgtFrame="new" w:history="1">
              <w:r w:rsidRPr="006518C9">
                <w:rPr>
                  <w:rStyle w:val="Hyperlink"/>
                </w:rPr>
                <w:t>MS:1001084</w:t>
              </w:r>
            </w:hyperlink>
            <w:r w:rsidRPr="006518C9">
              <w:t xml:space="preserve"> (</w:t>
            </w:r>
            <w:r w:rsidRPr="006518C9">
              <w:rPr>
                <w:rStyle w:val="popup"/>
              </w:rPr>
              <w:t>database nr</w:t>
            </w:r>
            <w:r w:rsidRPr="006518C9">
              <w:t xml:space="preserve">) </w:t>
            </w:r>
          </w:p>
          <w:p w14:paraId="1E8AD660" w14:textId="77777777" w:rsidR="00921A47" w:rsidRPr="006518C9" w:rsidRDefault="00921A47">
            <w:pPr>
              <w:pStyle w:val="HTMLPreformatted"/>
            </w:pPr>
            <w:r w:rsidRPr="006518C9">
              <w:t xml:space="preserve">  e.g.: </w:t>
            </w:r>
            <w:hyperlink r:id="rId70"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4F4EE62F" w14:textId="77777777" w:rsidR="00921A47" w:rsidRPr="006518C9" w:rsidRDefault="00921A47">
            <w:pPr>
              <w:pStyle w:val="HTMLPreformatted"/>
            </w:pPr>
            <w:r w:rsidRPr="006518C9">
              <w:t xml:space="preserve">  e.g.: </w:t>
            </w:r>
            <w:hyperlink r:id="rId71"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20E17397" w14:textId="77777777" w:rsidR="00921A47" w:rsidRPr="006518C9" w:rsidRDefault="00921A47">
            <w:pPr>
              <w:pStyle w:val="HTMLPreformatted"/>
            </w:pPr>
            <w:r w:rsidRPr="006518C9">
              <w:t xml:space="preserve">  e.g.: </w:t>
            </w:r>
            <w:hyperlink r:id="rId72"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041C2B85" w14:textId="77777777" w:rsidR="00921A47" w:rsidRPr="006518C9" w:rsidRDefault="00921A47">
            <w:pPr>
              <w:pStyle w:val="HTMLPreformatted"/>
            </w:pPr>
            <w:r w:rsidRPr="006518C9">
              <w:t xml:space="preserve">  e.g.: </w:t>
            </w:r>
            <w:hyperlink r:id="rId73"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7BE419E" w14:textId="77777777" w:rsidR="00921A47" w:rsidRPr="006518C9" w:rsidRDefault="00921A47">
            <w:pPr>
              <w:pStyle w:val="HTMLPreformatted"/>
            </w:pPr>
            <w:r w:rsidRPr="006518C9">
              <w:t xml:space="preserve">  e.g.: </w:t>
            </w:r>
            <w:hyperlink r:id="rId74"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68E81BFE" w14:textId="77777777" w:rsidR="00921A47" w:rsidRPr="006518C9" w:rsidRDefault="00921A47">
            <w:pPr>
              <w:pStyle w:val="HTMLPreformatted"/>
            </w:pPr>
            <w:r w:rsidRPr="006518C9">
              <w:t xml:space="preserve">  e.g.: </w:t>
            </w:r>
            <w:hyperlink r:id="rId75"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2B86D80F" w14:textId="77777777" w:rsidR="00921A47" w:rsidRPr="006518C9" w:rsidRDefault="00921A47">
            <w:pPr>
              <w:pStyle w:val="HTMLPreformatted"/>
            </w:pPr>
            <w:r w:rsidRPr="006518C9">
              <w:t xml:space="preserve">  e.g.: </w:t>
            </w:r>
            <w:hyperlink r:id="rId76"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6F1B89CB" w14:textId="77777777" w:rsidR="00921A47" w:rsidRPr="006518C9" w:rsidRDefault="00921A47">
            <w:pPr>
              <w:pStyle w:val="HTMLPreformatted"/>
            </w:pPr>
            <w:r w:rsidRPr="006518C9">
              <w:t xml:space="preserve">  e.g.: </w:t>
            </w:r>
            <w:hyperlink r:id="rId77"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E82227E" w14:textId="77777777" w:rsidR="00921A47" w:rsidRPr="006518C9" w:rsidRDefault="00921A47">
            <w:pPr>
              <w:pStyle w:val="HTMLPreformatted"/>
            </w:pPr>
            <w:r w:rsidRPr="006518C9">
              <w:t xml:space="preserve">  e.g.: </w:t>
            </w:r>
            <w:hyperlink r:id="rId78"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6D240A95" w14:textId="77777777" w:rsidTr="00921A47">
        <w:trPr>
          <w:tblCellSpacing w:w="15" w:type="dxa"/>
        </w:trPr>
        <w:tc>
          <w:tcPr>
            <w:tcW w:w="0" w:type="auto"/>
            <w:vAlign w:val="center"/>
            <w:hideMark/>
          </w:tcPr>
          <w:p w14:paraId="796D4D8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4364FE" w14:textId="77777777" w:rsidR="00921A47" w:rsidRPr="006518C9" w:rsidRDefault="00921A47">
            <w:pPr>
              <w:pStyle w:val="HTMLPreformatted"/>
            </w:pPr>
            <w:r w:rsidRPr="006518C9">
              <w:t>&lt;cvParam accession="MS:1001197" cvRef="PSI-MS" name="DB composition target+decoy"/&gt;</w:t>
            </w:r>
          </w:p>
          <w:p w14:paraId="41864C59" w14:textId="77777777" w:rsidR="00921A47" w:rsidRPr="006518C9" w:rsidRDefault="00921A47">
            <w:pPr>
              <w:pStyle w:val="HTMLPreformatted"/>
            </w:pPr>
            <w:r w:rsidRPr="006518C9">
              <w:t>&lt;cvParam accession="MS:1001283" cvRef="PSI-MS" value="^XXX" name="decoy DB accession regexp"/&gt;</w:t>
            </w:r>
          </w:p>
          <w:p w14:paraId="582BD7B5" w14:textId="77777777" w:rsidR="00921A47" w:rsidRPr="006518C9" w:rsidRDefault="00921A47">
            <w:pPr>
              <w:pStyle w:val="HTMLPreformatted"/>
            </w:pPr>
            <w:r w:rsidRPr="006518C9">
              <w:t>&lt;cvParam accession="MS:1001195" cvRef="PSI-MS" name="decoy DB type reverse"/&gt;</w:t>
            </w:r>
          </w:p>
          <w:p w14:paraId="24FF31BE" w14:textId="77777777" w:rsidR="00921A47" w:rsidRPr="006518C9" w:rsidRDefault="00921A47">
            <w:pPr>
              <w:pStyle w:val="HTMLPreformatted"/>
            </w:pPr>
            <w:r w:rsidRPr="006518C9">
              <w:t>&lt;cvParam accession="MS:1001073" cvRef="PSI-MS" name="database type amino acid"/&gt;</w:t>
            </w:r>
          </w:p>
        </w:tc>
      </w:tr>
      <w:tr w:rsidR="00921A47" w:rsidRPr="006518C9" w14:paraId="7AD7B1A3" w14:textId="77777777" w:rsidTr="00921A47">
        <w:trPr>
          <w:tblCellSpacing w:w="15" w:type="dxa"/>
        </w:trPr>
        <w:tc>
          <w:tcPr>
            <w:tcW w:w="0" w:type="auto"/>
            <w:vAlign w:val="center"/>
            <w:hideMark/>
          </w:tcPr>
          <w:p w14:paraId="1AB6D7B0"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37D4198" w14:textId="77777777" w:rsidR="00921A47" w:rsidRPr="006518C9" w:rsidRDefault="00921A47">
            <w:pPr>
              <w:pStyle w:val="HTMLPreformatted"/>
            </w:pPr>
            <w:r w:rsidRPr="006518C9">
              <w:t>&lt;userParam name="fawaz_PXD000652_combined_concatenated_target_decoy.fasta"&gt;&lt;/userParam&gt;</w:t>
            </w:r>
          </w:p>
          <w:p w14:paraId="274A4913" w14:textId="77777777" w:rsidR="00921A47" w:rsidRPr="006518C9" w:rsidRDefault="00921A47">
            <w:pPr>
              <w:pStyle w:val="HTMLPreformatted"/>
            </w:pPr>
            <w:r w:rsidRPr="006518C9">
              <w:t>&lt;userParam name="no description"/&gt;</w:t>
            </w:r>
          </w:p>
          <w:p w14:paraId="67E22442" w14:textId="77777777" w:rsidR="00921A47" w:rsidRPr="006518C9" w:rsidRDefault="00921A47">
            <w:pPr>
              <w:pStyle w:val="HTMLPreformatted"/>
            </w:pPr>
            <w:r w:rsidRPr="006518C9">
              <w:t>&lt;userParam name="Rosetta_uniprot_20130402_mouse_SWISS_can_iso_ECOLI.fasta"/&gt;</w:t>
            </w:r>
          </w:p>
          <w:p w14:paraId="6995E751" w14:textId="77777777" w:rsidR="00921A47" w:rsidRPr="006518C9" w:rsidRDefault="00921A47">
            <w:pPr>
              <w:pStyle w:val="HTMLPreformatted"/>
            </w:pPr>
            <w:r w:rsidRPr="006518C9">
              <w:t>&lt;userParam name="Ros_Uniprot_20130402.fasta"/&gt;</w:t>
            </w:r>
          </w:p>
          <w:p w14:paraId="36D80B7B" w14:textId="77777777" w:rsidR="00921A47" w:rsidRPr="006518C9" w:rsidRDefault="00921A47">
            <w:pPr>
              <w:pStyle w:val="HTMLPreformatted"/>
            </w:pPr>
            <w:r w:rsidRPr="006518C9">
              <w:t>&lt;userParam name="26Syeast_test.fasta"/&gt;</w:t>
            </w:r>
          </w:p>
          <w:p w14:paraId="193D4D98" w14:textId="77777777" w:rsidR="00921A47" w:rsidRPr="006518C9" w:rsidRDefault="00921A47">
            <w:pPr>
              <w:pStyle w:val="HTMLPreformatted"/>
            </w:pPr>
            <w:r w:rsidRPr="006518C9">
              <w:t>&lt;userParam name="Ros_Uniprot_Ecoli_20130402.fasta" /&gt;</w:t>
            </w:r>
          </w:p>
          <w:p w14:paraId="5FD686E0" w14:textId="77777777" w:rsidR="00921A47" w:rsidRPr="006518C9" w:rsidRDefault="00921A47">
            <w:pPr>
              <w:pStyle w:val="HTMLPreformatted"/>
            </w:pPr>
            <w:r w:rsidRPr="006518C9">
              <w:t>&lt;userParam name="uniprot-human-reviewed-trypsin-april-2016_concatenated_target_decoy.fasta"/&gt;</w:t>
            </w:r>
          </w:p>
          <w:p w14:paraId="4401243B" w14:textId="77777777" w:rsidR="00921A47" w:rsidRPr="006518C9" w:rsidRDefault="00921A47">
            <w:pPr>
              <w:pStyle w:val="HTMLPreformatted"/>
            </w:pPr>
            <w:r w:rsidRPr="006518C9">
              <w:t>&lt;userParam name="HSA-Active.FASTA"&gt;&lt;/userParam&gt;</w:t>
            </w:r>
          </w:p>
        </w:tc>
      </w:tr>
    </w:tbl>
    <w:p w14:paraId="3FC6C1FC" w14:textId="77777777" w:rsidR="00921A47" w:rsidRPr="006518C9" w:rsidRDefault="00921A47" w:rsidP="00921A47">
      <w:pPr>
        <w:rPr>
          <w:lang w:val="en-US"/>
        </w:rPr>
      </w:pPr>
    </w:p>
    <w:p w14:paraId="470CBF7B" w14:textId="77777777" w:rsidR="00921A47" w:rsidRPr="006518C9" w:rsidRDefault="00921A47" w:rsidP="00921A47">
      <w:pPr>
        <w:pStyle w:val="Heading2"/>
      </w:pPr>
      <w:bookmarkStart w:id="166" w:name="_Toc457214076"/>
      <w:r w:rsidRPr="006518C9">
        <w:t>Element &lt;</w:t>
      </w:r>
      <w:bookmarkStart w:id="167" w:name="DatabaseTranslation"/>
      <w:r w:rsidRPr="006518C9">
        <w:t>DatabaseTranslation</w:t>
      </w:r>
      <w:bookmarkEnd w:id="167"/>
      <w:r w:rsidRPr="006518C9">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14:paraId="4EE88552" w14:textId="77777777" w:rsidTr="00921A47">
        <w:trPr>
          <w:tblCellSpacing w:w="15" w:type="dxa"/>
        </w:trPr>
        <w:tc>
          <w:tcPr>
            <w:tcW w:w="0" w:type="auto"/>
            <w:vAlign w:val="center"/>
            <w:hideMark/>
          </w:tcPr>
          <w:p w14:paraId="4F1AB0D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FF1C2B"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5E73B66A" w14:textId="77777777" w:rsidTr="00921A47">
        <w:trPr>
          <w:tblCellSpacing w:w="15" w:type="dxa"/>
        </w:trPr>
        <w:tc>
          <w:tcPr>
            <w:tcW w:w="0" w:type="auto"/>
            <w:vAlign w:val="center"/>
            <w:hideMark/>
          </w:tcPr>
          <w:p w14:paraId="494F839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A78FC4C"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0AC380A2" w14:textId="77777777" w:rsidTr="00921A47">
        <w:trPr>
          <w:tblCellSpacing w:w="15" w:type="dxa"/>
        </w:trPr>
        <w:tc>
          <w:tcPr>
            <w:tcW w:w="0" w:type="auto"/>
            <w:vAlign w:val="center"/>
            <w:hideMark/>
          </w:tcPr>
          <w:p w14:paraId="1829F34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14:paraId="26F77D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78E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6F5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5AD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1863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F98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C9E5E"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7D19"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192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A450"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127AC425" w14:textId="77777777" w:rsidR="00921A47" w:rsidRPr="006518C9" w:rsidRDefault="00921A47">
            <w:pPr>
              <w:rPr>
                <w:sz w:val="24"/>
                <w:szCs w:val="24"/>
                <w:lang w:val="en-US"/>
              </w:rPr>
            </w:pPr>
          </w:p>
        </w:tc>
      </w:tr>
      <w:tr w:rsidR="00921A47" w:rsidRPr="006518C9" w14:paraId="3E3E9B79" w14:textId="77777777" w:rsidTr="00921A47">
        <w:trPr>
          <w:tblCellSpacing w:w="15" w:type="dxa"/>
        </w:trPr>
        <w:tc>
          <w:tcPr>
            <w:tcW w:w="0" w:type="auto"/>
            <w:vAlign w:val="center"/>
            <w:hideMark/>
          </w:tcPr>
          <w:p w14:paraId="092A7B6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14:paraId="7A348D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BF86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674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A21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C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2E21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3BC9C" w14:textId="77777777" w:rsidR="00921A47" w:rsidRPr="006518C9" w:rsidRDefault="0032247A">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0797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404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8862"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FC11B3C" w14:textId="77777777" w:rsidR="00921A47" w:rsidRPr="006518C9" w:rsidRDefault="00921A47">
            <w:pPr>
              <w:rPr>
                <w:sz w:val="24"/>
                <w:szCs w:val="24"/>
                <w:lang w:val="en-US"/>
              </w:rPr>
            </w:pPr>
          </w:p>
        </w:tc>
      </w:tr>
      <w:tr w:rsidR="00921A47" w:rsidRPr="006518C9" w14:paraId="10842694" w14:textId="77777777" w:rsidTr="00921A47">
        <w:trPr>
          <w:tblCellSpacing w:w="15" w:type="dxa"/>
        </w:trPr>
        <w:tc>
          <w:tcPr>
            <w:tcW w:w="0" w:type="auto"/>
            <w:vAlign w:val="center"/>
            <w:hideMark/>
          </w:tcPr>
          <w:p w14:paraId="02DF402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9AD1825" w14:textId="77777777" w:rsidR="00921A47" w:rsidRPr="006518C9" w:rsidRDefault="00921A47">
            <w:pPr>
              <w:rPr>
                <w:sz w:val="24"/>
                <w:szCs w:val="24"/>
                <w:lang w:val="en-US"/>
              </w:rPr>
            </w:pPr>
          </w:p>
        </w:tc>
      </w:tr>
    </w:tbl>
    <w:p w14:paraId="38C8ABCC" w14:textId="77777777" w:rsidR="00921A47" w:rsidRPr="006518C9" w:rsidRDefault="00921A47" w:rsidP="00921A47">
      <w:pPr>
        <w:rPr>
          <w:lang w:val="en-US"/>
        </w:rPr>
      </w:pPr>
    </w:p>
    <w:p w14:paraId="05737526" w14:textId="77777777" w:rsidR="00921A47" w:rsidRPr="006518C9" w:rsidRDefault="00921A47" w:rsidP="00921A47">
      <w:pPr>
        <w:pStyle w:val="Heading2"/>
      </w:pPr>
      <w:bookmarkStart w:id="168" w:name="_Toc457214077"/>
      <w:r w:rsidRPr="006518C9">
        <w:t>Element &lt;</w:t>
      </w:r>
      <w:bookmarkStart w:id="169" w:name="DataCollection"/>
      <w:r w:rsidRPr="006518C9">
        <w:t>DataCollection</w:t>
      </w:r>
      <w:bookmarkEnd w:id="169"/>
      <w:r w:rsidRPr="006518C9">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14:paraId="60869F57" w14:textId="77777777" w:rsidTr="00921A47">
        <w:trPr>
          <w:tblCellSpacing w:w="15" w:type="dxa"/>
        </w:trPr>
        <w:tc>
          <w:tcPr>
            <w:tcW w:w="0" w:type="auto"/>
            <w:vAlign w:val="center"/>
            <w:hideMark/>
          </w:tcPr>
          <w:p w14:paraId="3961E39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B64AE7B"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EF006EB" w14:textId="77777777" w:rsidTr="00921A47">
        <w:trPr>
          <w:tblCellSpacing w:w="15" w:type="dxa"/>
        </w:trPr>
        <w:tc>
          <w:tcPr>
            <w:tcW w:w="0" w:type="auto"/>
            <w:vAlign w:val="center"/>
            <w:hideMark/>
          </w:tcPr>
          <w:p w14:paraId="279BB3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B4CDE12" w14:textId="77777777" w:rsidR="00921A47" w:rsidRPr="006518C9" w:rsidRDefault="00921A47">
            <w:pPr>
              <w:rPr>
                <w:sz w:val="24"/>
                <w:szCs w:val="24"/>
                <w:lang w:val="en-US"/>
              </w:rPr>
            </w:pPr>
            <w:r w:rsidRPr="006518C9">
              <w:rPr>
                <w:lang w:val="en-US"/>
              </w:rPr>
              <w:t xml:space="preserve">DataCollectionType </w:t>
            </w:r>
          </w:p>
        </w:tc>
      </w:tr>
      <w:tr w:rsidR="00921A47" w:rsidRPr="006518C9" w14:paraId="414D09A2" w14:textId="77777777" w:rsidTr="00921A47">
        <w:trPr>
          <w:tblCellSpacing w:w="15" w:type="dxa"/>
        </w:trPr>
        <w:tc>
          <w:tcPr>
            <w:tcW w:w="0" w:type="auto"/>
            <w:vAlign w:val="center"/>
            <w:hideMark/>
          </w:tcPr>
          <w:p w14:paraId="09464FE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974CF99" w14:textId="77777777" w:rsidR="00921A47" w:rsidRPr="006518C9" w:rsidRDefault="00921A47">
            <w:pPr>
              <w:rPr>
                <w:sz w:val="24"/>
                <w:szCs w:val="24"/>
                <w:lang w:val="en-US"/>
              </w:rPr>
            </w:pPr>
            <w:r w:rsidRPr="006518C9">
              <w:rPr>
                <w:lang w:val="en-US"/>
              </w:rPr>
              <w:t>none</w:t>
            </w:r>
          </w:p>
        </w:tc>
      </w:tr>
      <w:tr w:rsidR="00921A47" w:rsidRPr="006518C9" w14:paraId="42AE9363" w14:textId="77777777" w:rsidTr="00921A47">
        <w:trPr>
          <w:tblCellSpacing w:w="15" w:type="dxa"/>
        </w:trPr>
        <w:tc>
          <w:tcPr>
            <w:tcW w:w="0" w:type="auto"/>
            <w:vAlign w:val="center"/>
            <w:hideMark/>
          </w:tcPr>
          <w:p w14:paraId="437758A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B5F9C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F7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18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FC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40628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E158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2BA7" w14:textId="77777777" w:rsidR="00921A47" w:rsidRPr="006518C9" w:rsidRDefault="0032247A">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59B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3E0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0C7D91F"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69F8060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F7422" w14:textId="77777777" w:rsidR="00921A47" w:rsidRPr="006518C9" w:rsidRDefault="0032247A">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171D6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1B0F"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44DDBD9"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6B0BE71F" w14:textId="77777777" w:rsidR="00921A47" w:rsidRPr="006518C9" w:rsidRDefault="00921A47">
            <w:pPr>
              <w:rPr>
                <w:sz w:val="24"/>
                <w:szCs w:val="24"/>
                <w:lang w:val="en-US"/>
              </w:rPr>
            </w:pPr>
          </w:p>
        </w:tc>
      </w:tr>
      <w:tr w:rsidR="00921A47" w:rsidRPr="006518C9" w14:paraId="07B5119E" w14:textId="77777777" w:rsidTr="00921A47">
        <w:trPr>
          <w:tblCellSpacing w:w="15" w:type="dxa"/>
        </w:trPr>
        <w:tc>
          <w:tcPr>
            <w:tcW w:w="0" w:type="auto"/>
            <w:vAlign w:val="center"/>
            <w:hideMark/>
          </w:tcPr>
          <w:p w14:paraId="3E591202"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7A14B6C8"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"http://www.peptideatlas.org/PSI/schemas/mzIdentML/1.2/figures/DataCollection.png"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"http://www.peptideatlas.org/PSI/schemas/mzIdentML/1.2/figures/DataCollection.png"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"http://www.peptideatlas.org/PSI/schemas/mzIdentML/1.2/figures/DataCollection.png"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"http://www.peptideatlas.org/PSI/schemas/mzIdentML/1.2/figures/DataCollection.png"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"http://www.peptideatlas.org/PSI/schemas/mzIdentML/1.2/figures/DataCollection.png"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"http://www.peptideatlas.org/PSI/schemas/mzIdentML/1.2/figures/DataCollection.png"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"http://www.peptideatlas.org/PSI/schemas/mzIdentML/1.2/figures/DataCollection.png"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"http://www.peptideatlas.org/PSI/schemas/mzIdentML/1.2/figures/DataCollection.png"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"http://www.peptideatlas.org/PSI/schemas/mzIdentML/1.2/figures/DataCollection.png"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"http://www.peptideatlas.org/PSI/schemas/mzIdentML/1.2/figures/DataCollection.png"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"http://www.peptideatlas.org/PSI/schemas/mzIdentML/1.2/figures/DataCollection.png"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"http://www.peptideatlas.org/PSI/schemas/mzIdentML/1.2/figures/DataCollection.png"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"http://www.peptideatlas.org/PSI/schemas/mzIdentML/1.2/figures/DataCollection.png"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"http://www.peptideatlas.org/PSI/schemas/mzIdentML/1.2/figures/DataCollection.png"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"http://www.peptideatlas.org/PSI/schemas/mzIdentML/1.2/figures/DataCollection.png"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"http://www.peptideatlas.org/PSI/schemas/mzIdentML/1.2/figures/DataCollection.png" \* MERGEFORMATINET </w:instrText>
            </w:r>
            <w:r w:rsidR="0032247A">
              <w:rPr>
                <w:lang w:val="en-US"/>
              </w:rPr>
              <w:fldChar w:fldCharType="separate"/>
            </w:r>
            <w:r w:rsidR="0000336C">
              <w:rPr>
                <w:lang w:val="en-US"/>
              </w:rPr>
              <w:pict w14:anchorId="2F1045D0">
                <v:shape id="_x0000_i1032" type="#_x0000_t75" alt="" style="width:425.1pt;height:482.1pt">
                  <v:imagedata r:id="rId79" r:href="rId80"/>
                </v:shape>
              </w:pict>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1CA2731" w14:textId="77777777" w:rsidTr="00921A47">
        <w:trPr>
          <w:tblCellSpacing w:w="15" w:type="dxa"/>
        </w:trPr>
        <w:tc>
          <w:tcPr>
            <w:tcW w:w="0" w:type="auto"/>
            <w:vAlign w:val="center"/>
            <w:hideMark/>
          </w:tcPr>
          <w:p w14:paraId="487190B9"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14:paraId="47C9D722" w14:textId="77777777" w:rsidR="00921A47" w:rsidRPr="006518C9" w:rsidRDefault="00921A47">
            <w:pPr>
              <w:pStyle w:val="HTMLPreformatted"/>
            </w:pPr>
            <w:r w:rsidRPr="006518C9">
              <w:lastRenderedPageBreak/>
              <w:t>&lt;DataCollection&gt;</w:t>
            </w:r>
          </w:p>
          <w:p w14:paraId="254F0999" w14:textId="77777777" w:rsidR="00921A47" w:rsidRPr="006518C9" w:rsidRDefault="00921A47">
            <w:pPr>
              <w:pStyle w:val="HTMLPreformatted"/>
            </w:pPr>
            <w:r w:rsidRPr="006518C9">
              <w:t>&lt;Inputs xmlns="http://psidev.info/psi/pi/mzIdentML/1.2"&gt;</w:t>
            </w:r>
          </w:p>
          <w:p w14:paraId="642FE8AE" w14:textId="77777777" w:rsidR="008F498D" w:rsidRPr="006518C9" w:rsidRDefault="00921A47">
            <w:pPr>
              <w:pStyle w:val="HTMLPreformatted"/>
            </w:pPr>
            <w:r w:rsidRPr="006518C9">
              <w:lastRenderedPageBreak/>
              <w:t xml:space="preserve">    &lt;SearchDatabase numDatabaseSequences="57566" location="E:\Work\PSI\mzIdentML\ProteinInference\Rosetta2\FASTAswithecoli\Rosetta_uniprot_20130402_</w:t>
            </w:r>
          </w:p>
          <w:p w14:paraId="1CFE3A99" w14:textId="77777777" w:rsidR="00921A47" w:rsidRPr="006518C9" w:rsidRDefault="00921A47">
            <w:pPr>
              <w:pStyle w:val="HTMLPreformatted"/>
            </w:pPr>
            <w:r w:rsidRPr="006518C9">
              <w:t>mouse_SWISS_can_iso_ECOLI.fasta" id="SearchDB_1"&gt;</w:t>
            </w:r>
          </w:p>
          <w:p w14:paraId="601ABBD3" w14:textId="77777777" w:rsidR="00921A47" w:rsidRPr="006518C9" w:rsidRDefault="00921A47">
            <w:pPr>
              <w:pStyle w:val="HTMLPreformatted"/>
            </w:pPr>
            <w:r w:rsidRPr="006518C9">
              <w:t xml:space="preserve">        &lt;FileFormat&gt;</w:t>
            </w:r>
          </w:p>
          <w:p w14:paraId="7CA468FD" w14:textId="77777777" w:rsidR="00921A47" w:rsidRPr="006518C9" w:rsidRDefault="00921A47">
            <w:pPr>
              <w:pStyle w:val="HTMLPreformatted"/>
            </w:pPr>
            <w:r w:rsidRPr="006518C9">
              <w:t xml:space="preserve">            &lt;cvParam accession="MS:1001348" cvRef="PSI-MS" name="FASTA format"/&gt;</w:t>
            </w:r>
          </w:p>
          <w:p w14:paraId="4A5C9BDC" w14:textId="77777777" w:rsidR="00921A47" w:rsidRPr="006518C9" w:rsidRDefault="00921A47">
            <w:pPr>
              <w:pStyle w:val="HTMLPreformatted"/>
            </w:pPr>
            <w:r w:rsidRPr="006518C9">
              <w:t xml:space="preserve">        &lt;/FileFormat&gt;</w:t>
            </w:r>
          </w:p>
          <w:p w14:paraId="5DD41AC4" w14:textId="77777777" w:rsidR="00921A47" w:rsidRPr="006518C9" w:rsidRDefault="00921A47">
            <w:pPr>
              <w:pStyle w:val="HTMLPreformatted"/>
            </w:pPr>
            <w:r w:rsidRPr="006518C9">
              <w:t xml:space="preserve">        &lt;DatabaseName&gt;</w:t>
            </w:r>
          </w:p>
          <w:p w14:paraId="2D13B4DC" w14:textId="77777777" w:rsidR="00921A47" w:rsidRPr="006518C9" w:rsidRDefault="00921A47">
            <w:pPr>
              <w:pStyle w:val="HTMLPreformatted"/>
            </w:pPr>
            <w:r w:rsidRPr="006518C9">
              <w:t xml:space="preserve">  ...</w:t>
            </w:r>
          </w:p>
          <w:p w14:paraId="680E25B9" w14:textId="77777777" w:rsidR="00921A47" w:rsidRPr="006518C9" w:rsidRDefault="00921A47">
            <w:pPr>
              <w:pStyle w:val="HTMLPreformatted"/>
            </w:pPr>
            <w:r w:rsidRPr="006518C9">
              <w:t>&lt;/DataCollection&gt;</w:t>
            </w:r>
          </w:p>
        </w:tc>
      </w:tr>
    </w:tbl>
    <w:p w14:paraId="434E3561" w14:textId="77777777" w:rsidR="00921A47" w:rsidRPr="006518C9" w:rsidRDefault="00921A47" w:rsidP="00921A47">
      <w:pPr>
        <w:rPr>
          <w:lang w:val="en-US"/>
        </w:rPr>
      </w:pPr>
    </w:p>
    <w:p w14:paraId="2A629505" w14:textId="77777777" w:rsidR="00921A47" w:rsidRPr="006518C9" w:rsidRDefault="00921A47" w:rsidP="00921A47">
      <w:pPr>
        <w:pStyle w:val="Heading2"/>
      </w:pPr>
      <w:bookmarkStart w:id="170" w:name="_Toc457214078"/>
      <w:r w:rsidRPr="006518C9">
        <w:t>Element &lt;</w:t>
      </w:r>
      <w:bookmarkStart w:id="171" w:name="DBSequence"/>
      <w:r w:rsidRPr="006518C9">
        <w:t>DBSequence</w:t>
      </w:r>
      <w:bookmarkEnd w:id="171"/>
      <w:r w:rsidRPr="006518C9">
        <w:t>&gt;</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0E4C13AC" w14:textId="77777777" w:rsidTr="00921A47">
        <w:trPr>
          <w:tblCellSpacing w:w="15" w:type="dxa"/>
        </w:trPr>
        <w:tc>
          <w:tcPr>
            <w:tcW w:w="0" w:type="auto"/>
            <w:vAlign w:val="center"/>
            <w:hideMark/>
          </w:tcPr>
          <w:p w14:paraId="22FBB5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D7F78DA"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5280AB6E" w14:textId="77777777" w:rsidTr="00921A47">
        <w:trPr>
          <w:tblCellSpacing w:w="15" w:type="dxa"/>
        </w:trPr>
        <w:tc>
          <w:tcPr>
            <w:tcW w:w="0" w:type="auto"/>
            <w:vAlign w:val="center"/>
            <w:hideMark/>
          </w:tcPr>
          <w:p w14:paraId="179B641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5C499C" w14:textId="77777777" w:rsidR="00921A47" w:rsidRPr="006518C9" w:rsidRDefault="00921A47">
            <w:pPr>
              <w:rPr>
                <w:sz w:val="24"/>
                <w:szCs w:val="24"/>
                <w:lang w:val="en-US"/>
              </w:rPr>
            </w:pPr>
            <w:r w:rsidRPr="006518C9">
              <w:rPr>
                <w:lang w:val="en-US"/>
              </w:rPr>
              <w:t xml:space="preserve">DBSequenceType </w:t>
            </w:r>
          </w:p>
        </w:tc>
      </w:tr>
      <w:tr w:rsidR="00921A47" w:rsidRPr="006518C9" w14:paraId="25758693" w14:textId="77777777" w:rsidTr="00921A47">
        <w:trPr>
          <w:tblCellSpacing w:w="15" w:type="dxa"/>
        </w:trPr>
        <w:tc>
          <w:tcPr>
            <w:tcW w:w="0" w:type="auto"/>
            <w:vAlign w:val="center"/>
            <w:hideMark/>
          </w:tcPr>
          <w:p w14:paraId="2D3D78E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14:paraId="5F5602A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C70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5AD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E6C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E2D6A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8A38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048D7"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70B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FA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8E6A21" w14:textId="77777777" w:rsidR="00921A47" w:rsidRPr="006518C9" w:rsidRDefault="00921A47">
                  <w:pPr>
                    <w:rPr>
                      <w:sz w:val="24"/>
                      <w:szCs w:val="24"/>
                      <w:lang w:val="en-US"/>
                    </w:rPr>
                  </w:pPr>
                  <w:r w:rsidRPr="006518C9">
                    <w:rPr>
                      <w:lang w:val="en-US"/>
                    </w:rPr>
                    <w:t>The unique accession of this sequence.</w:t>
                  </w:r>
                </w:p>
              </w:tc>
            </w:tr>
            <w:tr w:rsidR="00921A47" w:rsidRPr="006518C9" w14:paraId="4032C76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93C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4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EF82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C36C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76DDBF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76DA"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864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53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56F3C6D"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F74A0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C7FA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AED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0FB3"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6A2E0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BC621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CA58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81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A5A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65E2D8" w14:textId="77777777" w:rsidR="00921A47" w:rsidRPr="006518C9" w:rsidRDefault="00921A47">
                  <w:pPr>
                    <w:rPr>
                      <w:sz w:val="24"/>
                      <w:szCs w:val="24"/>
                      <w:lang w:val="en-US"/>
                    </w:rPr>
                  </w:pPr>
                  <w:r w:rsidRPr="006518C9">
                    <w:rPr>
                      <w:lang w:val="en-US"/>
                    </w:rPr>
                    <w:t>The source database of this sequence.</w:t>
                  </w:r>
                </w:p>
              </w:tc>
            </w:tr>
          </w:tbl>
          <w:p w14:paraId="6D0CF73B" w14:textId="77777777" w:rsidR="00921A47" w:rsidRPr="006518C9" w:rsidRDefault="00921A47">
            <w:pPr>
              <w:rPr>
                <w:sz w:val="24"/>
                <w:szCs w:val="24"/>
                <w:lang w:val="en-US"/>
              </w:rPr>
            </w:pPr>
          </w:p>
        </w:tc>
      </w:tr>
      <w:tr w:rsidR="00921A47" w:rsidRPr="006518C9" w14:paraId="4C1FC982" w14:textId="77777777" w:rsidTr="00921A47">
        <w:trPr>
          <w:tblCellSpacing w:w="15" w:type="dxa"/>
        </w:trPr>
        <w:tc>
          <w:tcPr>
            <w:tcW w:w="0" w:type="auto"/>
            <w:vAlign w:val="center"/>
            <w:hideMark/>
          </w:tcPr>
          <w:p w14:paraId="28B87DD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16E177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12D3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D3E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1C8C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04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D6EA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3419D" w14:textId="77777777" w:rsidR="00921A47" w:rsidRPr="006518C9" w:rsidRDefault="0032247A">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1919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3BD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A6810"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E9146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1585"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05C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4B3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53D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AFB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A3BC7"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B400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B06A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F12A" w14:textId="77777777" w:rsidR="00921A47" w:rsidRPr="006518C9" w:rsidRDefault="00921A47">
                  <w:pPr>
                    <w:rPr>
                      <w:sz w:val="24"/>
                      <w:szCs w:val="24"/>
                      <w:lang w:val="en-US"/>
                    </w:rPr>
                  </w:pPr>
                  <w:r w:rsidRPr="006518C9">
                    <w:rPr>
                      <w:lang w:val="en-US"/>
                    </w:rPr>
                    <w:t>A single user-defined parameter.</w:t>
                  </w:r>
                </w:p>
              </w:tc>
            </w:tr>
          </w:tbl>
          <w:p w14:paraId="29C02A34" w14:textId="77777777" w:rsidR="00921A47" w:rsidRPr="006518C9" w:rsidRDefault="00921A47">
            <w:pPr>
              <w:rPr>
                <w:sz w:val="24"/>
                <w:szCs w:val="24"/>
                <w:lang w:val="en-US"/>
              </w:rPr>
            </w:pPr>
          </w:p>
        </w:tc>
      </w:tr>
      <w:tr w:rsidR="00921A47" w:rsidRPr="006518C9" w14:paraId="41399DF9" w14:textId="77777777" w:rsidTr="00921A47">
        <w:trPr>
          <w:tblCellSpacing w:w="15" w:type="dxa"/>
        </w:trPr>
        <w:tc>
          <w:tcPr>
            <w:tcW w:w="0" w:type="auto"/>
            <w:vAlign w:val="center"/>
            <w:hideMark/>
          </w:tcPr>
          <w:p w14:paraId="7A8258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5787356" w14:textId="77777777" w:rsidR="008F498D" w:rsidRPr="006518C9" w:rsidRDefault="00921A47">
            <w:pPr>
              <w:pStyle w:val="HTMLPreformatted"/>
            </w:pPr>
            <w:r w:rsidRPr="006518C9">
              <w:t>&lt;DBSequence accession="sp|P20029|GRP78_MOUSE 78 kDa glucose-regulated protein OS=Mus musculus GN=Hspa5</w:t>
            </w:r>
          </w:p>
          <w:p w14:paraId="28EDA640" w14:textId="77777777" w:rsidR="008F498D" w:rsidRPr="006518C9" w:rsidRDefault="00921A47">
            <w:pPr>
              <w:pStyle w:val="HTMLPreformatted"/>
            </w:pPr>
            <w:r w:rsidRPr="006518C9">
              <w:t>PE=1..." searchDatabase_ref="SearchDB_1" length="655" name="sp|P20029|GRP78_MOUSE 78 kDa glucose-regula</w:t>
            </w:r>
          </w:p>
          <w:p w14:paraId="400FB067" w14:textId="77777777" w:rsidR="008F498D" w:rsidRPr="006518C9" w:rsidRDefault="00921A47">
            <w:pPr>
              <w:pStyle w:val="HTMLPreformatted"/>
            </w:pPr>
            <w:r w:rsidRPr="006518C9">
              <w:t>ted protein OS=Mus musculus GN=Hspa5 PE=1 SV=3" id="dbseq_sp|P20029|GRP78_MOUSE 78 kDa glucose-regulated</w:t>
            </w:r>
          </w:p>
          <w:p w14:paraId="34EF4060" w14:textId="77777777" w:rsidR="00921A47" w:rsidRPr="006518C9" w:rsidRDefault="00921A47">
            <w:pPr>
              <w:pStyle w:val="HTMLPreformatted"/>
            </w:pPr>
            <w:r w:rsidRPr="006518C9">
              <w:t>protein OS=Mus musculus GN=Hspa5 PE=1..."&gt;</w:t>
            </w:r>
          </w:p>
          <w:p w14:paraId="59857E5C" w14:textId="77777777" w:rsidR="008F498D" w:rsidRPr="006518C9" w:rsidRDefault="00921A47">
            <w:pPr>
              <w:pStyle w:val="HTMLPreformatted"/>
            </w:pPr>
            <w:r w:rsidRPr="006518C9">
              <w:t xml:space="preserve">    &lt;Seq&gt;MMKFTVVAAALLLLGAVRAEEEDKKEDVGTVVGIDLGTTYSCVGVFKNGRVEIIANDQGNRITPSYVAFTPEGERLIGDAAKNQLTSNPENTVFDA</w:t>
            </w:r>
          </w:p>
          <w:p w14:paraId="714D874E" w14:textId="77777777" w:rsidR="008F498D" w:rsidRPr="006518C9" w:rsidRDefault="00921A47">
            <w:pPr>
              <w:pStyle w:val="HTMLPreformatted"/>
            </w:pPr>
            <w:r w:rsidRPr="006518C9">
              <w:t>KRLIGRTWNDPSVQQDIKFLPFKVVEKKTKPYIQVDIGGGQTKTFAPEEISAMVLTKMKETAEAYLGKKVTHAVVTVPAYFNDAQRQATKDAGTIAGLNVM</w:t>
            </w:r>
          </w:p>
          <w:p w14:paraId="464CAD27" w14:textId="77777777" w:rsidR="008F498D" w:rsidRPr="006518C9" w:rsidRDefault="00921A47">
            <w:pPr>
              <w:pStyle w:val="HTMLPreformatted"/>
            </w:pPr>
            <w:r w:rsidRPr="006518C9">
              <w:t>RIINEPTAAAIAYGLDKREGEKNILVFDLGGGTFDVSLLTIDNGVFEVVATNGDTHLGGEDFDQRVMEHFIKLYKKKTGKDVRKDNRAVQKLRREVEKAKR</w:t>
            </w:r>
          </w:p>
          <w:p w14:paraId="069B87B7" w14:textId="77777777" w:rsidR="008F498D" w:rsidRPr="006518C9" w:rsidRDefault="00921A47">
            <w:pPr>
              <w:pStyle w:val="HTMLPreformatted"/>
            </w:pPr>
            <w:r w:rsidRPr="006518C9">
              <w:t>ALSSQHQARIEIESFFEGEDFSETLTRAKFEELNMDLFRSTMKPVQKVLEDSDLKKSDIDEIVLVGGSTRIPKIQQLVKEFFNGKEPSRGINPDEAVAYGA</w:t>
            </w:r>
          </w:p>
          <w:p w14:paraId="17B22317" w14:textId="77777777" w:rsidR="008F498D" w:rsidRPr="006518C9" w:rsidRDefault="00921A47">
            <w:pPr>
              <w:pStyle w:val="HTMLPreformatted"/>
            </w:pPr>
            <w:r w:rsidRPr="006518C9">
              <w:t>AVQAGVLSGDQDTGDLVLLDVCPLTLGIETVGGVMTKLIPRNTVVPTKKSQIFSTASDNQPTVTIKVYEGERPLTKDNHLLGTFDLTGIPPAPRGVPQIEV</w:t>
            </w:r>
          </w:p>
          <w:p w14:paraId="27F8F842" w14:textId="77777777" w:rsidR="008F498D" w:rsidRPr="006518C9" w:rsidRDefault="00921A47">
            <w:pPr>
              <w:pStyle w:val="HTMLPreformatted"/>
            </w:pPr>
            <w:r w:rsidRPr="006518C9">
              <w:t>TFEIDVNGILRVTAEDKGTGNKNKITITNDQNRLTPEEIERMVNDAEKFAEEDKKLKERIDTRNELESYAYSLKNQIGDKEKLGGKLSSEDKETMEKAVEE</w:t>
            </w:r>
          </w:p>
          <w:p w14:paraId="1558B9B8" w14:textId="77777777" w:rsidR="00921A47" w:rsidRPr="006518C9" w:rsidRDefault="00921A47">
            <w:pPr>
              <w:pStyle w:val="HTMLPreformatted"/>
            </w:pPr>
            <w:r w:rsidRPr="006518C9">
              <w:t>KIEWLESHQDADIEDFKAKKKELEEIVQPIISKLYGSGGPPPTGEEDTSEKDEL&lt;/Seq&gt;</w:t>
            </w:r>
          </w:p>
          <w:p w14:paraId="07D99519" w14:textId="77777777" w:rsidR="00921A47" w:rsidRPr="006518C9" w:rsidRDefault="00921A47">
            <w:pPr>
              <w:pStyle w:val="HTMLPreformatted"/>
            </w:pPr>
            <w:r w:rsidRPr="006518C9">
              <w:t>&lt;/DBSequence&gt;</w:t>
            </w:r>
          </w:p>
        </w:tc>
      </w:tr>
      <w:tr w:rsidR="00921A47" w:rsidRPr="006518C9" w14:paraId="27CBFD62" w14:textId="77777777" w:rsidTr="00921A47">
        <w:trPr>
          <w:tblCellSpacing w:w="15" w:type="dxa"/>
        </w:trPr>
        <w:tc>
          <w:tcPr>
            <w:tcW w:w="0" w:type="auto"/>
            <w:vAlign w:val="center"/>
            <w:hideMark/>
          </w:tcPr>
          <w:p w14:paraId="5A6E34A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0E679F4" w14:textId="77777777" w:rsidR="00921A47" w:rsidRPr="006518C9" w:rsidRDefault="00921A47">
            <w:pPr>
              <w:pStyle w:val="HTMLPreformatted"/>
            </w:pPr>
            <w:r w:rsidRPr="006518C9">
              <w:t>Path /MzIdentML/SequenceCollection/DBSequence</w:t>
            </w:r>
          </w:p>
          <w:p w14:paraId="34E16194" w14:textId="77777777" w:rsidR="00921A47" w:rsidRPr="006518C9" w:rsidRDefault="00921A47">
            <w:pPr>
              <w:pStyle w:val="HTMLPreformatted"/>
            </w:pPr>
            <w:r w:rsidRPr="006518C9">
              <w:t xml:space="preserve">MAY supply a *child* term of </w:t>
            </w:r>
            <w:hyperlink r:id="rId81"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45693FBC" w14:textId="77777777" w:rsidR="00921A47" w:rsidRPr="006518C9" w:rsidRDefault="00921A47">
            <w:pPr>
              <w:pStyle w:val="HTMLPreformatted"/>
            </w:pPr>
            <w:r w:rsidRPr="006518C9">
              <w:t xml:space="preserve">  e.g.: </w:t>
            </w:r>
            <w:hyperlink r:id="rId82"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71BEE862" w14:textId="77777777" w:rsidR="00921A47" w:rsidRPr="006518C9" w:rsidRDefault="00921A47">
            <w:pPr>
              <w:pStyle w:val="HTMLPreformatted"/>
            </w:pPr>
            <w:r w:rsidRPr="006518C9">
              <w:t xml:space="preserve">  e.g.: </w:t>
            </w:r>
            <w:hyperlink r:id="rId83"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43E5F6AE" w14:textId="77777777" w:rsidR="00921A47" w:rsidRPr="006518C9" w:rsidRDefault="00921A47">
            <w:pPr>
              <w:pStyle w:val="HTMLPreformatted"/>
            </w:pPr>
            <w:r w:rsidRPr="006518C9">
              <w:t xml:space="preserve">  e.g.: </w:t>
            </w:r>
            <w:hyperlink r:id="rId84" w:tgtFrame="new" w:history="1">
              <w:r w:rsidRPr="006518C9">
                <w:rPr>
                  <w:rStyle w:val="Hyperlink"/>
                </w:rPr>
                <w:t>MS:1001343</w:t>
              </w:r>
            </w:hyperlink>
            <w:r w:rsidRPr="006518C9">
              <w:t xml:space="preserve"> (</w:t>
            </w:r>
            <w:r w:rsidRPr="006518C9">
              <w:rPr>
                <w:rStyle w:val="popup"/>
              </w:rPr>
              <w:t>NA sequence</w:t>
            </w:r>
            <w:r w:rsidRPr="006518C9">
              <w:t xml:space="preserve">) </w:t>
            </w:r>
          </w:p>
          <w:p w14:paraId="68354D72" w14:textId="77777777" w:rsidR="00921A47" w:rsidRPr="006518C9" w:rsidRDefault="00921A47">
            <w:pPr>
              <w:pStyle w:val="HTMLPreformatted"/>
            </w:pPr>
            <w:r w:rsidRPr="006518C9">
              <w:t xml:space="preserve">  e.g.: </w:t>
            </w:r>
            <w:hyperlink r:id="rId85" w:tgtFrame="new" w:history="1">
              <w:r w:rsidRPr="006518C9">
                <w:rPr>
                  <w:rStyle w:val="Hyperlink"/>
                </w:rPr>
                <w:t>MS:1001344</w:t>
              </w:r>
            </w:hyperlink>
            <w:r w:rsidRPr="006518C9">
              <w:t xml:space="preserve"> (</w:t>
            </w:r>
            <w:r w:rsidRPr="006518C9">
              <w:rPr>
                <w:rStyle w:val="popup"/>
              </w:rPr>
              <w:t>AA sequence</w:t>
            </w:r>
            <w:r w:rsidRPr="006518C9">
              <w:t xml:space="preserve">) </w:t>
            </w:r>
          </w:p>
          <w:p w14:paraId="5FE8FF41" w14:textId="77777777" w:rsidR="00921A47" w:rsidRPr="006518C9" w:rsidRDefault="00921A47">
            <w:pPr>
              <w:pStyle w:val="HTMLPreformatted"/>
            </w:pPr>
            <w:r w:rsidRPr="006518C9">
              <w:t xml:space="preserve">  e.g.: </w:t>
            </w:r>
            <w:hyperlink r:id="rId86"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08954F96" w14:textId="77777777" w:rsidR="00921A47" w:rsidRPr="006518C9" w:rsidRDefault="00921A47">
            <w:pPr>
              <w:pStyle w:val="HTMLPreformatted"/>
            </w:pPr>
            <w:r w:rsidRPr="006518C9">
              <w:t xml:space="preserve">  e.g.: </w:t>
            </w:r>
            <w:hyperlink r:id="rId87"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631AE157" w14:textId="77777777" w:rsidR="00921A47" w:rsidRPr="006518C9" w:rsidRDefault="00921A47">
            <w:pPr>
              <w:pStyle w:val="HTMLPreformatted"/>
            </w:pPr>
            <w:r w:rsidRPr="006518C9">
              <w:t xml:space="preserve">  e.g.: </w:t>
            </w:r>
            <w:hyperlink r:id="rId88"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943BB1F" w14:textId="77777777" w:rsidR="00921A47" w:rsidRPr="006518C9" w:rsidRDefault="00921A47">
            <w:pPr>
              <w:pStyle w:val="HTMLPreformatted"/>
            </w:pPr>
            <w:r w:rsidRPr="006518C9">
              <w:t xml:space="preserve">  e.g.: </w:t>
            </w:r>
            <w:hyperlink r:id="rId89"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566E590B" w14:textId="77777777" w:rsidR="00921A47" w:rsidRPr="006518C9" w:rsidRDefault="00921A47">
            <w:pPr>
              <w:pStyle w:val="HTMLPreformatted"/>
            </w:pPr>
            <w:r w:rsidRPr="006518C9">
              <w:t xml:space="preserve">MAY supply a *child* term of </w:t>
            </w:r>
            <w:hyperlink r:id="rId90"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625AF175" w14:textId="77777777" w:rsidR="00921A47" w:rsidRPr="006518C9" w:rsidRDefault="00921A47">
            <w:pPr>
              <w:pStyle w:val="HTMLPreformatted"/>
            </w:pPr>
            <w:r w:rsidRPr="006518C9">
              <w:t xml:space="preserve">  e.g.: </w:t>
            </w:r>
            <w:hyperlink r:id="rId91"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5EDF603" w14:textId="77777777" w:rsidR="00921A47" w:rsidRPr="006518C9" w:rsidRDefault="00921A47">
            <w:pPr>
              <w:pStyle w:val="HTMLPreformatted"/>
            </w:pPr>
            <w:r w:rsidRPr="006518C9">
              <w:t xml:space="preserve">  e.g.: </w:t>
            </w:r>
            <w:hyperlink r:id="rId92"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503A922" w14:textId="77777777" w:rsidR="00921A47" w:rsidRPr="006518C9" w:rsidRDefault="00921A47">
            <w:pPr>
              <w:pStyle w:val="HTMLPreformatted"/>
            </w:pPr>
            <w:r w:rsidRPr="006518C9">
              <w:t xml:space="preserve">  e.g.: </w:t>
            </w:r>
            <w:hyperlink r:id="rId93"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187C413D" w14:textId="77777777" w:rsidR="00921A47" w:rsidRPr="006518C9" w:rsidRDefault="00921A47">
            <w:pPr>
              <w:pStyle w:val="HTMLPreformatted"/>
            </w:pPr>
            <w:r w:rsidRPr="006518C9">
              <w:t xml:space="preserve">  e.g.: </w:t>
            </w:r>
            <w:hyperlink r:id="rId94"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71DF8A5D" w14:textId="77777777" w:rsidR="00921A47" w:rsidRPr="006518C9" w:rsidRDefault="00921A47">
            <w:pPr>
              <w:pStyle w:val="HTMLPreformatted"/>
            </w:pPr>
            <w:r w:rsidRPr="006518C9">
              <w:t xml:space="preserve">  e.g.: </w:t>
            </w:r>
            <w:hyperlink r:id="rId95"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FC415C8" w14:textId="77777777" w:rsidTr="00921A47">
        <w:trPr>
          <w:tblCellSpacing w:w="15" w:type="dxa"/>
        </w:trPr>
        <w:tc>
          <w:tcPr>
            <w:tcW w:w="0" w:type="auto"/>
            <w:vAlign w:val="center"/>
            <w:hideMark/>
          </w:tcPr>
          <w:p w14:paraId="57C46C25"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2575B597"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10846EC7" w14:textId="77777777" w:rsidR="00921A47" w:rsidRPr="006518C9" w:rsidRDefault="00193359" w:rsidP="00921A47">
      <w:pPr>
        <w:rPr>
          <w:b/>
          <w:lang w:val="en-US"/>
        </w:rPr>
      </w:pPr>
      <w:r w:rsidRPr="006518C9">
        <w:rPr>
          <w:b/>
          <w:lang w:val="en-US"/>
        </w:rPr>
        <w:t>Example for proteogenomics search:</w:t>
      </w:r>
    </w:p>
    <w:p w14:paraId="439A88F5"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84EF7B"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accession="MS:1002637" name="chromosome name" value="21"&gt;&lt;/cvParam&gt;</w:t>
      </w:r>
    </w:p>
    <w:p w14:paraId="78E3F84E"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accession="MS:1002638" name="chromosome strand" value="-"&gt;&lt;/cvParam&gt;</w:t>
      </w:r>
    </w:p>
    <w:p w14:paraId="5CB9B222"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accession="MS:1002644" name="genome reference version" value="Homo_sapiens.GRCh38.77.gff3"&gt;&lt;/cvParam&gt;</w:t>
      </w:r>
    </w:p>
    <w:p w14:paraId="5AF3AE7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517935EB" w14:textId="77777777" w:rsidR="00193359" w:rsidRPr="006518C9" w:rsidRDefault="00193359" w:rsidP="00921A47">
      <w:pPr>
        <w:rPr>
          <w:lang w:val="en-US"/>
        </w:rPr>
      </w:pPr>
    </w:p>
    <w:p w14:paraId="321649AB" w14:textId="77777777" w:rsidR="00921A47" w:rsidRPr="006518C9" w:rsidRDefault="00921A47" w:rsidP="00921A47">
      <w:pPr>
        <w:pStyle w:val="Heading2"/>
      </w:pPr>
      <w:bookmarkStart w:id="172" w:name="_Toc457214079"/>
      <w:r w:rsidRPr="006518C9">
        <w:t>Element &lt;</w:t>
      </w:r>
      <w:bookmarkStart w:id="173" w:name="Enzyme"/>
      <w:r w:rsidRPr="006518C9">
        <w:t>Enzyme</w:t>
      </w:r>
      <w:bookmarkEnd w:id="173"/>
      <w:r w:rsidRPr="006518C9">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135D4F8B" w14:textId="77777777" w:rsidTr="00921A47">
        <w:trPr>
          <w:tblCellSpacing w:w="15" w:type="dxa"/>
        </w:trPr>
        <w:tc>
          <w:tcPr>
            <w:tcW w:w="0" w:type="auto"/>
            <w:vAlign w:val="center"/>
            <w:hideMark/>
          </w:tcPr>
          <w:p w14:paraId="1C15020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FBCFBC"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7E2A31D7" w14:textId="77777777" w:rsidTr="00921A47">
        <w:trPr>
          <w:tblCellSpacing w:w="15" w:type="dxa"/>
        </w:trPr>
        <w:tc>
          <w:tcPr>
            <w:tcW w:w="0" w:type="auto"/>
            <w:vAlign w:val="center"/>
            <w:hideMark/>
          </w:tcPr>
          <w:p w14:paraId="7DC13ED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995AD67" w14:textId="77777777" w:rsidR="00921A47" w:rsidRPr="006518C9" w:rsidRDefault="00921A47">
            <w:pPr>
              <w:rPr>
                <w:sz w:val="24"/>
                <w:szCs w:val="24"/>
                <w:lang w:val="en-US"/>
              </w:rPr>
            </w:pPr>
            <w:r w:rsidRPr="006518C9">
              <w:rPr>
                <w:lang w:val="en-US"/>
              </w:rPr>
              <w:t xml:space="preserve">EnzymeType </w:t>
            </w:r>
          </w:p>
        </w:tc>
      </w:tr>
      <w:tr w:rsidR="00921A47" w:rsidRPr="006518C9" w14:paraId="6CCDF79C" w14:textId="77777777" w:rsidTr="00921A47">
        <w:trPr>
          <w:tblCellSpacing w:w="15" w:type="dxa"/>
        </w:trPr>
        <w:tc>
          <w:tcPr>
            <w:tcW w:w="0" w:type="auto"/>
            <w:vAlign w:val="center"/>
            <w:hideMark/>
          </w:tcPr>
          <w:p w14:paraId="33C6F4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14:paraId="4A800E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B15E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EAD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8B9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67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9E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79549"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EDFB" w14:textId="77777777" w:rsidR="00921A47" w:rsidRPr="006518C9" w:rsidRDefault="00921A47">
                  <w:pPr>
                    <w:rPr>
                      <w:lang w:val="en-US"/>
                    </w:rPr>
                  </w:pPr>
                  <w:r w:rsidRPr="006518C9">
                    <w:rPr>
                      <w:lang w:val="en-US"/>
                    </w:rPr>
                    <w:t>xsd:string with restriction</w:t>
                  </w:r>
                </w:p>
                <w:p w14:paraId="70D49591"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ABE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2AB7E" w14:textId="77777777" w:rsidR="00921A47" w:rsidRPr="006518C9" w:rsidRDefault="00921A47">
                  <w:pPr>
                    <w:rPr>
                      <w:sz w:val="24"/>
                      <w:szCs w:val="24"/>
                      <w:lang w:val="en-US"/>
                    </w:rPr>
                  </w:pPr>
                  <w:r w:rsidRPr="006518C9">
                    <w:rPr>
                      <w:lang w:val="en-US"/>
                    </w:rPr>
                    <w:t>Element formula gained at CTerm.</w:t>
                  </w:r>
                </w:p>
              </w:tc>
            </w:tr>
            <w:tr w:rsidR="00921A47" w:rsidRPr="006518C9" w14:paraId="142ED5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E8EE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09A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844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D43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7D8BC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B752C9"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C9C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B7B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058D"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4268D6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64E41"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24"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3BDC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C45"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2C07CD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56D34"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4A8B" w14:textId="77777777" w:rsidR="00921A47" w:rsidRPr="006518C9" w:rsidRDefault="00921A47">
                  <w:pPr>
                    <w:rPr>
                      <w:lang w:val="en-US"/>
                    </w:rPr>
                  </w:pPr>
                  <w:r w:rsidRPr="006518C9">
                    <w:rPr>
                      <w:lang w:val="en-US"/>
                    </w:rPr>
                    <w:t>xsd:string with restriction</w:t>
                  </w:r>
                </w:p>
                <w:p w14:paraId="63178A7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CF0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1AED" w14:textId="77777777" w:rsidR="00921A47" w:rsidRPr="006518C9" w:rsidRDefault="00921A47">
                  <w:pPr>
                    <w:rPr>
                      <w:sz w:val="24"/>
                      <w:szCs w:val="24"/>
                      <w:lang w:val="en-US"/>
                    </w:rPr>
                  </w:pPr>
                  <w:r w:rsidRPr="006518C9">
                    <w:rPr>
                      <w:lang w:val="en-US"/>
                    </w:rPr>
                    <w:t>Element formula gained at NTerm.</w:t>
                  </w:r>
                </w:p>
              </w:tc>
            </w:tr>
            <w:tr w:rsidR="00921A47" w:rsidRPr="006518C9" w14:paraId="4D3D16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2202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59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4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2DE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1FC3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CA897"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79E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E677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2F6C"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02FE31ED" w14:textId="77777777" w:rsidR="00921A47" w:rsidRPr="006518C9" w:rsidRDefault="00921A47">
            <w:pPr>
              <w:rPr>
                <w:sz w:val="24"/>
                <w:szCs w:val="24"/>
                <w:lang w:val="en-US"/>
              </w:rPr>
            </w:pPr>
          </w:p>
        </w:tc>
      </w:tr>
      <w:tr w:rsidR="00921A47" w:rsidRPr="006518C9" w14:paraId="061B9AE0" w14:textId="77777777" w:rsidTr="00921A47">
        <w:trPr>
          <w:tblCellSpacing w:w="15" w:type="dxa"/>
        </w:trPr>
        <w:tc>
          <w:tcPr>
            <w:tcW w:w="0" w:type="auto"/>
            <w:vAlign w:val="center"/>
            <w:hideMark/>
          </w:tcPr>
          <w:p w14:paraId="34A1037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14:paraId="79E456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333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FB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A1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1C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F8D8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4B0B" w14:textId="77777777" w:rsidR="00921A47" w:rsidRPr="006518C9" w:rsidRDefault="0032247A">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ADD1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7C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3F5C7"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2345CA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5D8EB" w14:textId="77777777" w:rsidR="00921A47" w:rsidRPr="006518C9" w:rsidRDefault="0032247A">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DF99E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B19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23A1" w14:textId="77777777" w:rsidR="00921A47" w:rsidRPr="006518C9" w:rsidRDefault="00921A47">
                  <w:pPr>
                    <w:rPr>
                      <w:sz w:val="24"/>
                      <w:szCs w:val="24"/>
                      <w:lang w:val="en-US"/>
                    </w:rPr>
                  </w:pPr>
                  <w:r w:rsidRPr="006518C9">
                    <w:rPr>
                      <w:lang w:val="en-US"/>
                    </w:rPr>
                    <w:t>The name of the enzyme from a CV.</w:t>
                  </w:r>
                </w:p>
              </w:tc>
            </w:tr>
          </w:tbl>
          <w:p w14:paraId="477C497A" w14:textId="77777777" w:rsidR="00921A47" w:rsidRPr="006518C9" w:rsidRDefault="00921A47">
            <w:pPr>
              <w:rPr>
                <w:sz w:val="24"/>
                <w:szCs w:val="24"/>
                <w:lang w:val="en-US"/>
              </w:rPr>
            </w:pPr>
          </w:p>
        </w:tc>
      </w:tr>
      <w:tr w:rsidR="00921A47" w:rsidRPr="006518C9" w14:paraId="623E60A4" w14:textId="77777777" w:rsidTr="00921A47">
        <w:trPr>
          <w:tblCellSpacing w:w="15" w:type="dxa"/>
        </w:trPr>
        <w:tc>
          <w:tcPr>
            <w:tcW w:w="0" w:type="auto"/>
            <w:vAlign w:val="center"/>
            <w:hideMark/>
          </w:tcPr>
          <w:p w14:paraId="6C1136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B6F3AFF" w14:textId="77777777" w:rsidR="00921A47" w:rsidRPr="006518C9" w:rsidRDefault="00921A47">
            <w:pPr>
              <w:pStyle w:val="HTMLPreformatted"/>
            </w:pPr>
            <w:r w:rsidRPr="006518C9">
              <w:t>&lt;Enzyme missedCleavages="1" semiSpecific="false" cTermGain="OH" nTermGain="H" id="ENZ_0"&gt;</w:t>
            </w:r>
          </w:p>
          <w:p w14:paraId="25372639" w14:textId="77777777" w:rsidR="00921A47" w:rsidRPr="006518C9" w:rsidRDefault="00921A47">
            <w:pPr>
              <w:pStyle w:val="HTMLPreformatted"/>
            </w:pPr>
            <w:r w:rsidRPr="006518C9">
              <w:t xml:space="preserve">    &lt;SiteRegexp&gt;(?&lt;=[KR])&lt;/SiteRegexp&gt;</w:t>
            </w:r>
          </w:p>
          <w:p w14:paraId="4FC22D9A" w14:textId="77777777" w:rsidR="00921A47" w:rsidRPr="006518C9" w:rsidRDefault="00921A47">
            <w:pPr>
              <w:pStyle w:val="HTMLPreformatted"/>
            </w:pPr>
            <w:r w:rsidRPr="006518C9">
              <w:t xml:space="preserve">    &lt;EnzymeName&gt;</w:t>
            </w:r>
          </w:p>
          <w:p w14:paraId="675C3F11" w14:textId="77777777" w:rsidR="00921A47" w:rsidRPr="006518C9" w:rsidRDefault="00921A47">
            <w:pPr>
              <w:pStyle w:val="HTMLPreformatted"/>
            </w:pPr>
            <w:r w:rsidRPr="006518C9">
              <w:t xml:space="preserve">        &lt;cvParam accession="MS:1001313" cvRef="PSI-MS" name="Trypsin/P"/&gt;</w:t>
            </w:r>
          </w:p>
          <w:p w14:paraId="58EC4C03" w14:textId="77777777" w:rsidR="00921A47" w:rsidRPr="006518C9" w:rsidRDefault="00921A47">
            <w:pPr>
              <w:pStyle w:val="HTMLPreformatted"/>
            </w:pPr>
            <w:r w:rsidRPr="006518C9">
              <w:t xml:space="preserve">    &lt;/EnzymeName&gt;</w:t>
            </w:r>
          </w:p>
          <w:p w14:paraId="7C2CEAF3" w14:textId="77777777" w:rsidR="00921A47" w:rsidRPr="006518C9" w:rsidRDefault="00921A47">
            <w:pPr>
              <w:pStyle w:val="HTMLPreformatted"/>
            </w:pPr>
            <w:r w:rsidRPr="006518C9">
              <w:t>&lt;/Enzyme&gt;</w:t>
            </w:r>
          </w:p>
        </w:tc>
      </w:tr>
    </w:tbl>
    <w:p w14:paraId="0E0E50DE" w14:textId="77777777" w:rsidR="00921A47" w:rsidRPr="006518C9" w:rsidRDefault="00921A47" w:rsidP="00921A47">
      <w:pPr>
        <w:rPr>
          <w:lang w:val="en-US"/>
        </w:rPr>
      </w:pPr>
    </w:p>
    <w:p w14:paraId="56410D98" w14:textId="77777777" w:rsidR="00921A47" w:rsidRPr="006518C9" w:rsidRDefault="00921A47" w:rsidP="00921A47">
      <w:pPr>
        <w:pStyle w:val="Heading2"/>
      </w:pPr>
      <w:bookmarkStart w:id="174" w:name="_Toc457214080"/>
      <w:r w:rsidRPr="006518C9">
        <w:t>Element &lt;</w:t>
      </w:r>
      <w:bookmarkStart w:id="175" w:name="EnzymeName"/>
      <w:r w:rsidRPr="006518C9">
        <w:t>EnzymeName</w:t>
      </w:r>
      <w:bookmarkEnd w:id="175"/>
      <w:r w:rsidRPr="006518C9">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14:paraId="76EE4306" w14:textId="77777777" w:rsidTr="00921A47">
        <w:trPr>
          <w:tblCellSpacing w:w="15" w:type="dxa"/>
        </w:trPr>
        <w:tc>
          <w:tcPr>
            <w:tcW w:w="0" w:type="auto"/>
            <w:vAlign w:val="center"/>
            <w:hideMark/>
          </w:tcPr>
          <w:p w14:paraId="18B35BD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3D7C005"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40519EA5" w14:textId="77777777" w:rsidTr="00921A47">
        <w:trPr>
          <w:tblCellSpacing w:w="15" w:type="dxa"/>
        </w:trPr>
        <w:tc>
          <w:tcPr>
            <w:tcW w:w="0" w:type="auto"/>
            <w:vAlign w:val="center"/>
            <w:hideMark/>
          </w:tcPr>
          <w:p w14:paraId="2D8E3A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710ECD" w14:textId="77777777" w:rsidR="00921A47" w:rsidRPr="006518C9" w:rsidRDefault="00921A47">
            <w:pPr>
              <w:rPr>
                <w:sz w:val="24"/>
                <w:szCs w:val="24"/>
                <w:lang w:val="en-US"/>
              </w:rPr>
            </w:pPr>
            <w:r w:rsidRPr="006518C9">
              <w:rPr>
                <w:lang w:val="en-US"/>
              </w:rPr>
              <w:t xml:space="preserve">ParamListType </w:t>
            </w:r>
          </w:p>
        </w:tc>
      </w:tr>
      <w:tr w:rsidR="00921A47" w:rsidRPr="006518C9" w14:paraId="33BF9B02" w14:textId="77777777" w:rsidTr="00921A47">
        <w:trPr>
          <w:tblCellSpacing w:w="15" w:type="dxa"/>
        </w:trPr>
        <w:tc>
          <w:tcPr>
            <w:tcW w:w="0" w:type="auto"/>
            <w:vAlign w:val="center"/>
            <w:hideMark/>
          </w:tcPr>
          <w:p w14:paraId="1640076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16967CB" w14:textId="77777777" w:rsidR="00921A47" w:rsidRPr="006518C9" w:rsidRDefault="00921A47">
            <w:pPr>
              <w:rPr>
                <w:sz w:val="24"/>
                <w:szCs w:val="24"/>
                <w:lang w:val="en-US"/>
              </w:rPr>
            </w:pPr>
            <w:r w:rsidRPr="006518C9">
              <w:rPr>
                <w:lang w:val="en-US"/>
              </w:rPr>
              <w:t>none</w:t>
            </w:r>
          </w:p>
        </w:tc>
      </w:tr>
      <w:tr w:rsidR="00921A47" w:rsidRPr="006518C9" w14:paraId="04D98F96" w14:textId="77777777" w:rsidTr="00921A47">
        <w:trPr>
          <w:tblCellSpacing w:w="15" w:type="dxa"/>
        </w:trPr>
        <w:tc>
          <w:tcPr>
            <w:tcW w:w="0" w:type="auto"/>
            <w:vAlign w:val="center"/>
            <w:hideMark/>
          </w:tcPr>
          <w:p w14:paraId="58AA616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14:paraId="479DDA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7D02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8A42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88E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952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4A2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EB39F"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CD971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9BC9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12D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D5B9C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33F0B"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B6466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0E6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6056" w14:textId="77777777" w:rsidR="00921A47" w:rsidRPr="006518C9" w:rsidRDefault="00921A47">
                  <w:pPr>
                    <w:rPr>
                      <w:sz w:val="24"/>
                      <w:szCs w:val="24"/>
                      <w:lang w:val="en-US"/>
                    </w:rPr>
                  </w:pPr>
                  <w:r w:rsidRPr="006518C9">
                    <w:rPr>
                      <w:lang w:val="en-US"/>
                    </w:rPr>
                    <w:t>A single user-defined parameter.</w:t>
                  </w:r>
                </w:p>
              </w:tc>
            </w:tr>
          </w:tbl>
          <w:p w14:paraId="1EA04090" w14:textId="77777777" w:rsidR="00921A47" w:rsidRPr="006518C9" w:rsidRDefault="00921A47">
            <w:pPr>
              <w:rPr>
                <w:sz w:val="24"/>
                <w:szCs w:val="24"/>
                <w:lang w:val="en-US"/>
              </w:rPr>
            </w:pPr>
          </w:p>
        </w:tc>
      </w:tr>
      <w:tr w:rsidR="00921A47" w:rsidRPr="006518C9" w14:paraId="194E3149" w14:textId="77777777" w:rsidTr="00921A47">
        <w:trPr>
          <w:tblCellSpacing w:w="15" w:type="dxa"/>
        </w:trPr>
        <w:tc>
          <w:tcPr>
            <w:tcW w:w="0" w:type="auto"/>
            <w:vAlign w:val="center"/>
            <w:hideMark/>
          </w:tcPr>
          <w:p w14:paraId="2966149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1511B" w14:textId="77777777" w:rsidR="00921A47" w:rsidRPr="006518C9" w:rsidRDefault="00921A47">
            <w:pPr>
              <w:pStyle w:val="HTMLPreformatted"/>
            </w:pPr>
            <w:r w:rsidRPr="006518C9">
              <w:t xml:space="preserve">          &lt;EnzymeName&gt;</w:t>
            </w:r>
          </w:p>
          <w:p w14:paraId="1B0147A3" w14:textId="77777777" w:rsidR="00921A47" w:rsidRPr="006518C9" w:rsidRDefault="00921A47">
            <w:pPr>
              <w:pStyle w:val="HTMLPreformatted"/>
            </w:pPr>
            <w:r w:rsidRPr="006518C9">
              <w:t xml:space="preserve">            &lt;cvParam cvRef="PSI-MS" accession="MS:1001251" name="Trypsin"/&gt;</w:t>
            </w:r>
          </w:p>
          <w:p w14:paraId="1B25EEFD" w14:textId="77777777" w:rsidR="00921A47" w:rsidRPr="006518C9" w:rsidRDefault="00921A47">
            <w:pPr>
              <w:pStyle w:val="HTMLPreformatted"/>
            </w:pPr>
            <w:r w:rsidRPr="006518C9">
              <w:t xml:space="preserve">          &lt;/EnzymeName&gt;</w:t>
            </w:r>
          </w:p>
        </w:tc>
      </w:tr>
      <w:tr w:rsidR="00921A47" w:rsidRPr="006518C9" w14:paraId="54B58B4A" w14:textId="77777777" w:rsidTr="00921A47">
        <w:trPr>
          <w:tblCellSpacing w:w="15" w:type="dxa"/>
        </w:trPr>
        <w:tc>
          <w:tcPr>
            <w:tcW w:w="0" w:type="auto"/>
            <w:vAlign w:val="center"/>
            <w:hideMark/>
          </w:tcPr>
          <w:p w14:paraId="67C57B0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0DE6FB" w14:textId="77777777" w:rsidR="00921A47" w:rsidRPr="006518C9" w:rsidRDefault="00921A47">
            <w:pPr>
              <w:pStyle w:val="HTMLPreformatted"/>
            </w:pPr>
            <w:r w:rsidRPr="006518C9">
              <w:t>Path /MzIdentML/AnalysisProtocolCollection/SpectrumIdentificationProtocol/Enzymes/Enzyme/EnzymeName</w:t>
            </w:r>
          </w:p>
          <w:p w14:paraId="1662F571" w14:textId="77777777" w:rsidR="00921A47" w:rsidRPr="006518C9" w:rsidRDefault="00921A47">
            <w:pPr>
              <w:pStyle w:val="HTMLPreformatted"/>
            </w:pPr>
            <w:r w:rsidRPr="006518C9">
              <w:t xml:space="preserve">MAY supply a *child* term of </w:t>
            </w:r>
            <w:hyperlink r:id="rId96" w:tgtFrame="new" w:history="1">
              <w:r w:rsidRPr="006518C9">
                <w:rPr>
                  <w:rStyle w:val="Hyperlink"/>
                </w:rPr>
                <w:t>MS:1001045</w:t>
              </w:r>
            </w:hyperlink>
            <w:r w:rsidRPr="006518C9">
              <w:t xml:space="preserve"> (</w:t>
            </w:r>
            <w:r w:rsidRPr="006518C9">
              <w:rPr>
                <w:rStyle w:val="popup"/>
              </w:rPr>
              <w:t>cleavage agent name</w:t>
            </w:r>
            <w:r w:rsidRPr="006518C9">
              <w:t>) only once</w:t>
            </w:r>
          </w:p>
          <w:p w14:paraId="6D6EA3C0" w14:textId="77777777" w:rsidR="00921A47" w:rsidRPr="006518C9" w:rsidRDefault="00921A47">
            <w:pPr>
              <w:pStyle w:val="HTMLPreformatted"/>
            </w:pPr>
            <w:r w:rsidRPr="006518C9">
              <w:t xml:space="preserve">  e.g.: </w:t>
            </w:r>
            <w:hyperlink r:id="rId97" w:tgtFrame="new" w:history="1">
              <w:r w:rsidRPr="006518C9">
                <w:rPr>
                  <w:rStyle w:val="Hyperlink"/>
                </w:rPr>
                <w:t>MS:1001091</w:t>
              </w:r>
            </w:hyperlink>
            <w:r w:rsidRPr="006518C9">
              <w:t xml:space="preserve"> (</w:t>
            </w:r>
            <w:r w:rsidRPr="006518C9">
              <w:rPr>
                <w:rStyle w:val="popup"/>
              </w:rPr>
              <w:t>NoEnzyme</w:t>
            </w:r>
            <w:r w:rsidR="008F498D" w:rsidRPr="006518C9">
              <w:t>)</w:t>
            </w:r>
          </w:p>
          <w:p w14:paraId="488CE354" w14:textId="77777777" w:rsidR="00921A47" w:rsidRPr="006518C9" w:rsidRDefault="00921A47">
            <w:pPr>
              <w:pStyle w:val="HTMLPreformatted"/>
            </w:pPr>
            <w:r w:rsidRPr="006518C9">
              <w:t xml:space="preserve">  e.g.: </w:t>
            </w:r>
            <w:hyperlink r:id="rId98" w:tgtFrame="new" w:history="1">
              <w:r w:rsidRPr="006518C9">
                <w:rPr>
                  <w:rStyle w:val="Hyperlink"/>
                </w:rPr>
                <w:t>MS:1001251</w:t>
              </w:r>
            </w:hyperlink>
            <w:r w:rsidRPr="006518C9">
              <w:t xml:space="preserve"> (</w:t>
            </w:r>
            <w:r w:rsidRPr="006518C9">
              <w:rPr>
                <w:rStyle w:val="popup"/>
              </w:rPr>
              <w:t>Trypsin</w:t>
            </w:r>
            <w:r w:rsidRPr="006518C9">
              <w:t xml:space="preserve">) </w:t>
            </w:r>
          </w:p>
          <w:p w14:paraId="5FF9DA9D" w14:textId="77777777" w:rsidR="00921A47" w:rsidRPr="006518C9" w:rsidRDefault="00921A47">
            <w:pPr>
              <w:pStyle w:val="HTMLPreformatted"/>
            </w:pPr>
            <w:r w:rsidRPr="006518C9">
              <w:t xml:space="preserve">  e.g.: </w:t>
            </w:r>
            <w:hyperlink r:id="rId99" w:tgtFrame="new" w:history="1">
              <w:r w:rsidRPr="006518C9">
                <w:rPr>
                  <w:rStyle w:val="Hyperlink"/>
                </w:rPr>
                <w:t>MS:1001303</w:t>
              </w:r>
            </w:hyperlink>
            <w:r w:rsidRPr="006518C9">
              <w:t xml:space="preserve"> (</w:t>
            </w:r>
            <w:r w:rsidRPr="006518C9">
              <w:rPr>
                <w:rStyle w:val="popup"/>
              </w:rPr>
              <w:t>Arg-C</w:t>
            </w:r>
            <w:r w:rsidRPr="006518C9">
              <w:t xml:space="preserve">) </w:t>
            </w:r>
          </w:p>
          <w:p w14:paraId="0F44B5B8" w14:textId="77777777" w:rsidR="00921A47" w:rsidRPr="006518C9" w:rsidRDefault="00921A47">
            <w:pPr>
              <w:pStyle w:val="HTMLPreformatted"/>
            </w:pPr>
            <w:r w:rsidRPr="006518C9">
              <w:t xml:space="preserve">  e.g.: </w:t>
            </w:r>
            <w:hyperlink r:id="rId100" w:tgtFrame="new" w:history="1">
              <w:r w:rsidRPr="006518C9">
                <w:rPr>
                  <w:rStyle w:val="Hyperlink"/>
                </w:rPr>
                <w:t>MS:1001304</w:t>
              </w:r>
            </w:hyperlink>
            <w:r w:rsidRPr="006518C9">
              <w:t xml:space="preserve"> (</w:t>
            </w:r>
            <w:r w:rsidRPr="006518C9">
              <w:rPr>
                <w:rStyle w:val="popup"/>
              </w:rPr>
              <w:t>Asp-N</w:t>
            </w:r>
            <w:r w:rsidRPr="006518C9">
              <w:t xml:space="preserve">) </w:t>
            </w:r>
          </w:p>
          <w:p w14:paraId="59FC10E9" w14:textId="77777777" w:rsidR="00921A47" w:rsidRPr="006518C9" w:rsidRDefault="00921A47">
            <w:pPr>
              <w:pStyle w:val="HTMLPreformatted"/>
            </w:pPr>
            <w:r w:rsidRPr="006518C9">
              <w:t xml:space="preserve">  e.g.: </w:t>
            </w:r>
            <w:hyperlink r:id="rId101" w:tgtFrame="new" w:history="1">
              <w:r w:rsidRPr="006518C9">
                <w:rPr>
                  <w:rStyle w:val="Hyperlink"/>
                </w:rPr>
                <w:t>MS:1001305</w:t>
              </w:r>
            </w:hyperlink>
            <w:r w:rsidRPr="006518C9">
              <w:t xml:space="preserve"> (</w:t>
            </w:r>
            <w:r w:rsidRPr="006518C9">
              <w:rPr>
                <w:rStyle w:val="popup"/>
              </w:rPr>
              <w:t>Asp-N_ambic</w:t>
            </w:r>
            <w:r w:rsidRPr="006518C9">
              <w:t xml:space="preserve">) </w:t>
            </w:r>
          </w:p>
          <w:p w14:paraId="362195E8" w14:textId="77777777" w:rsidR="00921A47" w:rsidRPr="006518C9" w:rsidRDefault="00921A47">
            <w:pPr>
              <w:pStyle w:val="HTMLPreformatted"/>
            </w:pPr>
            <w:r w:rsidRPr="006518C9">
              <w:t xml:space="preserve">  e.g.: </w:t>
            </w:r>
            <w:hyperlink r:id="rId102" w:tgtFrame="new" w:history="1">
              <w:r w:rsidRPr="006518C9">
                <w:rPr>
                  <w:rStyle w:val="Hyperlink"/>
                </w:rPr>
                <w:t>MS:1001306</w:t>
              </w:r>
            </w:hyperlink>
            <w:r w:rsidRPr="006518C9">
              <w:t xml:space="preserve"> (</w:t>
            </w:r>
            <w:r w:rsidRPr="006518C9">
              <w:rPr>
                <w:rStyle w:val="popup"/>
              </w:rPr>
              <w:t>Chymotrypsin</w:t>
            </w:r>
            <w:r w:rsidRPr="006518C9">
              <w:t xml:space="preserve">) </w:t>
            </w:r>
          </w:p>
          <w:p w14:paraId="4180C843" w14:textId="77777777" w:rsidR="00921A47" w:rsidRPr="006518C9" w:rsidRDefault="00921A47">
            <w:pPr>
              <w:pStyle w:val="HTMLPreformatted"/>
            </w:pPr>
            <w:r w:rsidRPr="006518C9">
              <w:t xml:space="preserve">  e.g.: </w:t>
            </w:r>
            <w:hyperlink r:id="rId103" w:tgtFrame="new" w:history="1">
              <w:r w:rsidRPr="006518C9">
                <w:rPr>
                  <w:rStyle w:val="Hyperlink"/>
                </w:rPr>
                <w:t>MS:1001307</w:t>
              </w:r>
            </w:hyperlink>
            <w:r w:rsidRPr="006518C9">
              <w:t xml:space="preserve"> (</w:t>
            </w:r>
            <w:r w:rsidRPr="006518C9">
              <w:rPr>
                <w:rStyle w:val="popup"/>
              </w:rPr>
              <w:t>CNBr</w:t>
            </w:r>
            <w:r w:rsidRPr="006518C9">
              <w:t xml:space="preserve">) </w:t>
            </w:r>
          </w:p>
          <w:p w14:paraId="048F8A29" w14:textId="77777777" w:rsidR="00921A47" w:rsidRPr="006518C9" w:rsidRDefault="00921A47">
            <w:pPr>
              <w:pStyle w:val="HTMLPreformatted"/>
            </w:pPr>
            <w:r w:rsidRPr="006518C9">
              <w:t xml:space="preserve">  e.g.: </w:t>
            </w:r>
            <w:hyperlink r:id="rId104" w:tgtFrame="new" w:history="1">
              <w:r w:rsidRPr="006518C9">
                <w:rPr>
                  <w:rStyle w:val="Hyperlink"/>
                </w:rPr>
                <w:t>MS:1001308</w:t>
              </w:r>
            </w:hyperlink>
            <w:r w:rsidRPr="006518C9">
              <w:t xml:space="preserve"> (</w:t>
            </w:r>
            <w:r w:rsidRPr="006518C9">
              <w:rPr>
                <w:rStyle w:val="popup"/>
              </w:rPr>
              <w:t>Formic_acid</w:t>
            </w:r>
            <w:r w:rsidRPr="006518C9">
              <w:t xml:space="preserve">) </w:t>
            </w:r>
          </w:p>
          <w:p w14:paraId="11B3F5E1" w14:textId="77777777" w:rsidR="00921A47" w:rsidRPr="006518C9" w:rsidRDefault="00921A47">
            <w:pPr>
              <w:pStyle w:val="HTMLPreformatted"/>
            </w:pPr>
            <w:r w:rsidRPr="006518C9">
              <w:t xml:space="preserve">  e.g.: </w:t>
            </w:r>
            <w:hyperlink r:id="rId105" w:tgtFrame="new" w:history="1">
              <w:r w:rsidRPr="006518C9">
                <w:rPr>
                  <w:rStyle w:val="Hyperlink"/>
                </w:rPr>
                <w:t>MS:1001309</w:t>
              </w:r>
            </w:hyperlink>
            <w:r w:rsidRPr="006518C9">
              <w:t xml:space="preserve"> (</w:t>
            </w:r>
            <w:r w:rsidRPr="006518C9">
              <w:rPr>
                <w:rStyle w:val="popup"/>
              </w:rPr>
              <w:t>Lys-C</w:t>
            </w:r>
            <w:r w:rsidRPr="006518C9">
              <w:t xml:space="preserve">) </w:t>
            </w:r>
          </w:p>
          <w:p w14:paraId="3FEC67F2" w14:textId="77777777" w:rsidR="00921A47" w:rsidRPr="006518C9" w:rsidRDefault="00921A47">
            <w:pPr>
              <w:pStyle w:val="HTMLPreformatted"/>
            </w:pPr>
            <w:r w:rsidRPr="006518C9">
              <w:t xml:space="preserve">  e.g.: </w:t>
            </w:r>
            <w:hyperlink r:id="rId106" w:tgtFrame="new" w:history="1">
              <w:r w:rsidRPr="006518C9">
                <w:rPr>
                  <w:rStyle w:val="Hyperlink"/>
                </w:rPr>
                <w:t>MS:1001310</w:t>
              </w:r>
            </w:hyperlink>
            <w:r w:rsidRPr="006518C9">
              <w:t xml:space="preserve"> (</w:t>
            </w:r>
            <w:r w:rsidRPr="006518C9">
              <w:rPr>
                <w:rStyle w:val="popup"/>
              </w:rPr>
              <w:t>Lys-C/P</w:t>
            </w:r>
            <w:r w:rsidRPr="006518C9">
              <w:t xml:space="preserve">) </w:t>
            </w:r>
          </w:p>
          <w:p w14:paraId="6B5C7306" w14:textId="77777777" w:rsidR="00921A47" w:rsidRPr="006518C9" w:rsidRDefault="00921A47">
            <w:pPr>
              <w:pStyle w:val="HTMLPreformatted"/>
            </w:pPr>
            <w:r w:rsidRPr="006518C9">
              <w:t xml:space="preserve">  </w:t>
            </w:r>
            <w:hyperlink r:id="rId107" w:tgtFrame="new" w:history="1">
              <w:r w:rsidRPr="006518C9">
                <w:rPr>
                  <w:rStyle w:val="Hyperlink"/>
                </w:rPr>
                <w:t>et al.</w:t>
              </w:r>
            </w:hyperlink>
          </w:p>
        </w:tc>
      </w:tr>
      <w:tr w:rsidR="00921A47" w:rsidRPr="006518C9" w14:paraId="26CA80D1" w14:textId="77777777" w:rsidTr="00921A47">
        <w:trPr>
          <w:tblCellSpacing w:w="15" w:type="dxa"/>
        </w:trPr>
        <w:tc>
          <w:tcPr>
            <w:tcW w:w="0" w:type="auto"/>
            <w:vAlign w:val="center"/>
            <w:hideMark/>
          </w:tcPr>
          <w:p w14:paraId="53AD751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072D491" w14:textId="77777777" w:rsidR="00921A47" w:rsidRPr="006518C9" w:rsidRDefault="00921A47">
            <w:pPr>
              <w:pStyle w:val="HTMLPreformatted"/>
            </w:pPr>
            <w:r w:rsidRPr="006518C9">
              <w:t>&lt;cvParam cvRef="PSI-MS" accession="MS:1001251" name="Trypsin"&gt;&lt;/cvParam&gt;</w:t>
            </w:r>
          </w:p>
          <w:p w14:paraId="1051A242" w14:textId="77777777" w:rsidR="00921A47" w:rsidRPr="006518C9" w:rsidRDefault="00921A47">
            <w:pPr>
              <w:pStyle w:val="HTMLPreformatted"/>
            </w:pPr>
            <w:r w:rsidRPr="006518C9">
              <w:t>&lt;cvParam accession="MS:1001313" cvRef="PSI-MS" name="Trypsin/P"/&gt;</w:t>
            </w:r>
          </w:p>
        </w:tc>
      </w:tr>
    </w:tbl>
    <w:p w14:paraId="41BC864D" w14:textId="77777777" w:rsidR="00921A47" w:rsidRPr="006518C9" w:rsidRDefault="00921A47" w:rsidP="00921A47">
      <w:pPr>
        <w:rPr>
          <w:lang w:val="en-US"/>
        </w:rPr>
      </w:pPr>
    </w:p>
    <w:p w14:paraId="78791089" w14:textId="77777777" w:rsidR="00921A47" w:rsidRPr="006518C9" w:rsidRDefault="00921A47" w:rsidP="00921A47">
      <w:pPr>
        <w:pStyle w:val="Heading2"/>
      </w:pPr>
      <w:bookmarkStart w:id="176" w:name="_Toc457214081"/>
      <w:r w:rsidRPr="006518C9">
        <w:t>Element &lt;</w:t>
      </w:r>
      <w:bookmarkStart w:id="177" w:name="Enzymes"/>
      <w:r w:rsidRPr="006518C9">
        <w:t>Enzymes</w:t>
      </w:r>
      <w:bookmarkEnd w:id="177"/>
      <w:r w:rsidRPr="006518C9">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14:paraId="7CD6A115" w14:textId="77777777" w:rsidTr="00921A47">
        <w:trPr>
          <w:tblCellSpacing w:w="15" w:type="dxa"/>
        </w:trPr>
        <w:tc>
          <w:tcPr>
            <w:tcW w:w="0" w:type="auto"/>
            <w:vAlign w:val="center"/>
            <w:hideMark/>
          </w:tcPr>
          <w:p w14:paraId="577C4C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8D111E"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2971BA2C" w14:textId="77777777" w:rsidTr="00921A47">
        <w:trPr>
          <w:tblCellSpacing w:w="15" w:type="dxa"/>
        </w:trPr>
        <w:tc>
          <w:tcPr>
            <w:tcW w:w="0" w:type="auto"/>
            <w:vAlign w:val="center"/>
            <w:hideMark/>
          </w:tcPr>
          <w:p w14:paraId="50EEA6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E68116F" w14:textId="77777777" w:rsidR="00921A47" w:rsidRPr="006518C9" w:rsidRDefault="00921A47">
            <w:pPr>
              <w:rPr>
                <w:sz w:val="24"/>
                <w:szCs w:val="24"/>
                <w:lang w:val="en-US"/>
              </w:rPr>
            </w:pPr>
            <w:r w:rsidRPr="006518C9">
              <w:rPr>
                <w:lang w:val="en-US"/>
              </w:rPr>
              <w:t xml:space="preserve">EnzymesType </w:t>
            </w:r>
          </w:p>
        </w:tc>
      </w:tr>
      <w:tr w:rsidR="00921A47" w:rsidRPr="006518C9" w14:paraId="2A88A5E5" w14:textId="77777777" w:rsidTr="00921A47">
        <w:trPr>
          <w:tblCellSpacing w:w="15" w:type="dxa"/>
        </w:trPr>
        <w:tc>
          <w:tcPr>
            <w:tcW w:w="0" w:type="auto"/>
            <w:vAlign w:val="center"/>
            <w:hideMark/>
          </w:tcPr>
          <w:p w14:paraId="0B0004B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14:paraId="206396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205C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44B3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E92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B6B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3F931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6D9B5"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AB5CA"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CF9B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107C"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9E6138C" w14:textId="77777777" w:rsidR="00921A47" w:rsidRPr="006518C9" w:rsidRDefault="00921A47">
            <w:pPr>
              <w:rPr>
                <w:sz w:val="24"/>
                <w:szCs w:val="24"/>
                <w:lang w:val="en-US"/>
              </w:rPr>
            </w:pPr>
          </w:p>
        </w:tc>
      </w:tr>
      <w:tr w:rsidR="00921A47" w:rsidRPr="006518C9" w14:paraId="5E8050E7" w14:textId="77777777" w:rsidTr="00921A47">
        <w:trPr>
          <w:tblCellSpacing w:w="15" w:type="dxa"/>
        </w:trPr>
        <w:tc>
          <w:tcPr>
            <w:tcW w:w="0" w:type="auto"/>
            <w:vAlign w:val="center"/>
            <w:hideMark/>
          </w:tcPr>
          <w:p w14:paraId="575119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14:paraId="2B175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5B53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931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C07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1FF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C7120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1F56" w14:textId="77777777" w:rsidR="00921A47" w:rsidRPr="006518C9" w:rsidRDefault="0032247A">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00AB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24F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DAD5"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2B044964" w14:textId="77777777" w:rsidR="00921A47" w:rsidRPr="006518C9" w:rsidRDefault="00921A47">
            <w:pPr>
              <w:rPr>
                <w:sz w:val="24"/>
                <w:szCs w:val="24"/>
                <w:lang w:val="en-US"/>
              </w:rPr>
            </w:pPr>
          </w:p>
        </w:tc>
      </w:tr>
      <w:tr w:rsidR="00921A47" w:rsidRPr="006518C9" w14:paraId="7FB90D4D" w14:textId="77777777" w:rsidTr="00921A47">
        <w:trPr>
          <w:tblCellSpacing w:w="15" w:type="dxa"/>
        </w:trPr>
        <w:tc>
          <w:tcPr>
            <w:tcW w:w="0" w:type="auto"/>
            <w:vAlign w:val="center"/>
            <w:hideMark/>
          </w:tcPr>
          <w:p w14:paraId="7BAC84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51359E" w14:textId="77777777" w:rsidR="00921A47" w:rsidRPr="006518C9" w:rsidRDefault="00921A47">
            <w:pPr>
              <w:pStyle w:val="HTMLPreformatted"/>
            </w:pPr>
            <w:r w:rsidRPr="006518C9">
              <w:t>&lt;Enzymes&gt;</w:t>
            </w:r>
          </w:p>
          <w:p w14:paraId="5A82AFA9" w14:textId="77777777" w:rsidR="00921A47" w:rsidRPr="006518C9" w:rsidRDefault="00921A47">
            <w:pPr>
              <w:pStyle w:val="HTMLPreformatted"/>
            </w:pPr>
            <w:r w:rsidRPr="006518C9">
              <w:t xml:space="preserve">    &lt;Enzyme missedCleavages="1" semiSpecific="false" cTermGain="OH" nTermGain="H" id="ENZ_0"&gt;</w:t>
            </w:r>
          </w:p>
          <w:p w14:paraId="6299C840" w14:textId="77777777" w:rsidR="00921A47" w:rsidRPr="006518C9" w:rsidRDefault="00921A47">
            <w:pPr>
              <w:pStyle w:val="HTMLPreformatted"/>
            </w:pPr>
            <w:r w:rsidRPr="006518C9">
              <w:t xml:space="preserve">        &lt;SiteRegexp&gt;(?&lt;=[KR])&lt;/SiteRegexp&gt;</w:t>
            </w:r>
          </w:p>
          <w:p w14:paraId="40A421A2" w14:textId="77777777" w:rsidR="00921A47" w:rsidRPr="006518C9" w:rsidRDefault="00921A47">
            <w:pPr>
              <w:pStyle w:val="HTMLPreformatted"/>
            </w:pPr>
            <w:r w:rsidRPr="006518C9">
              <w:t xml:space="preserve">        &lt;EnzymeName&gt;</w:t>
            </w:r>
          </w:p>
          <w:p w14:paraId="73AB0A48" w14:textId="77777777" w:rsidR="00921A47" w:rsidRPr="006518C9" w:rsidRDefault="00921A47">
            <w:pPr>
              <w:pStyle w:val="HTMLPreformatted"/>
            </w:pPr>
            <w:r w:rsidRPr="006518C9">
              <w:t xml:space="preserve">            &lt;cvParam accession="MS:1001313" cvRef="PSI-MS" name="Trypsin/P"/&gt;</w:t>
            </w:r>
          </w:p>
          <w:p w14:paraId="03B66279" w14:textId="77777777" w:rsidR="00921A47" w:rsidRPr="006518C9" w:rsidRDefault="00921A47">
            <w:pPr>
              <w:pStyle w:val="HTMLPreformatted"/>
            </w:pPr>
            <w:r w:rsidRPr="006518C9">
              <w:t xml:space="preserve">        &lt;/EnzymeName&gt;</w:t>
            </w:r>
          </w:p>
          <w:p w14:paraId="06EC683E" w14:textId="77777777" w:rsidR="00921A47" w:rsidRPr="006518C9" w:rsidRDefault="00921A47">
            <w:pPr>
              <w:pStyle w:val="HTMLPreformatted"/>
            </w:pPr>
            <w:r w:rsidRPr="006518C9">
              <w:t xml:space="preserve">    &lt;/Enzyme&gt;</w:t>
            </w:r>
          </w:p>
          <w:p w14:paraId="3667D36A" w14:textId="77777777" w:rsidR="00921A47" w:rsidRPr="006518C9" w:rsidRDefault="00921A47">
            <w:pPr>
              <w:pStyle w:val="HTMLPreformatted"/>
            </w:pPr>
            <w:r w:rsidRPr="006518C9">
              <w:t xml:space="preserve">  ...</w:t>
            </w:r>
          </w:p>
          <w:p w14:paraId="48264886" w14:textId="77777777" w:rsidR="00921A47" w:rsidRPr="006518C9" w:rsidRDefault="00921A47">
            <w:pPr>
              <w:pStyle w:val="HTMLPreformatted"/>
            </w:pPr>
            <w:r w:rsidRPr="006518C9">
              <w:t>&lt;/Enzymes&gt;</w:t>
            </w:r>
          </w:p>
        </w:tc>
      </w:tr>
    </w:tbl>
    <w:p w14:paraId="79402DE4" w14:textId="77777777" w:rsidR="00921A47" w:rsidRPr="006518C9" w:rsidRDefault="00921A47" w:rsidP="00921A47">
      <w:pPr>
        <w:rPr>
          <w:lang w:val="en-US"/>
        </w:rPr>
      </w:pPr>
    </w:p>
    <w:p w14:paraId="2E2D8BD3" w14:textId="77777777" w:rsidR="00921A47" w:rsidRPr="006518C9" w:rsidRDefault="00921A47" w:rsidP="00921A47">
      <w:pPr>
        <w:pStyle w:val="Heading2"/>
      </w:pPr>
      <w:bookmarkStart w:id="178" w:name="_Toc457214082"/>
      <w:r w:rsidRPr="006518C9">
        <w:t>Element &lt;</w:t>
      </w:r>
      <w:bookmarkStart w:id="179" w:name="Exclude"/>
      <w:r w:rsidRPr="006518C9">
        <w:t>Exclude</w:t>
      </w:r>
      <w:bookmarkEnd w:id="179"/>
      <w:r w:rsidRPr="006518C9">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44160EBC" w14:textId="77777777" w:rsidTr="00921A47">
        <w:trPr>
          <w:tblCellSpacing w:w="15" w:type="dxa"/>
        </w:trPr>
        <w:tc>
          <w:tcPr>
            <w:tcW w:w="0" w:type="auto"/>
            <w:vAlign w:val="center"/>
            <w:hideMark/>
          </w:tcPr>
          <w:p w14:paraId="2459EB3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A103A8" w14:textId="77777777" w:rsidR="00921A47" w:rsidRPr="006518C9" w:rsidRDefault="00921A47">
            <w:pPr>
              <w:rPr>
                <w:sz w:val="24"/>
                <w:szCs w:val="24"/>
                <w:lang w:val="en-US"/>
              </w:rPr>
            </w:pPr>
            <w:r w:rsidRPr="006518C9">
              <w:rPr>
                <w:lang w:val="en-US"/>
              </w:rPr>
              <w:t xml:space="preserve">All sequences fulfilling the specifed criteria are excluded. </w:t>
            </w:r>
          </w:p>
        </w:tc>
      </w:tr>
      <w:tr w:rsidR="00921A47" w:rsidRPr="006518C9" w14:paraId="6A87BFFF" w14:textId="77777777" w:rsidTr="00921A47">
        <w:trPr>
          <w:tblCellSpacing w:w="15" w:type="dxa"/>
        </w:trPr>
        <w:tc>
          <w:tcPr>
            <w:tcW w:w="0" w:type="auto"/>
            <w:vAlign w:val="center"/>
            <w:hideMark/>
          </w:tcPr>
          <w:p w14:paraId="1D401F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1160D" w14:textId="77777777" w:rsidR="00921A47" w:rsidRPr="006518C9" w:rsidRDefault="00921A47">
            <w:pPr>
              <w:rPr>
                <w:sz w:val="24"/>
                <w:szCs w:val="24"/>
                <w:lang w:val="en-US"/>
              </w:rPr>
            </w:pPr>
            <w:r w:rsidRPr="006518C9">
              <w:rPr>
                <w:lang w:val="en-US"/>
              </w:rPr>
              <w:t xml:space="preserve">ParamListType </w:t>
            </w:r>
          </w:p>
        </w:tc>
      </w:tr>
      <w:tr w:rsidR="00921A47" w:rsidRPr="006518C9" w14:paraId="64BC83D2" w14:textId="77777777" w:rsidTr="00921A47">
        <w:trPr>
          <w:tblCellSpacing w:w="15" w:type="dxa"/>
        </w:trPr>
        <w:tc>
          <w:tcPr>
            <w:tcW w:w="0" w:type="auto"/>
            <w:vAlign w:val="center"/>
            <w:hideMark/>
          </w:tcPr>
          <w:p w14:paraId="74DD7A3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FA6955A" w14:textId="77777777" w:rsidR="00921A47" w:rsidRPr="006518C9" w:rsidRDefault="00921A47">
            <w:pPr>
              <w:rPr>
                <w:sz w:val="24"/>
                <w:szCs w:val="24"/>
                <w:lang w:val="en-US"/>
              </w:rPr>
            </w:pPr>
            <w:r w:rsidRPr="006518C9">
              <w:rPr>
                <w:lang w:val="en-US"/>
              </w:rPr>
              <w:t>none</w:t>
            </w:r>
          </w:p>
        </w:tc>
      </w:tr>
      <w:tr w:rsidR="00921A47" w:rsidRPr="006518C9" w14:paraId="5F81B0AE" w14:textId="77777777" w:rsidTr="00921A47">
        <w:trPr>
          <w:tblCellSpacing w:w="15" w:type="dxa"/>
        </w:trPr>
        <w:tc>
          <w:tcPr>
            <w:tcW w:w="0" w:type="auto"/>
            <w:vAlign w:val="center"/>
            <w:hideMark/>
          </w:tcPr>
          <w:p w14:paraId="2F19FF4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0B3860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42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3646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04D4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0EED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6084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E145"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6C5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454A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AC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4424E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6D37"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ADB63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430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33E3" w14:textId="77777777" w:rsidR="00921A47" w:rsidRPr="006518C9" w:rsidRDefault="00921A47">
                  <w:pPr>
                    <w:rPr>
                      <w:sz w:val="24"/>
                      <w:szCs w:val="24"/>
                      <w:lang w:val="en-US"/>
                    </w:rPr>
                  </w:pPr>
                  <w:r w:rsidRPr="006518C9">
                    <w:rPr>
                      <w:lang w:val="en-US"/>
                    </w:rPr>
                    <w:t>A single user-defined parameter.</w:t>
                  </w:r>
                </w:p>
              </w:tc>
            </w:tr>
          </w:tbl>
          <w:p w14:paraId="0EC2BAB7" w14:textId="77777777" w:rsidR="00921A47" w:rsidRPr="006518C9" w:rsidRDefault="00921A47">
            <w:pPr>
              <w:rPr>
                <w:sz w:val="24"/>
                <w:szCs w:val="24"/>
                <w:lang w:val="en-US"/>
              </w:rPr>
            </w:pPr>
          </w:p>
        </w:tc>
      </w:tr>
      <w:tr w:rsidR="00921A47" w:rsidRPr="006518C9" w14:paraId="779AC9EF" w14:textId="77777777" w:rsidTr="00921A47">
        <w:trPr>
          <w:tblCellSpacing w:w="15" w:type="dxa"/>
        </w:trPr>
        <w:tc>
          <w:tcPr>
            <w:tcW w:w="0" w:type="auto"/>
            <w:vAlign w:val="center"/>
            <w:hideMark/>
          </w:tcPr>
          <w:p w14:paraId="0D63F7E1"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91F18" w14:textId="77777777" w:rsidR="00921A47" w:rsidRPr="006518C9" w:rsidRDefault="00921A47">
            <w:pPr>
              <w:rPr>
                <w:sz w:val="24"/>
                <w:szCs w:val="24"/>
                <w:lang w:val="en-US"/>
              </w:rPr>
            </w:pPr>
          </w:p>
        </w:tc>
      </w:tr>
      <w:tr w:rsidR="00921A47" w:rsidRPr="006518C9" w14:paraId="62B5A2FD" w14:textId="77777777" w:rsidTr="00921A47">
        <w:trPr>
          <w:tblCellSpacing w:w="15" w:type="dxa"/>
        </w:trPr>
        <w:tc>
          <w:tcPr>
            <w:tcW w:w="0" w:type="auto"/>
            <w:vAlign w:val="center"/>
            <w:hideMark/>
          </w:tcPr>
          <w:p w14:paraId="0841DD7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D92F8F" w14:textId="77777777" w:rsidR="00921A47" w:rsidRPr="006518C9" w:rsidRDefault="00921A47">
            <w:pPr>
              <w:pStyle w:val="HTMLPreformatted"/>
            </w:pPr>
            <w:r w:rsidRPr="006518C9">
              <w:t>Path /MzIdentML/AnalysisProtocolCollection/SpectrumIdentificationProtocol/DatabaseFilters/Filter/Exclude</w:t>
            </w:r>
          </w:p>
          <w:p w14:paraId="64027649" w14:textId="77777777" w:rsidR="00921A47" w:rsidRPr="006518C9" w:rsidRDefault="00921A47">
            <w:pPr>
              <w:pStyle w:val="HTMLPreformatted"/>
            </w:pPr>
            <w:r w:rsidRPr="006518C9">
              <w:t xml:space="preserve">MAY supply a *child* term of </w:t>
            </w:r>
            <w:hyperlink r:id="rId108"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D80B997" w14:textId="77777777" w:rsidR="00921A47" w:rsidRPr="006518C9" w:rsidRDefault="00921A47">
            <w:pPr>
              <w:pStyle w:val="HTMLPreformatted"/>
            </w:pPr>
            <w:r w:rsidRPr="006518C9">
              <w:t xml:space="preserve">  e.g.: </w:t>
            </w:r>
            <w:hyperlink r:id="rId109"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E5CC559" w14:textId="77777777" w:rsidR="00921A47" w:rsidRPr="006518C9" w:rsidRDefault="00921A47">
            <w:pPr>
              <w:pStyle w:val="HTMLPreformatted"/>
            </w:pPr>
            <w:r w:rsidRPr="006518C9">
              <w:t xml:space="preserve">  e.g.: </w:t>
            </w:r>
            <w:hyperlink r:id="rId110"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280BCBF6" w14:textId="77777777" w:rsidR="00921A47" w:rsidRPr="006518C9" w:rsidRDefault="00921A47">
            <w:pPr>
              <w:pStyle w:val="HTMLPreformatted"/>
            </w:pPr>
            <w:r w:rsidRPr="006518C9">
              <w:t xml:space="preserve">  e.g.: </w:t>
            </w:r>
            <w:hyperlink r:id="rId111"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679C7408" w14:textId="77777777" w:rsidR="00921A47" w:rsidRPr="006518C9" w:rsidRDefault="00921A47">
            <w:pPr>
              <w:pStyle w:val="HTMLPreformatted"/>
            </w:pPr>
            <w:r w:rsidRPr="006518C9">
              <w:t xml:space="preserve">  e.g.: </w:t>
            </w:r>
            <w:hyperlink r:id="rId112"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781C44AC" w14:textId="77777777" w:rsidR="00921A47" w:rsidRPr="006518C9" w:rsidRDefault="00921A47">
            <w:pPr>
              <w:pStyle w:val="HTMLPreformatted"/>
            </w:pPr>
            <w:r w:rsidRPr="006518C9">
              <w:t xml:space="preserve">  e.g.: </w:t>
            </w:r>
            <w:hyperlink r:id="rId113"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6F837EA8" w14:textId="77777777" w:rsidR="00921A47" w:rsidRPr="006518C9" w:rsidRDefault="00921A47">
            <w:pPr>
              <w:pStyle w:val="HTMLPreformatted"/>
            </w:pPr>
            <w:r w:rsidRPr="006518C9">
              <w:t xml:space="preserve">  e.g.: </w:t>
            </w:r>
            <w:hyperlink r:id="rId114"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29EDCC2" w14:textId="77777777" w:rsidR="00921A47" w:rsidRPr="006518C9" w:rsidRDefault="00921A47">
            <w:pPr>
              <w:pStyle w:val="HTMLPreformatted"/>
            </w:pPr>
            <w:r w:rsidRPr="006518C9">
              <w:t xml:space="preserve">  e.g.: </w:t>
            </w:r>
            <w:hyperlink r:id="rId115"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4387BD57" w14:textId="77777777" w:rsidR="00921A47" w:rsidRPr="006518C9" w:rsidRDefault="00921A47">
            <w:pPr>
              <w:pStyle w:val="HTMLPreformatted"/>
            </w:pPr>
            <w:r w:rsidRPr="006518C9">
              <w:t xml:space="preserve">  e.g.: </w:t>
            </w:r>
            <w:hyperlink r:id="rId116"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49779BA8" w14:textId="77777777" w:rsidR="00921A47" w:rsidRPr="006518C9" w:rsidRDefault="00921A47">
            <w:pPr>
              <w:pStyle w:val="HTMLPreformatted"/>
            </w:pPr>
            <w:r w:rsidRPr="006518C9">
              <w:t xml:space="preserve">  e.g.: </w:t>
            </w:r>
            <w:hyperlink r:id="rId117"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C9B48D6" w14:textId="77777777" w:rsidR="00921A47" w:rsidRPr="006518C9" w:rsidRDefault="00921A47">
            <w:pPr>
              <w:pStyle w:val="HTMLPreformatted"/>
            </w:pPr>
            <w:r w:rsidRPr="006518C9">
              <w:t xml:space="preserve">  e.g.: </w:t>
            </w:r>
            <w:hyperlink r:id="rId118"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C45F430" w14:textId="77777777" w:rsidR="00921A47" w:rsidRPr="006518C9" w:rsidRDefault="00921A47">
            <w:pPr>
              <w:pStyle w:val="HTMLPreformatted"/>
            </w:pPr>
            <w:r w:rsidRPr="006518C9">
              <w:t xml:space="preserve">  </w:t>
            </w:r>
            <w:hyperlink r:id="rId119" w:tgtFrame="new" w:history="1">
              <w:r w:rsidRPr="006518C9">
                <w:rPr>
                  <w:rStyle w:val="Hyperlink"/>
                </w:rPr>
                <w:t>et al.</w:t>
              </w:r>
            </w:hyperlink>
          </w:p>
        </w:tc>
      </w:tr>
    </w:tbl>
    <w:p w14:paraId="6D3A9DAC" w14:textId="77777777" w:rsidR="00921A47" w:rsidRPr="006518C9" w:rsidRDefault="00921A47" w:rsidP="00921A47">
      <w:pPr>
        <w:rPr>
          <w:lang w:val="en-US"/>
        </w:rPr>
      </w:pPr>
    </w:p>
    <w:p w14:paraId="7CBFC08C" w14:textId="77777777" w:rsidR="00921A47" w:rsidRPr="006518C9" w:rsidRDefault="00921A47" w:rsidP="00921A47">
      <w:pPr>
        <w:pStyle w:val="Heading2"/>
      </w:pPr>
      <w:bookmarkStart w:id="180" w:name="_Toc457214083"/>
      <w:r w:rsidRPr="006518C9">
        <w:t>Element &lt;</w:t>
      </w:r>
      <w:bookmarkStart w:id="181" w:name="ExternalFormatDocumentation"/>
      <w:r w:rsidRPr="006518C9">
        <w:t>ExternalFormatDocumentation</w:t>
      </w:r>
      <w:bookmarkEnd w:id="181"/>
      <w:r w:rsidRPr="006518C9">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14:paraId="624FCAD7" w14:textId="77777777" w:rsidTr="00921A47">
        <w:trPr>
          <w:tblCellSpacing w:w="15" w:type="dxa"/>
        </w:trPr>
        <w:tc>
          <w:tcPr>
            <w:tcW w:w="0" w:type="auto"/>
            <w:vAlign w:val="center"/>
            <w:hideMark/>
          </w:tcPr>
          <w:p w14:paraId="634ABEC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586E018"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0A64CB83" w14:textId="77777777" w:rsidTr="00921A47">
        <w:trPr>
          <w:tblCellSpacing w:w="15" w:type="dxa"/>
        </w:trPr>
        <w:tc>
          <w:tcPr>
            <w:tcW w:w="0" w:type="auto"/>
            <w:vAlign w:val="center"/>
            <w:hideMark/>
          </w:tcPr>
          <w:p w14:paraId="2A2576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50D769" w14:textId="77777777" w:rsidR="00921A47" w:rsidRPr="006518C9" w:rsidRDefault="00921A47">
            <w:pPr>
              <w:rPr>
                <w:sz w:val="24"/>
                <w:szCs w:val="24"/>
                <w:lang w:val="en-US"/>
              </w:rPr>
            </w:pPr>
            <w:r w:rsidRPr="006518C9">
              <w:rPr>
                <w:lang w:val="en-US"/>
              </w:rPr>
              <w:t xml:space="preserve">xsd:anyURI </w:t>
            </w:r>
          </w:p>
        </w:tc>
      </w:tr>
      <w:tr w:rsidR="00921A47" w:rsidRPr="006518C9" w14:paraId="61EAE231" w14:textId="77777777" w:rsidTr="00921A47">
        <w:trPr>
          <w:tblCellSpacing w:w="15" w:type="dxa"/>
        </w:trPr>
        <w:tc>
          <w:tcPr>
            <w:tcW w:w="0" w:type="auto"/>
            <w:vAlign w:val="center"/>
            <w:hideMark/>
          </w:tcPr>
          <w:p w14:paraId="57E0178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F2DBE6" w14:textId="77777777" w:rsidR="00921A47" w:rsidRPr="006518C9" w:rsidRDefault="00921A47">
            <w:pPr>
              <w:rPr>
                <w:sz w:val="24"/>
                <w:szCs w:val="24"/>
                <w:lang w:val="en-US"/>
              </w:rPr>
            </w:pPr>
            <w:r w:rsidRPr="006518C9">
              <w:rPr>
                <w:lang w:val="en-US"/>
              </w:rPr>
              <w:t>none</w:t>
            </w:r>
          </w:p>
        </w:tc>
      </w:tr>
      <w:tr w:rsidR="00921A47" w:rsidRPr="006518C9" w14:paraId="3D790A71" w14:textId="77777777" w:rsidTr="00921A47">
        <w:trPr>
          <w:tblCellSpacing w:w="15" w:type="dxa"/>
        </w:trPr>
        <w:tc>
          <w:tcPr>
            <w:tcW w:w="0" w:type="auto"/>
            <w:vAlign w:val="center"/>
            <w:hideMark/>
          </w:tcPr>
          <w:p w14:paraId="0AF45143"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9DE3A8D" w14:textId="77777777" w:rsidR="00921A47" w:rsidRPr="006518C9" w:rsidRDefault="00921A47">
            <w:pPr>
              <w:rPr>
                <w:sz w:val="24"/>
                <w:szCs w:val="24"/>
                <w:lang w:val="en-US"/>
              </w:rPr>
            </w:pPr>
            <w:r w:rsidRPr="006518C9">
              <w:rPr>
                <w:lang w:val="en-US"/>
              </w:rPr>
              <w:t>none</w:t>
            </w:r>
          </w:p>
        </w:tc>
      </w:tr>
      <w:tr w:rsidR="00921A47" w:rsidRPr="006518C9" w14:paraId="2C8005D1" w14:textId="77777777" w:rsidTr="00921A47">
        <w:trPr>
          <w:tblCellSpacing w:w="15" w:type="dxa"/>
        </w:trPr>
        <w:tc>
          <w:tcPr>
            <w:tcW w:w="0" w:type="auto"/>
            <w:vAlign w:val="center"/>
            <w:hideMark/>
          </w:tcPr>
          <w:p w14:paraId="679255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D42443" w14:textId="77777777" w:rsidR="00921A47" w:rsidRPr="006518C9" w:rsidRDefault="00921A47">
            <w:pPr>
              <w:rPr>
                <w:sz w:val="24"/>
                <w:szCs w:val="24"/>
                <w:lang w:val="en-US"/>
              </w:rPr>
            </w:pPr>
          </w:p>
        </w:tc>
      </w:tr>
    </w:tbl>
    <w:p w14:paraId="466BF6EC" w14:textId="77777777" w:rsidR="00921A47" w:rsidRPr="006518C9" w:rsidRDefault="00921A47" w:rsidP="00921A47">
      <w:pPr>
        <w:rPr>
          <w:lang w:val="en-US"/>
        </w:rPr>
      </w:pPr>
    </w:p>
    <w:p w14:paraId="36EC86F7" w14:textId="77777777" w:rsidR="00921A47" w:rsidRPr="006518C9" w:rsidRDefault="00921A47" w:rsidP="00921A47">
      <w:pPr>
        <w:pStyle w:val="Heading2"/>
      </w:pPr>
      <w:bookmarkStart w:id="182" w:name="_Toc457214084"/>
      <w:r w:rsidRPr="006518C9">
        <w:t>Element &lt;</w:t>
      </w:r>
      <w:bookmarkStart w:id="183" w:name="FileFormat"/>
      <w:r w:rsidRPr="006518C9">
        <w:t>FileFormat</w:t>
      </w:r>
      <w:bookmarkEnd w:id="183"/>
      <w:r w:rsidRPr="006518C9">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14:paraId="66AEE7EE" w14:textId="77777777" w:rsidTr="00921A47">
        <w:trPr>
          <w:tblCellSpacing w:w="15" w:type="dxa"/>
        </w:trPr>
        <w:tc>
          <w:tcPr>
            <w:tcW w:w="0" w:type="auto"/>
            <w:vAlign w:val="center"/>
            <w:hideMark/>
          </w:tcPr>
          <w:p w14:paraId="2B0273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0DDB9E"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5B05B57B" w14:textId="77777777" w:rsidTr="00921A47">
        <w:trPr>
          <w:tblCellSpacing w:w="15" w:type="dxa"/>
        </w:trPr>
        <w:tc>
          <w:tcPr>
            <w:tcW w:w="0" w:type="auto"/>
            <w:vAlign w:val="center"/>
            <w:hideMark/>
          </w:tcPr>
          <w:p w14:paraId="5F048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3F6B57" w14:textId="77777777" w:rsidR="00921A47" w:rsidRPr="006518C9" w:rsidRDefault="00921A47">
            <w:pPr>
              <w:rPr>
                <w:sz w:val="24"/>
                <w:szCs w:val="24"/>
                <w:lang w:val="en-US"/>
              </w:rPr>
            </w:pPr>
            <w:r w:rsidRPr="006518C9">
              <w:rPr>
                <w:lang w:val="en-US"/>
              </w:rPr>
              <w:t xml:space="preserve">FileFormatType </w:t>
            </w:r>
          </w:p>
        </w:tc>
      </w:tr>
      <w:tr w:rsidR="00921A47" w:rsidRPr="006518C9" w14:paraId="7E96E4BF" w14:textId="77777777" w:rsidTr="00921A47">
        <w:trPr>
          <w:tblCellSpacing w:w="15" w:type="dxa"/>
        </w:trPr>
        <w:tc>
          <w:tcPr>
            <w:tcW w:w="0" w:type="auto"/>
            <w:vAlign w:val="center"/>
            <w:hideMark/>
          </w:tcPr>
          <w:p w14:paraId="0510177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560D34C" w14:textId="77777777" w:rsidR="00921A47" w:rsidRPr="006518C9" w:rsidRDefault="00921A47">
            <w:pPr>
              <w:rPr>
                <w:sz w:val="24"/>
                <w:szCs w:val="24"/>
                <w:lang w:val="en-US"/>
              </w:rPr>
            </w:pPr>
            <w:r w:rsidRPr="006518C9">
              <w:rPr>
                <w:lang w:val="en-US"/>
              </w:rPr>
              <w:t>none</w:t>
            </w:r>
          </w:p>
        </w:tc>
      </w:tr>
      <w:tr w:rsidR="00921A47" w:rsidRPr="006518C9" w14:paraId="24F19CAC" w14:textId="77777777" w:rsidTr="00921A47">
        <w:trPr>
          <w:tblCellSpacing w:w="15" w:type="dxa"/>
        </w:trPr>
        <w:tc>
          <w:tcPr>
            <w:tcW w:w="0" w:type="auto"/>
            <w:vAlign w:val="center"/>
            <w:hideMark/>
          </w:tcPr>
          <w:p w14:paraId="7DD260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14:paraId="72D28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D79E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8A7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226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3FD8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2F7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94CA6"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4E33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5D71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93A7" w14:textId="77777777" w:rsidR="00921A47" w:rsidRPr="006518C9" w:rsidRDefault="00921A47">
                  <w:pPr>
                    <w:rPr>
                      <w:sz w:val="24"/>
                      <w:szCs w:val="24"/>
                      <w:lang w:val="en-US"/>
                    </w:rPr>
                  </w:pPr>
                  <w:r w:rsidRPr="006518C9">
                    <w:rPr>
                      <w:lang w:val="en-US"/>
                    </w:rPr>
                    <w:t>A single entry from an ontology or a controlled vocabulary.</w:t>
                  </w:r>
                </w:p>
              </w:tc>
            </w:tr>
          </w:tbl>
          <w:p w14:paraId="7B8B2AB0" w14:textId="77777777" w:rsidR="00921A47" w:rsidRPr="006518C9" w:rsidRDefault="00921A47">
            <w:pPr>
              <w:rPr>
                <w:sz w:val="24"/>
                <w:szCs w:val="24"/>
                <w:lang w:val="en-US"/>
              </w:rPr>
            </w:pPr>
          </w:p>
        </w:tc>
      </w:tr>
      <w:tr w:rsidR="00921A47" w:rsidRPr="006518C9" w14:paraId="44B4FAC5" w14:textId="77777777" w:rsidTr="00921A47">
        <w:trPr>
          <w:tblCellSpacing w:w="15" w:type="dxa"/>
        </w:trPr>
        <w:tc>
          <w:tcPr>
            <w:tcW w:w="0" w:type="auto"/>
            <w:vAlign w:val="center"/>
            <w:hideMark/>
          </w:tcPr>
          <w:p w14:paraId="64143A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70EFCDC" w14:textId="77777777" w:rsidR="00921A47" w:rsidRPr="006518C9" w:rsidRDefault="00921A47">
            <w:pPr>
              <w:pStyle w:val="HTMLPreformatted"/>
            </w:pPr>
            <w:r w:rsidRPr="006518C9">
              <w:t xml:space="preserve">        &lt;FileFormat&gt;</w:t>
            </w:r>
          </w:p>
          <w:p w14:paraId="15077B49" w14:textId="77777777" w:rsidR="00921A47" w:rsidRPr="006518C9" w:rsidRDefault="00921A47">
            <w:pPr>
              <w:pStyle w:val="HTMLPreformatted"/>
            </w:pPr>
            <w:r w:rsidRPr="006518C9">
              <w:t xml:space="preserve">          &lt;cvParam cvRef="PSI-MS" accession="MS:1001401" name="X!Tandem xml format"/&gt;</w:t>
            </w:r>
          </w:p>
          <w:p w14:paraId="5B1160A2" w14:textId="77777777" w:rsidR="00921A47" w:rsidRPr="006518C9" w:rsidRDefault="00921A47">
            <w:pPr>
              <w:pStyle w:val="HTMLPreformatted"/>
            </w:pPr>
            <w:r w:rsidRPr="006518C9">
              <w:t xml:space="preserve">        &lt;/FileFormat&gt;</w:t>
            </w:r>
          </w:p>
        </w:tc>
      </w:tr>
      <w:tr w:rsidR="00921A47" w:rsidRPr="006518C9" w14:paraId="4EBD733E" w14:textId="77777777" w:rsidTr="00921A47">
        <w:trPr>
          <w:tblCellSpacing w:w="15" w:type="dxa"/>
        </w:trPr>
        <w:tc>
          <w:tcPr>
            <w:tcW w:w="0" w:type="auto"/>
            <w:vAlign w:val="center"/>
            <w:hideMark/>
          </w:tcPr>
          <w:p w14:paraId="6E05423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AC9177C" w14:textId="77777777" w:rsidR="00921A47" w:rsidRPr="006518C9" w:rsidRDefault="00921A47">
            <w:pPr>
              <w:pStyle w:val="HTMLPreformatted"/>
            </w:pPr>
            <w:r w:rsidRPr="006518C9">
              <w:t>Path /MzIdentML/DataCollection/Inputs/SearchDatabase/FileFormat</w:t>
            </w:r>
          </w:p>
          <w:p w14:paraId="6F96C730" w14:textId="77777777" w:rsidR="00921A47" w:rsidRPr="006518C9" w:rsidRDefault="00921A47">
            <w:pPr>
              <w:pStyle w:val="HTMLPreformatted"/>
            </w:pPr>
            <w:r w:rsidRPr="006518C9">
              <w:t xml:space="preserve">MUST supply a *child* term of </w:t>
            </w:r>
            <w:hyperlink r:id="rId120"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06645FCC" w14:textId="77777777" w:rsidR="00921A47" w:rsidRPr="006518C9" w:rsidRDefault="00921A47">
            <w:pPr>
              <w:pStyle w:val="HTMLPreformatted"/>
            </w:pPr>
            <w:r w:rsidRPr="006518C9">
              <w:t xml:space="preserve">  e.g.: </w:t>
            </w:r>
            <w:hyperlink r:id="rId121"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3BBC330" w14:textId="77777777" w:rsidR="00921A47" w:rsidRPr="006518C9" w:rsidRDefault="00921A47">
            <w:pPr>
              <w:pStyle w:val="HTMLPreformatted"/>
            </w:pPr>
            <w:r w:rsidRPr="006518C9">
              <w:t xml:space="preserve">  e.g.: </w:t>
            </w:r>
            <w:hyperlink r:id="rId122" w:tgtFrame="new" w:history="1">
              <w:r w:rsidRPr="006518C9">
                <w:rPr>
                  <w:rStyle w:val="Hyperlink"/>
                </w:rPr>
                <w:t>MS:1001349</w:t>
              </w:r>
            </w:hyperlink>
            <w:r w:rsidRPr="006518C9">
              <w:t xml:space="preserve"> (</w:t>
            </w:r>
            <w:r w:rsidRPr="006518C9">
              <w:rPr>
                <w:rStyle w:val="popup"/>
              </w:rPr>
              <w:t>ASN.1</w:t>
            </w:r>
            <w:r w:rsidRPr="006518C9">
              <w:t xml:space="preserve">) </w:t>
            </w:r>
          </w:p>
          <w:p w14:paraId="653BFD79" w14:textId="77777777" w:rsidR="00921A47" w:rsidRPr="006518C9" w:rsidRDefault="00921A47">
            <w:pPr>
              <w:pStyle w:val="HTMLPreformatted"/>
            </w:pPr>
            <w:r w:rsidRPr="006518C9">
              <w:t xml:space="preserve">  e.g.: </w:t>
            </w:r>
            <w:hyperlink r:id="rId123" w:tgtFrame="new" w:history="1">
              <w:r w:rsidRPr="006518C9">
                <w:rPr>
                  <w:rStyle w:val="Hyperlink"/>
                </w:rPr>
                <w:t>MS:1001350</w:t>
              </w:r>
            </w:hyperlink>
            <w:r w:rsidRPr="006518C9">
              <w:t xml:space="preserve"> (</w:t>
            </w:r>
            <w:r w:rsidRPr="006518C9">
              <w:rPr>
                <w:rStyle w:val="popup"/>
              </w:rPr>
              <w:t>NCBI *.p*</w:t>
            </w:r>
            <w:r w:rsidRPr="006518C9">
              <w:t xml:space="preserve">) </w:t>
            </w:r>
          </w:p>
          <w:p w14:paraId="49780085" w14:textId="77777777" w:rsidR="00921A47" w:rsidRPr="006518C9" w:rsidRDefault="00921A47">
            <w:pPr>
              <w:pStyle w:val="HTMLPreformatted"/>
            </w:pPr>
            <w:r w:rsidRPr="006518C9">
              <w:t xml:space="preserve">  e.g.: </w:t>
            </w:r>
            <w:hyperlink r:id="rId124" w:tgtFrame="new" w:history="1">
              <w:r w:rsidRPr="006518C9">
                <w:rPr>
                  <w:rStyle w:val="Hyperlink"/>
                </w:rPr>
                <w:t>MS:1001351</w:t>
              </w:r>
            </w:hyperlink>
            <w:r w:rsidRPr="006518C9">
              <w:t xml:space="preserve"> (</w:t>
            </w:r>
            <w:r w:rsidRPr="006518C9">
              <w:rPr>
                <w:rStyle w:val="popup"/>
              </w:rPr>
              <w:t>clustal aln</w:t>
            </w:r>
            <w:r w:rsidRPr="006518C9">
              <w:t xml:space="preserve">) </w:t>
            </w:r>
          </w:p>
          <w:p w14:paraId="1BB8C7EF" w14:textId="77777777" w:rsidR="00921A47" w:rsidRPr="006518C9" w:rsidRDefault="00921A47">
            <w:pPr>
              <w:pStyle w:val="HTMLPreformatted"/>
            </w:pPr>
            <w:r w:rsidRPr="006518C9">
              <w:t xml:space="preserve">  e.g.: </w:t>
            </w:r>
            <w:hyperlink r:id="rId125" w:tgtFrame="new" w:history="1">
              <w:r w:rsidRPr="006518C9">
                <w:rPr>
                  <w:rStyle w:val="Hyperlink"/>
                </w:rPr>
                <w:t>MS:1001352</w:t>
              </w:r>
            </w:hyperlink>
            <w:r w:rsidRPr="006518C9">
              <w:t xml:space="preserve"> (</w:t>
            </w:r>
            <w:r w:rsidRPr="006518C9">
              <w:rPr>
                <w:rStyle w:val="popup"/>
              </w:rPr>
              <w:t>embl em</w:t>
            </w:r>
            <w:r w:rsidRPr="006518C9">
              <w:t xml:space="preserve">) </w:t>
            </w:r>
          </w:p>
          <w:p w14:paraId="1ADAD898" w14:textId="77777777" w:rsidR="00921A47" w:rsidRPr="006518C9" w:rsidRDefault="00921A47">
            <w:pPr>
              <w:pStyle w:val="HTMLPreformatted"/>
            </w:pPr>
            <w:r w:rsidRPr="006518C9">
              <w:t xml:space="preserve">  e.g.: </w:t>
            </w:r>
            <w:hyperlink r:id="rId126" w:tgtFrame="new" w:history="1">
              <w:r w:rsidRPr="006518C9">
                <w:rPr>
                  <w:rStyle w:val="Hyperlink"/>
                </w:rPr>
                <w:t>MS:1001353</w:t>
              </w:r>
            </w:hyperlink>
            <w:r w:rsidRPr="006518C9">
              <w:t xml:space="preserve"> (</w:t>
            </w:r>
            <w:r w:rsidRPr="006518C9">
              <w:rPr>
                <w:rStyle w:val="popup"/>
              </w:rPr>
              <w:t>NBRF PIR</w:t>
            </w:r>
            <w:r w:rsidRPr="006518C9">
              <w:t xml:space="preserve">) </w:t>
            </w:r>
          </w:p>
          <w:p w14:paraId="58B3FE9B" w14:textId="77777777" w:rsidR="00921A47" w:rsidRPr="006518C9" w:rsidRDefault="00921A47">
            <w:pPr>
              <w:pStyle w:val="HTMLPreformatted"/>
            </w:pPr>
            <w:r w:rsidRPr="006518C9">
              <w:t xml:space="preserve">  e.g.: </w:t>
            </w:r>
            <w:hyperlink r:id="rId127" w:tgtFrame="new" w:history="1">
              <w:r w:rsidRPr="006518C9">
                <w:rPr>
                  <w:rStyle w:val="Hyperlink"/>
                </w:rPr>
                <w:t>MS:1001462</w:t>
              </w:r>
            </w:hyperlink>
            <w:r w:rsidRPr="006518C9">
              <w:t xml:space="preserve"> (</w:t>
            </w:r>
            <w:r w:rsidRPr="006518C9">
              <w:rPr>
                <w:rStyle w:val="popup"/>
              </w:rPr>
              <w:t>PEFF format</w:t>
            </w:r>
            <w:r w:rsidRPr="006518C9">
              <w:t xml:space="preserve">) </w:t>
            </w:r>
          </w:p>
          <w:p w14:paraId="0C3B73C7" w14:textId="77777777" w:rsidR="00921A47" w:rsidRPr="006518C9" w:rsidRDefault="00921A47">
            <w:pPr>
              <w:pStyle w:val="HTMLPreformatted"/>
            </w:pPr>
            <w:r w:rsidRPr="006518C9">
              <w:t xml:space="preserve">  e.g.: </w:t>
            </w:r>
            <w:hyperlink r:id="rId128"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5FD5493F" w14:textId="77777777" w:rsidR="00921A47" w:rsidRPr="006518C9" w:rsidRDefault="00921A47">
            <w:pPr>
              <w:pStyle w:val="HTMLPreformatted"/>
            </w:pPr>
            <w:r w:rsidRPr="006518C9">
              <w:t xml:space="preserve">  e.g.: </w:t>
            </w:r>
            <w:hyperlink r:id="rId129"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467D952" w14:textId="77777777" w:rsidR="00921A47" w:rsidRPr="006518C9" w:rsidRDefault="00921A47">
            <w:pPr>
              <w:pStyle w:val="HTMLPreformatted"/>
            </w:pPr>
            <w:r w:rsidRPr="006518C9">
              <w:t>Path /MzIdentML/DataCollection/Inputs/SourceFile/FileFormat</w:t>
            </w:r>
          </w:p>
          <w:p w14:paraId="6F08D3B0" w14:textId="77777777" w:rsidR="00921A47" w:rsidRPr="006518C9" w:rsidRDefault="00921A47">
            <w:pPr>
              <w:pStyle w:val="HTMLPreformatted"/>
            </w:pPr>
            <w:r w:rsidRPr="006518C9">
              <w:t xml:space="preserve">MUST supply a *child* term of </w:t>
            </w:r>
            <w:hyperlink r:id="rId130"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40ADE9EB" w14:textId="77777777" w:rsidR="00921A47" w:rsidRPr="006518C9" w:rsidRDefault="00921A47">
            <w:pPr>
              <w:pStyle w:val="HTMLPreformatted"/>
            </w:pPr>
            <w:r w:rsidRPr="006518C9">
              <w:t xml:space="preserve">  e.g.: </w:t>
            </w:r>
            <w:hyperlink r:id="rId131"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6AF3B442" w14:textId="77777777" w:rsidR="00921A47" w:rsidRPr="006518C9" w:rsidRDefault="00921A47">
            <w:pPr>
              <w:pStyle w:val="HTMLPreformatted"/>
            </w:pPr>
            <w:r w:rsidRPr="006518C9">
              <w:t xml:space="preserve">  e.g.: </w:t>
            </w:r>
            <w:hyperlink r:id="rId132"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22574AA7" w14:textId="77777777" w:rsidR="00921A47" w:rsidRPr="006518C9" w:rsidRDefault="00921A47">
            <w:pPr>
              <w:pStyle w:val="HTMLPreformatted"/>
            </w:pPr>
            <w:r w:rsidRPr="006518C9">
              <w:t xml:space="preserve">  e.g.: </w:t>
            </w:r>
            <w:hyperlink r:id="rId133"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09D7BA1E" w14:textId="77777777" w:rsidR="00921A47" w:rsidRPr="006518C9" w:rsidRDefault="00921A47">
            <w:pPr>
              <w:pStyle w:val="HTMLPreformatted"/>
            </w:pPr>
            <w:r w:rsidRPr="006518C9">
              <w:t xml:space="preserve">  e.g.: </w:t>
            </w:r>
            <w:hyperlink r:id="rId134"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340BD562" w14:textId="77777777" w:rsidR="00921A47" w:rsidRPr="006518C9" w:rsidRDefault="00921A47">
            <w:pPr>
              <w:pStyle w:val="HTMLPreformatted"/>
            </w:pPr>
            <w:r w:rsidRPr="006518C9">
              <w:t xml:space="preserve">  e.g.: </w:t>
            </w:r>
            <w:hyperlink r:id="rId135"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4505EB31" w14:textId="77777777" w:rsidR="00921A47" w:rsidRPr="006518C9" w:rsidRDefault="00921A47">
            <w:pPr>
              <w:pStyle w:val="HTMLPreformatted"/>
            </w:pPr>
            <w:r w:rsidRPr="006518C9">
              <w:t xml:space="preserve">  e.g.: </w:t>
            </w:r>
            <w:hyperlink r:id="rId136"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F1C816F" w14:textId="77777777" w:rsidR="00921A47" w:rsidRPr="006518C9" w:rsidRDefault="00921A47">
            <w:pPr>
              <w:pStyle w:val="HTMLPreformatted"/>
            </w:pPr>
            <w:r w:rsidRPr="006518C9">
              <w:t xml:space="preserve">  e.g.: </w:t>
            </w:r>
            <w:hyperlink r:id="rId137"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539E2F81" w14:textId="77777777" w:rsidR="00921A47" w:rsidRPr="006518C9" w:rsidRDefault="00921A47">
            <w:pPr>
              <w:pStyle w:val="HTMLPreformatted"/>
            </w:pPr>
            <w:r w:rsidRPr="006518C9">
              <w:t xml:space="preserve">  e.g.: </w:t>
            </w:r>
            <w:hyperlink r:id="rId138" w:tgtFrame="new" w:history="1">
              <w:r w:rsidRPr="006518C9">
                <w:rPr>
                  <w:rStyle w:val="Hyperlink"/>
                </w:rPr>
                <w:t>MS:1001276</w:t>
              </w:r>
            </w:hyperlink>
            <w:r w:rsidRPr="006518C9">
              <w:t xml:space="preserve"> (</w:t>
            </w:r>
            <w:r w:rsidRPr="006518C9">
              <w:rPr>
                <w:rStyle w:val="popup"/>
              </w:rPr>
              <w:t>ProteinScape Gel</w:t>
            </w:r>
            <w:r w:rsidRPr="006518C9">
              <w:t xml:space="preserve">) </w:t>
            </w:r>
          </w:p>
          <w:p w14:paraId="769139D5" w14:textId="77777777" w:rsidR="00921A47" w:rsidRPr="006518C9" w:rsidRDefault="00921A47">
            <w:pPr>
              <w:pStyle w:val="HTMLPreformatted"/>
            </w:pPr>
            <w:r w:rsidRPr="006518C9">
              <w:t xml:space="preserve">  e.g.: </w:t>
            </w:r>
            <w:hyperlink r:id="rId139" w:tgtFrame="new" w:history="1">
              <w:r w:rsidRPr="006518C9">
                <w:rPr>
                  <w:rStyle w:val="Hyperlink"/>
                </w:rPr>
                <w:t>MS:1001399</w:t>
              </w:r>
            </w:hyperlink>
            <w:r w:rsidRPr="006518C9">
              <w:t xml:space="preserve"> (</w:t>
            </w:r>
            <w:r w:rsidRPr="006518C9">
              <w:rPr>
                <w:rStyle w:val="popup"/>
              </w:rPr>
              <w:t>OMSSA csv format</w:t>
            </w:r>
            <w:r w:rsidRPr="006518C9">
              <w:t xml:space="preserve">) </w:t>
            </w:r>
          </w:p>
          <w:p w14:paraId="3C6495A4" w14:textId="77777777" w:rsidR="00921A47" w:rsidRPr="006518C9" w:rsidRDefault="00921A47">
            <w:pPr>
              <w:pStyle w:val="HTMLPreformatted"/>
            </w:pPr>
            <w:r w:rsidRPr="006518C9">
              <w:t xml:space="preserve">  e.g.: </w:t>
            </w:r>
            <w:hyperlink r:id="rId140" w:tgtFrame="new" w:history="1">
              <w:r w:rsidRPr="006518C9">
                <w:rPr>
                  <w:rStyle w:val="Hyperlink"/>
                </w:rPr>
                <w:t>MS:1001400</w:t>
              </w:r>
            </w:hyperlink>
            <w:r w:rsidRPr="006518C9">
              <w:t xml:space="preserve"> (</w:t>
            </w:r>
            <w:r w:rsidRPr="006518C9">
              <w:rPr>
                <w:rStyle w:val="popup"/>
              </w:rPr>
              <w:t>OMSSA xml format</w:t>
            </w:r>
            <w:r w:rsidRPr="006518C9">
              <w:t xml:space="preserve">) </w:t>
            </w:r>
          </w:p>
          <w:p w14:paraId="79CD98C1" w14:textId="77777777" w:rsidR="00921A47" w:rsidRPr="006518C9" w:rsidRDefault="00921A47">
            <w:pPr>
              <w:pStyle w:val="HTMLPreformatted"/>
            </w:pPr>
            <w:r w:rsidRPr="006518C9">
              <w:t xml:space="preserve">  </w:t>
            </w:r>
            <w:hyperlink r:id="rId141" w:tgtFrame="new" w:history="1">
              <w:r w:rsidRPr="006518C9">
                <w:rPr>
                  <w:rStyle w:val="Hyperlink"/>
                </w:rPr>
                <w:t>et al.</w:t>
              </w:r>
            </w:hyperlink>
          </w:p>
          <w:p w14:paraId="5F6A1EB2" w14:textId="77777777" w:rsidR="00921A47" w:rsidRPr="006518C9" w:rsidRDefault="00921A47">
            <w:pPr>
              <w:pStyle w:val="HTMLPreformatted"/>
            </w:pPr>
            <w:r w:rsidRPr="006518C9">
              <w:t>Path /MzIdentML/DataCollection/Inputs/SpectraData/FileFormat</w:t>
            </w:r>
          </w:p>
          <w:p w14:paraId="052872CD" w14:textId="77777777" w:rsidR="00921A47" w:rsidRPr="006518C9" w:rsidRDefault="00921A47">
            <w:pPr>
              <w:pStyle w:val="HTMLPreformatted"/>
            </w:pPr>
            <w:r w:rsidRPr="006518C9">
              <w:t xml:space="preserve">MUST supply a *child* term of </w:t>
            </w:r>
            <w:hyperlink r:id="rId142"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7BC8D7AB" w14:textId="77777777" w:rsidR="00921A47" w:rsidRPr="006518C9" w:rsidRDefault="00921A47">
            <w:pPr>
              <w:pStyle w:val="HTMLPreformatted"/>
            </w:pPr>
            <w:r w:rsidRPr="006518C9">
              <w:t xml:space="preserve">  e.g.: </w:t>
            </w:r>
            <w:hyperlink r:id="rId143"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6306B9F9" w14:textId="77777777" w:rsidR="00921A47" w:rsidRPr="006518C9" w:rsidRDefault="00921A47">
            <w:pPr>
              <w:pStyle w:val="HTMLPreformatted"/>
            </w:pPr>
            <w:r w:rsidRPr="006518C9">
              <w:t xml:space="preserve">  e.g.: </w:t>
            </w:r>
            <w:hyperlink r:id="rId144"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1419733B" w14:textId="77777777" w:rsidR="00921A47" w:rsidRPr="006518C9" w:rsidRDefault="00921A47">
            <w:pPr>
              <w:pStyle w:val="HTMLPreformatted"/>
            </w:pPr>
            <w:r w:rsidRPr="006518C9">
              <w:t xml:space="preserve">  e.g.: </w:t>
            </w:r>
            <w:hyperlink r:id="rId145"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F6655E2" w14:textId="77777777" w:rsidR="00921A47" w:rsidRPr="006518C9" w:rsidRDefault="00921A47">
            <w:pPr>
              <w:pStyle w:val="HTMLPreformatted"/>
            </w:pPr>
            <w:r w:rsidRPr="006518C9">
              <w:t xml:space="preserve">  e.g.: </w:t>
            </w:r>
            <w:hyperlink r:id="rId146"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03F98277" w14:textId="77777777" w:rsidR="00921A47" w:rsidRPr="006518C9" w:rsidRDefault="00921A47">
            <w:pPr>
              <w:pStyle w:val="HTMLPreformatted"/>
            </w:pPr>
            <w:r w:rsidRPr="006518C9">
              <w:t xml:space="preserve">  e.g.: </w:t>
            </w:r>
            <w:hyperlink r:id="rId147"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160ECE06" w14:textId="77777777" w:rsidR="00921A47" w:rsidRPr="006518C9" w:rsidRDefault="00921A47">
            <w:pPr>
              <w:pStyle w:val="HTMLPreformatted"/>
            </w:pPr>
            <w:r w:rsidRPr="006518C9">
              <w:t xml:space="preserve">  e.g.: </w:t>
            </w:r>
            <w:hyperlink r:id="rId148" w:tgtFrame="new" w:history="1">
              <w:r w:rsidRPr="006518C9">
                <w:rPr>
                  <w:rStyle w:val="Hyperlink"/>
                </w:rPr>
                <w:t>MS:1000566</w:t>
              </w:r>
            </w:hyperlink>
            <w:r w:rsidRPr="006518C9">
              <w:t xml:space="preserve"> (</w:t>
            </w:r>
            <w:r w:rsidRPr="006518C9">
              <w:rPr>
                <w:rStyle w:val="popup"/>
              </w:rPr>
              <w:t>ISB mzXML format</w:t>
            </w:r>
            <w:r w:rsidRPr="006518C9">
              <w:t xml:space="preserve">) </w:t>
            </w:r>
          </w:p>
          <w:p w14:paraId="510277E6" w14:textId="77777777" w:rsidR="00921A47" w:rsidRPr="006518C9" w:rsidRDefault="00921A47">
            <w:pPr>
              <w:pStyle w:val="HTMLPreformatted"/>
            </w:pPr>
            <w:r w:rsidRPr="006518C9">
              <w:lastRenderedPageBreak/>
              <w:t xml:space="preserve">  e.g.: </w:t>
            </w:r>
            <w:hyperlink r:id="rId149"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14:paraId="66BE837A" w14:textId="77777777" w:rsidR="00921A47" w:rsidRPr="006518C9" w:rsidRDefault="00921A47">
            <w:pPr>
              <w:pStyle w:val="HTMLPreformatted"/>
            </w:pPr>
            <w:r w:rsidRPr="006518C9">
              <w:t xml:space="preserve">  e.g.: </w:t>
            </w:r>
            <w:hyperlink r:id="rId150" w:tgtFrame="new" w:history="1">
              <w:r w:rsidRPr="006518C9">
                <w:rPr>
                  <w:rStyle w:val="Hyperlink"/>
                </w:rPr>
                <w:t>MS:1000584</w:t>
              </w:r>
            </w:hyperlink>
            <w:r w:rsidRPr="006518C9">
              <w:t xml:space="preserve"> (</w:t>
            </w:r>
            <w:r w:rsidRPr="006518C9">
              <w:rPr>
                <w:rStyle w:val="popup"/>
              </w:rPr>
              <w:t>mzML format</w:t>
            </w:r>
            <w:r w:rsidRPr="006518C9">
              <w:t xml:space="preserve">) </w:t>
            </w:r>
          </w:p>
          <w:p w14:paraId="35C6BFC1" w14:textId="77777777" w:rsidR="00921A47" w:rsidRPr="006518C9" w:rsidRDefault="00921A47">
            <w:pPr>
              <w:pStyle w:val="HTMLPreformatted"/>
            </w:pPr>
            <w:r w:rsidRPr="006518C9">
              <w:t xml:space="preserve">  e.g.: </w:t>
            </w:r>
            <w:hyperlink r:id="rId151" w:tgtFrame="new" w:history="1">
              <w:r w:rsidRPr="006518C9">
                <w:rPr>
                  <w:rStyle w:val="Hyperlink"/>
                </w:rPr>
                <w:t>MS:1000613</w:t>
              </w:r>
            </w:hyperlink>
            <w:r w:rsidRPr="006518C9">
              <w:t xml:space="preserve"> (</w:t>
            </w:r>
            <w:r w:rsidRPr="006518C9">
              <w:rPr>
                <w:rStyle w:val="popup"/>
              </w:rPr>
              <w:t>DTA format</w:t>
            </w:r>
            <w:r w:rsidRPr="006518C9">
              <w:t xml:space="preserve">) </w:t>
            </w:r>
          </w:p>
          <w:p w14:paraId="24B72030" w14:textId="77777777" w:rsidR="00921A47" w:rsidRPr="006518C9" w:rsidRDefault="00921A47">
            <w:pPr>
              <w:pStyle w:val="HTMLPreformatted"/>
            </w:pPr>
            <w:r w:rsidRPr="006518C9">
              <w:t xml:space="preserve">  e.g.: </w:t>
            </w:r>
            <w:hyperlink r:id="rId152"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14:paraId="205A9972" w14:textId="77777777" w:rsidR="00921A47" w:rsidRPr="006518C9" w:rsidRDefault="00921A47">
            <w:pPr>
              <w:pStyle w:val="HTMLPreformatted"/>
            </w:pPr>
            <w:r w:rsidRPr="006518C9">
              <w:t xml:space="preserve">  </w:t>
            </w:r>
            <w:hyperlink r:id="rId153" w:tgtFrame="new" w:history="1">
              <w:r w:rsidRPr="006518C9">
                <w:rPr>
                  <w:rStyle w:val="Hyperlink"/>
                </w:rPr>
                <w:t>et al.</w:t>
              </w:r>
            </w:hyperlink>
          </w:p>
        </w:tc>
      </w:tr>
      <w:tr w:rsidR="00921A47" w:rsidRPr="006518C9" w14:paraId="33D3307F" w14:textId="77777777" w:rsidTr="00921A47">
        <w:trPr>
          <w:tblCellSpacing w:w="15" w:type="dxa"/>
        </w:trPr>
        <w:tc>
          <w:tcPr>
            <w:tcW w:w="0" w:type="auto"/>
            <w:vAlign w:val="center"/>
            <w:hideMark/>
          </w:tcPr>
          <w:p w14:paraId="54FB00A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3C547BBB" w14:textId="77777777" w:rsidR="00921A47" w:rsidRPr="006518C9" w:rsidRDefault="00921A47">
            <w:pPr>
              <w:pStyle w:val="HTMLPreformatted"/>
            </w:pPr>
            <w:r w:rsidRPr="006518C9">
              <w:t>&lt;cvParam cvRef="PSI-MS" accession="MS:1001400" name="OMSSA xml file"&gt;&lt;/cvParam&gt;</w:t>
            </w:r>
          </w:p>
          <w:p w14:paraId="101B7AD8" w14:textId="77777777" w:rsidR="00921A47" w:rsidRPr="006518C9" w:rsidRDefault="00921A47">
            <w:pPr>
              <w:pStyle w:val="HTMLPreformatted"/>
            </w:pPr>
            <w:r w:rsidRPr="006518C9">
              <w:t>&lt;cvParam cvRef="PSI-MS" accession="MS:1001348" name="FASTA format"&gt;&lt;/cvParam&gt;</w:t>
            </w:r>
          </w:p>
          <w:p w14:paraId="09447602" w14:textId="77777777" w:rsidR="00921A47" w:rsidRPr="006518C9" w:rsidRDefault="00921A47">
            <w:pPr>
              <w:pStyle w:val="HTMLPreformatted"/>
            </w:pPr>
            <w:r w:rsidRPr="006518C9">
              <w:t>&lt;cvParam cvRef="PSI-MS" accession="MS:1001062" name="Mascot MGF file"&gt;&lt;/cvParam&gt;</w:t>
            </w:r>
          </w:p>
          <w:p w14:paraId="226FCD6C" w14:textId="77777777" w:rsidR="00921A47" w:rsidRPr="006518C9" w:rsidRDefault="00921A47">
            <w:pPr>
              <w:pStyle w:val="HTMLPreformatted"/>
            </w:pPr>
            <w:r w:rsidRPr="006518C9">
              <w:t>&lt;cvParam accession="MS:1001401" cvRef="PSI-MS" name="X\!Tandem xml file"/&gt;</w:t>
            </w:r>
          </w:p>
          <w:p w14:paraId="36285F88" w14:textId="77777777" w:rsidR="00921A47" w:rsidRPr="006518C9" w:rsidRDefault="00921A47">
            <w:pPr>
              <w:pStyle w:val="HTMLPreformatted"/>
            </w:pPr>
            <w:r w:rsidRPr="006518C9">
              <w:t>&lt;cvParam accession="MS:1001199" cvRef="PSI-MS" name="Mascot DAT format"/&gt;</w:t>
            </w:r>
          </w:p>
          <w:p w14:paraId="45E5C032" w14:textId="77777777" w:rsidR="00921A47" w:rsidRPr="006518C9" w:rsidRDefault="00921A47">
            <w:pPr>
              <w:pStyle w:val="HTMLPreformatted"/>
            </w:pPr>
            <w:r w:rsidRPr="006518C9">
              <w:t>&lt;cvParam accession="MS:1000584" cvRef="PSI-MS" name="mzML format"/&gt;</w:t>
            </w:r>
          </w:p>
          <w:p w14:paraId="1A0B0533" w14:textId="77777777" w:rsidR="00921A47" w:rsidRPr="006518C9" w:rsidRDefault="00921A47">
            <w:pPr>
              <w:pStyle w:val="HTMLPreformatted"/>
            </w:pPr>
            <w:r w:rsidRPr="006518C9">
              <w:t>&lt;cvParam cvRef="PSI-MS" accession="MS:1000563" name="Thermo Raw file"&gt;&lt;/cvParam&gt;</w:t>
            </w:r>
          </w:p>
        </w:tc>
      </w:tr>
    </w:tbl>
    <w:p w14:paraId="47F8501A" w14:textId="77777777" w:rsidR="00921A47" w:rsidRPr="006518C9" w:rsidRDefault="00921A47" w:rsidP="00921A47">
      <w:pPr>
        <w:rPr>
          <w:lang w:val="en-US"/>
        </w:rPr>
      </w:pPr>
    </w:p>
    <w:p w14:paraId="1C25D8BA" w14:textId="77777777" w:rsidR="00921A47" w:rsidRPr="006518C9" w:rsidRDefault="00921A47" w:rsidP="00921A47">
      <w:pPr>
        <w:pStyle w:val="Heading2"/>
      </w:pPr>
      <w:bookmarkStart w:id="184" w:name="_Toc457214085"/>
      <w:r w:rsidRPr="006518C9">
        <w:t>Element &lt;</w:t>
      </w:r>
      <w:bookmarkStart w:id="185" w:name="Filter"/>
      <w:r w:rsidRPr="006518C9">
        <w:t>Filter</w:t>
      </w:r>
      <w:bookmarkEnd w:id="185"/>
      <w:r w:rsidRPr="006518C9">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14:paraId="5195C9A6" w14:textId="77777777" w:rsidTr="00921A47">
        <w:trPr>
          <w:tblCellSpacing w:w="15" w:type="dxa"/>
        </w:trPr>
        <w:tc>
          <w:tcPr>
            <w:tcW w:w="0" w:type="auto"/>
            <w:vAlign w:val="center"/>
            <w:hideMark/>
          </w:tcPr>
          <w:p w14:paraId="72F824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4AC506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185F7A1E" w14:textId="77777777" w:rsidTr="00921A47">
        <w:trPr>
          <w:tblCellSpacing w:w="15" w:type="dxa"/>
        </w:trPr>
        <w:tc>
          <w:tcPr>
            <w:tcW w:w="0" w:type="auto"/>
            <w:vAlign w:val="center"/>
            <w:hideMark/>
          </w:tcPr>
          <w:p w14:paraId="7A65C8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CFCFB1" w14:textId="77777777" w:rsidR="00921A47" w:rsidRPr="006518C9" w:rsidRDefault="00921A47">
            <w:pPr>
              <w:rPr>
                <w:sz w:val="24"/>
                <w:szCs w:val="24"/>
                <w:lang w:val="en-US"/>
              </w:rPr>
            </w:pPr>
            <w:r w:rsidRPr="006518C9">
              <w:rPr>
                <w:lang w:val="en-US"/>
              </w:rPr>
              <w:t xml:space="preserve">FilterType </w:t>
            </w:r>
          </w:p>
        </w:tc>
      </w:tr>
      <w:tr w:rsidR="00921A47" w:rsidRPr="006518C9" w14:paraId="241A9795" w14:textId="77777777" w:rsidTr="00921A47">
        <w:trPr>
          <w:tblCellSpacing w:w="15" w:type="dxa"/>
        </w:trPr>
        <w:tc>
          <w:tcPr>
            <w:tcW w:w="0" w:type="auto"/>
            <w:vAlign w:val="center"/>
            <w:hideMark/>
          </w:tcPr>
          <w:p w14:paraId="21DC88F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47E80A9" w14:textId="77777777" w:rsidR="00921A47" w:rsidRPr="006518C9" w:rsidRDefault="00921A47">
            <w:pPr>
              <w:rPr>
                <w:sz w:val="24"/>
                <w:szCs w:val="24"/>
                <w:lang w:val="en-US"/>
              </w:rPr>
            </w:pPr>
            <w:r w:rsidRPr="006518C9">
              <w:rPr>
                <w:lang w:val="en-US"/>
              </w:rPr>
              <w:t>none</w:t>
            </w:r>
          </w:p>
        </w:tc>
      </w:tr>
      <w:tr w:rsidR="00921A47" w:rsidRPr="006518C9" w14:paraId="7549D0EF" w14:textId="77777777" w:rsidTr="00921A47">
        <w:trPr>
          <w:tblCellSpacing w:w="15" w:type="dxa"/>
        </w:trPr>
        <w:tc>
          <w:tcPr>
            <w:tcW w:w="0" w:type="auto"/>
            <w:vAlign w:val="center"/>
            <w:hideMark/>
          </w:tcPr>
          <w:p w14:paraId="2B35EDD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14:paraId="3CEDC6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252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6F3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BF0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DD9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48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3B08E" w14:textId="77777777" w:rsidR="00921A47" w:rsidRPr="006518C9" w:rsidRDefault="0032247A">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8EB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B59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D1AB"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BAA1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58A6C" w14:textId="77777777" w:rsidR="00921A47" w:rsidRPr="006518C9" w:rsidRDefault="0032247A">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1C07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A7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7076"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4C3DDE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9DF9D" w14:textId="77777777" w:rsidR="00921A47" w:rsidRPr="006518C9" w:rsidRDefault="0032247A">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2463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7A2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EDDB" w14:textId="77777777" w:rsidR="00921A47" w:rsidRPr="006518C9" w:rsidRDefault="00921A47">
                  <w:pPr>
                    <w:rPr>
                      <w:sz w:val="24"/>
                      <w:szCs w:val="24"/>
                      <w:lang w:val="en-US"/>
                    </w:rPr>
                  </w:pPr>
                  <w:r w:rsidRPr="006518C9">
                    <w:rPr>
                      <w:lang w:val="en-US"/>
                    </w:rPr>
                    <w:t>All sequences fulfilling the specifed criteria are excluded.</w:t>
                  </w:r>
                </w:p>
              </w:tc>
            </w:tr>
          </w:tbl>
          <w:p w14:paraId="7C982ED6" w14:textId="77777777" w:rsidR="00921A47" w:rsidRPr="006518C9" w:rsidRDefault="00921A47">
            <w:pPr>
              <w:rPr>
                <w:sz w:val="24"/>
                <w:szCs w:val="24"/>
                <w:lang w:val="en-US"/>
              </w:rPr>
            </w:pPr>
          </w:p>
        </w:tc>
      </w:tr>
      <w:tr w:rsidR="00921A47" w:rsidRPr="006518C9" w14:paraId="721DF492" w14:textId="77777777" w:rsidTr="00921A47">
        <w:trPr>
          <w:tblCellSpacing w:w="15" w:type="dxa"/>
        </w:trPr>
        <w:tc>
          <w:tcPr>
            <w:tcW w:w="0" w:type="auto"/>
            <w:vAlign w:val="center"/>
            <w:hideMark/>
          </w:tcPr>
          <w:p w14:paraId="2BE151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DF2B6B4" w14:textId="77777777" w:rsidR="00921A47" w:rsidRPr="006518C9" w:rsidRDefault="00921A47">
            <w:pPr>
              <w:pStyle w:val="HTMLPreformatted"/>
            </w:pPr>
            <w:r w:rsidRPr="006518C9">
              <w:t>&lt;Filter&gt;</w:t>
            </w:r>
          </w:p>
          <w:p w14:paraId="6358156B" w14:textId="77777777" w:rsidR="00921A47" w:rsidRPr="006518C9" w:rsidRDefault="00921A47">
            <w:pPr>
              <w:pStyle w:val="HTMLPreformatted"/>
            </w:pPr>
            <w:r w:rsidRPr="006518C9">
              <w:t xml:space="preserve">    &lt;FilterType&gt;</w:t>
            </w:r>
          </w:p>
          <w:p w14:paraId="453A97CA" w14:textId="77777777" w:rsidR="00921A47" w:rsidRPr="006518C9" w:rsidRDefault="00921A47">
            <w:pPr>
              <w:pStyle w:val="HTMLPreformatted"/>
            </w:pPr>
            <w:r w:rsidRPr="006518C9">
              <w:t xml:space="preserve">        &lt;cvParam accession="MS:1001020" cvRef="PSI-MS" name="DB filter taxonomy"/&gt;</w:t>
            </w:r>
          </w:p>
          <w:p w14:paraId="73DE0C20" w14:textId="77777777" w:rsidR="00921A47" w:rsidRPr="006518C9" w:rsidRDefault="00921A47">
            <w:pPr>
              <w:pStyle w:val="HTMLPreformatted"/>
            </w:pPr>
            <w:r w:rsidRPr="006518C9">
              <w:t xml:space="preserve">    &lt;/FilterType&gt;</w:t>
            </w:r>
          </w:p>
          <w:p w14:paraId="28842F79" w14:textId="77777777" w:rsidR="00921A47" w:rsidRPr="006518C9" w:rsidRDefault="00921A47">
            <w:pPr>
              <w:pStyle w:val="HTMLPreformatted"/>
            </w:pPr>
            <w:r w:rsidRPr="006518C9">
              <w:t>&lt;/Filter&gt;</w:t>
            </w:r>
          </w:p>
        </w:tc>
      </w:tr>
    </w:tbl>
    <w:p w14:paraId="023C670D" w14:textId="77777777" w:rsidR="00921A47" w:rsidRPr="006518C9" w:rsidRDefault="00921A47" w:rsidP="00921A47">
      <w:pPr>
        <w:rPr>
          <w:lang w:val="en-US"/>
        </w:rPr>
      </w:pPr>
    </w:p>
    <w:p w14:paraId="624A0150" w14:textId="77777777" w:rsidR="00921A47" w:rsidRPr="006518C9" w:rsidRDefault="00921A47" w:rsidP="00921A47">
      <w:pPr>
        <w:pStyle w:val="Heading2"/>
      </w:pPr>
      <w:bookmarkStart w:id="186" w:name="_Toc457214086"/>
      <w:r w:rsidRPr="006518C9">
        <w:t>Element &lt;</w:t>
      </w:r>
      <w:bookmarkStart w:id="187" w:name="FilterType"/>
      <w:r w:rsidRPr="006518C9">
        <w:t>FilterType</w:t>
      </w:r>
      <w:bookmarkEnd w:id="187"/>
      <w:r w:rsidRPr="006518C9">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785876E7" w14:textId="77777777" w:rsidTr="00921A47">
        <w:trPr>
          <w:tblCellSpacing w:w="15" w:type="dxa"/>
        </w:trPr>
        <w:tc>
          <w:tcPr>
            <w:tcW w:w="0" w:type="auto"/>
            <w:vAlign w:val="center"/>
            <w:hideMark/>
          </w:tcPr>
          <w:p w14:paraId="4C213E9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6C1B1A"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0C400B95" w14:textId="77777777" w:rsidTr="00921A47">
        <w:trPr>
          <w:tblCellSpacing w:w="15" w:type="dxa"/>
        </w:trPr>
        <w:tc>
          <w:tcPr>
            <w:tcW w:w="0" w:type="auto"/>
            <w:vAlign w:val="center"/>
            <w:hideMark/>
          </w:tcPr>
          <w:p w14:paraId="74D6808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0E1B74" w14:textId="77777777" w:rsidR="00921A47" w:rsidRPr="006518C9" w:rsidRDefault="00921A47">
            <w:pPr>
              <w:rPr>
                <w:sz w:val="24"/>
                <w:szCs w:val="24"/>
                <w:lang w:val="en-US"/>
              </w:rPr>
            </w:pPr>
            <w:r w:rsidRPr="006518C9">
              <w:rPr>
                <w:lang w:val="en-US"/>
              </w:rPr>
              <w:t xml:space="preserve">ParamType </w:t>
            </w:r>
          </w:p>
        </w:tc>
      </w:tr>
      <w:tr w:rsidR="00921A47" w:rsidRPr="006518C9" w14:paraId="07450C21" w14:textId="77777777" w:rsidTr="00921A47">
        <w:trPr>
          <w:tblCellSpacing w:w="15" w:type="dxa"/>
        </w:trPr>
        <w:tc>
          <w:tcPr>
            <w:tcW w:w="0" w:type="auto"/>
            <w:vAlign w:val="center"/>
            <w:hideMark/>
          </w:tcPr>
          <w:p w14:paraId="10090FD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B0CA13" w14:textId="77777777" w:rsidR="00921A47" w:rsidRPr="006518C9" w:rsidRDefault="00921A47">
            <w:pPr>
              <w:rPr>
                <w:sz w:val="24"/>
                <w:szCs w:val="24"/>
                <w:lang w:val="en-US"/>
              </w:rPr>
            </w:pPr>
            <w:r w:rsidRPr="006518C9">
              <w:rPr>
                <w:lang w:val="en-US"/>
              </w:rPr>
              <w:t>none</w:t>
            </w:r>
          </w:p>
        </w:tc>
      </w:tr>
      <w:tr w:rsidR="00921A47" w:rsidRPr="006518C9" w14:paraId="4FC13E19" w14:textId="77777777" w:rsidTr="00921A47">
        <w:trPr>
          <w:tblCellSpacing w:w="15" w:type="dxa"/>
        </w:trPr>
        <w:tc>
          <w:tcPr>
            <w:tcW w:w="0" w:type="auto"/>
            <w:vAlign w:val="center"/>
            <w:hideMark/>
          </w:tcPr>
          <w:p w14:paraId="7EEEFD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14:paraId="6D6E7D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28AA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C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B0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76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0A0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5575B"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B5170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025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27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7B416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0430C"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8DA0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B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0232" w14:textId="77777777" w:rsidR="00921A47" w:rsidRPr="006518C9" w:rsidRDefault="00921A47">
                  <w:pPr>
                    <w:rPr>
                      <w:sz w:val="24"/>
                      <w:szCs w:val="24"/>
                      <w:lang w:val="en-US"/>
                    </w:rPr>
                  </w:pPr>
                  <w:r w:rsidRPr="006518C9">
                    <w:rPr>
                      <w:lang w:val="en-US"/>
                    </w:rPr>
                    <w:t>A single user-defined parameter.</w:t>
                  </w:r>
                </w:p>
              </w:tc>
            </w:tr>
          </w:tbl>
          <w:p w14:paraId="12CFFA47" w14:textId="77777777" w:rsidR="00921A47" w:rsidRPr="006518C9" w:rsidRDefault="00921A47">
            <w:pPr>
              <w:rPr>
                <w:sz w:val="24"/>
                <w:szCs w:val="24"/>
                <w:lang w:val="en-US"/>
              </w:rPr>
            </w:pPr>
          </w:p>
        </w:tc>
      </w:tr>
      <w:tr w:rsidR="00921A47" w:rsidRPr="006518C9" w14:paraId="3E763D9E" w14:textId="77777777" w:rsidTr="00921A47">
        <w:trPr>
          <w:tblCellSpacing w:w="15" w:type="dxa"/>
        </w:trPr>
        <w:tc>
          <w:tcPr>
            <w:tcW w:w="0" w:type="auto"/>
            <w:vAlign w:val="center"/>
            <w:hideMark/>
          </w:tcPr>
          <w:p w14:paraId="437829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E7E2A7" w14:textId="77777777" w:rsidR="00921A47" w:rsidRPr="006518C9" w:rsidRDefault="00921A47">
            <w:pPr>
              <w:pStyle w:val="HTMLPreformatted"/>
            </w:pPr>
            <w:r w:rsidRPr="006518C9">
              <w:t>&lt;FilterType&gt;</w:t>
            </w:r>
          </w:p>
          <w:p w14:paraId="21EF0A52" w14:textId="77777777" w:rsidR="00921A47" w:rsidRPr="006518C9" w:rsidRDefault="00921A47">
            <w:pPr>
              <w:pStyle w:val="HTMLPreformatted"/>
            </w:pPr>
            <w:r w:rsidRPr="006518C9">
              <w:t xml:space="preserve">    &lt;cvParam accession="MS:1001020" cvRef="PSI-MS" name="DB filter taxonomy"/&gt;</w:t>
            </w:r>
          </w:p>
          <w:p w14:paraId="6A6BA3C2" w14:textId="77777777" w:rsidR="00921A47" w:rsidRPr="006518C9" w:rsidRDefault="00921A47">
            <w:pPr>
              <w:pStyle w:val="HTMLPreformatted"/>
            </w:pPr>
            <w:r w:rsidRPr="006518C9">
              <w:t>&lt;/FilterType&gt;</w:t>
            </w:r>
          </w:p>
        </w:tc>
      </w:tr>
      <w:tr w:rsidR="00921A47" w:rsidRPr="006518C9" w14:paraId="075E0640" w14:textId="77777777" w:rsidTr="00921A47">
        <w:trPr>
          <w:tblCellSpacing w:w="15" w:type="dxa"/>
        </w:trPr>
        <w:tc>
          <w:tcPr>
            <w:tcW w:w="0" w:type="auto"/>
            <w:vAlign w:val="center"/>
            <w:hideMark/>
          </w:tcPr>
          <w:p w14:paraId="59269EB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A34418" w14:textId="77777777" w:rsidR="00921A47" w:rsidRPr="006518C9" w:rsidRDefault="00921A47">
            <w:pPr>
              <w:pStyle w:val="HTMLPreformatted"/>
            </w:pPr>
            <w:r w:rsidRPr="006518C9">
              <w:t>Path /MzIdentML/AnalysisProtocolCollection/SpectrumIdentificationProtocol/DatabaseFilters/Filter/FilterType</w:t>
            </w:r>
          </w:p>
          <w:p w14:paraId="47782B5A" w14:textId="77777777" w:rsidR="00921A47" w:rsidRPr="006518C9" w:rsidRDefault="00921A47">
            <w:pPr>
              <w:pStyle w:val="HTMLPreformatted"/>
            </w:pPr>
            <w:r w:rsidRPr="006518C9">
              <w:t xml:space="preserve">MUST supply a *child* term of </w:t>
            </w:r>
            <w:hyperlink r:id="rId154"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68240558" w14:textId="77777777" w:rsidR="00921A47" w:rsidRPr="006518C9" w:rsidRDefault="00921A47">
            <w:pPr>
              <w:pStyle w:val="HTMLPreformatted"/>
            </w:pPr>
            <w:r w:rsidRPr="006518C9">
              <w:t xml:space="preserve">  e.g.: </w:t>
            </w:r>
            <w:hyperlink r:id="rId155"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8EDDF27" w14:textId="77777777" w:rsidR="00921A47" w:rsidRPr="006518C9" w:rsidRDefault="00921A47">
            <w:pPr>
              <w:pStyle w:val="HTMLPreformatted"/>
            </w:pPr>
            <w:r w:rsidRPr="006518C9">
              <w:t xml:space="preserve">  e.g.: </w:t>
            </w:r>
            <w:hyperlink r:id="rId156"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6896C15E" w14:textId="77777777" w:rsidR="00921A47" w:rsidRPr="006518C9" w:rsidRDefault="00921A47">
            <w:pPr>
              <w:pStyle w:val="HTMLPreformatted"/>
            </w:pPr>
            <w:r w:rsidRPr="006518C9">
              <w:t xml:space="preserve">  e.g.: </w:t>
            </w:r>
            <w:hyperlink r:id="rId157" w:tgtFrame="new" w:history="1">
              <w:r w:rsidRPr="006518C9">
                <w:rPr>
                  <w:rStyle w:val="Hyperlink"/>
                </w:rPr>
                <w:t>MS:1001022</w:t>
              </w:r>
            </w:hyperlink>
            <w:r w:rsidRPr="006518C9">
              <w:t xml:space="preserve"> (</w:t>
            </w:r>
            <w:r w:rsidRPr="006518C9">
              <w:rPr>
                <w:rStyle w:val="popup"/>
              </w:rPr>
              <w:t>DB MW filter</w:t>
            </w:r>
            <w:r w:rsidRPr="006518C9">
              <w:t xml:space="preserve">) </w:t>
            </w:r>
          </w:p>
          <w:p w14:paraId="7A852A0E" w14:textId="77777777" w:rsidR="00921A47" w:rsidRPr="006518C9" w:rsidRDefault="00921A47">
            <w:pPr>
              <w:pStyle w:val="HTMLPreformatted"/>
            </w:pPr>
            <w:r w:rsidRPr="006518C9">
              <w:t xml:space="preserve">  e.g.: </w:t>
            </w:r>
            <w:hyperlink r:id="rId158" w:tgtFrame="new" w:history="1">
              <w:r w:rsidRPr="006518C9">
                <w:rPr>
                  <w:rStyle w:val="Hyperlink"/>
                </w:rPr>
                <w:t>MS:1001023</w:t>
              </w:r>
            </w:hyperlink>
            <w:r w:rsidRPr="006518C9">
              <w:t xml:space="preserve"> (</w:t>
            </w:r>
            <w:r w:rsidRPr="006518C9">
              <w:rPr>
                <w:rStyle w:val="popup"/>
              </w:rPr>
              <w:t>DB PI filter</w:t>
            </w:r>
            <w:r w:rsidRPr="006518C9">
              <w:t xml:space="preserve">) </w:t>
            </w:r>
          </w:p>
          <w:p w14:paraId="61AB6567" w14:textId="77777777" w:rsidR="00921A47" w:rsidRPr="006518C9" w:rsidRDefault="00921A47">
            <w:pPr>
              <w:pStyle w:val="HTMLPreformatted"/>
            </w:pPr>
            <w:r w:rsidRPr="006518C9">
              <w:t xml:space="preserve">  e.g.: </w:t>
            </w:r>
            <w:hyperlink r:id="rId159"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529ECF55" w14:textId="77777777" w:rsidTr="00921A47">
        <w:trPr>
          <w:tblCellSpacing w:w="15" w:type="dxa"/>
        </w:trPr>
        <w:tc>
          <w:tcPr>
            <w:tcW w:w="0" w:type="auto"/>
            <w:vAlign w:val="center"/>
            <w:hideMark/>
          </w:tcPr>
          <w:p w14:paraId="3D2272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DA0F333" w14:textId="77777777" w:rsidR="00921A47" w:rsidRPr="006518C9" w:rsidRDefault="00921A47">
            <w:pPr>
              <w:pStyle w:val="HTMLPreformatted"/>
            </w:pPr>
            <w:r w:rsidRPr="006518C9">
              <w:t>&lt;cvParam accession="MS:1001020" cvRef="PSI-MS" name="DB filter taxonomy"/&gt;</w:t>
            </w:r>
          </w:p>
        </w:tc>
      </w:tr>
    </w:tbl>
    <w:p w14:paraId="3184C79F" w14:textId="77777777" w:rsidR="00921A47" w:rsidRPr="006518C9" w:rsidRDefault="00921A47" w:rsidP="00921A47">
      <w:pPr>
        <w:rPr>
          <w:lang w:val="en-US"/>
        </w:rPr>
      </w:pPr>
    </w:p>
    <w:p w14:paraId="4DEAED23" w14:textId="77777777" w:rsidR="00921A47" w:rsidRPr="006518C9" w:rsidRDefault="00921A47" w:rsidP="00921A47">
      <w:pPr>
        <w:pStyle w:val="Heading2"/>
      </w:pPr>
      <w:bookmarkStart w:id="188" w:name="_Toc457214087"/>
      <w:r w:rsidRPr="006518C9">
        <w:t>Element &lt;</w:t>
      </w:r>
      <w:bookmarkStart w:id="189" w:name="FragmentArray"/>
      <w:r w:rsidRPr="006518C9">
        <w:t>FragmentArray</w:t>
      </w:r>
      <w:bookmarkEnd w:id="189"/>
      <w:r w:rsidRPr="006518C9">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14:paraId="144E7796" w14:textId="77777777" w:rsidTr="00921A47">
        <w:trPr>
          <w:tblCellSpacing w:w="15" w:type="dxa"/>
        </w:trPr>
        <w:tc>
          <w:tcPr>
            <w:tcW w:w="0" w:type="auto"/>
            <w:vAlign w:val="center"/>
            <w:hideMark/>
          </w:tcPr>
          <w:p w14:paraId="4898316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1AC2685"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025D97A8" w14:textId="77777777" w:rsidTr="00921A47">
        <w:trPr>
          <w:tblCellSpacing w:w="15" w:type="dxa"/>
        </w:trPr>
        <w:tc>
          <w:tcPr>
            <w:tcW w:w="0" w:type="auto"/>
            <w:vAlign w:val="center"/>
            <w:hideMark/>
          </w:tcPr>
          <w:p w14:paraId="214E82F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0336E3" w14:textId="77777777" w:rsidR="00921A47" w:rsidRPr="006518C9" w:rsidRDefault="00921A47">
            <w:pPr>
              <w:rPr>
                <w:sz w:val="24"/>
                <w:szCs w:val="24"/>
                <w:lang w:val="en-US"/>
              </w:rPr>
            </w:pPr>
            <w:r w:rsidRPr="006518C9">
              <w:rPr>
                <w:lang w:val="en-US"/>
              </w:rPr>
              <w:t xml:space="preserve">FragmentArrayType </w:t>
            </w:r>
          </w:p>
        </w:tc>
      </w:tr>
      <w:tr w:rsidR="00921A47" w:rsidRPr="006518C9" w14:paraId="23E8C1A3" w14:textId="77777777" w:rsidTr="00921A47">
        <w:trPr>
          <w:tblCellSpacing w:w="15" w:type="dxa"/>
        </w:trPr>
        <w:tc>
          <w:tcPr>
            <w:tcW w:w="0" w:type="auto"/>
            <w:vAlign w:val="center"/>
            <w:hideMark/>
          </w:tcPr>
          <w:p w14:paraId="5B8FBECD"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14:paraId="0993B2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7B6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0A2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B65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3B2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116D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4519"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81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B9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FEAA"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1B2A45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E114"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67F3"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AB2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8A6D"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FAE7C71" w14:textId="77777777" w:rsidR="00921A47" w:rsidRPr="006518C9" w:rsidRDefault="00921A47">
            <w:pPr>
              <w:rPr>
                <w:sz w:val="24"/>
                <w:szCs w:val="24"/>
                <w:lang w:val="en-US"/>
              </w:rPr>
            </w:pPr>
          </w:p>
        </w:tc>
      </w:tr>
      <w:tr w:rsidR="00921A47" w:rsidRPr="006518C9" w14:paraId="485AFFF1" w14:textId="77777777" w:rsidTr="00921A47">
        <w:trPr>
          <w:tblCellSpacing w:w="15" w:type="dxa"/>
        </w:trPr>
        <w:tc>
          <w:tcPr>
            <w:tcW w:w="0" w:type="auto"/>
            <w:vAlign w:val="center"/>
            <w:hideMark/>
          </w:tcPr>
          <w:p w14:paraId="335941B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23BB9FE" w14:textId="77777777" w:rsidR="00921A47" w:rsidRPr="006518C9" w:rsidRDefault="00921A47">
            <w:pPr>
              <w:rPr>
                <w:sz w:val="24"/>
                <w:szCs w:val="24"/>
                <w:lang w:val="en-US"/>
              </w:rPr>
            </w:pPr>
            <w:r w:rsidRPr="006518C9">
              <w:rPr>
                <w:lang w:val="en-US"/>
              </w:rPr>
              <w:t>none</w:t>
            </w:r>
          </w:p>
        </w:tc>
      </w:tr>
      <w:tr w:rsidR="00921A47" w:rsidRPr="006518C9" w14:paraId="189AA31E" w14:textId="77777777" w:rsidTr="00921A47">
        <w:trPr>
          <w:tblCellSpacing w:w="15" w:type="dxa"/>
        </w:trPr>
        <w:tc>
          <w:tcPr>
            <w:tcW w:w="0" w:type="auto"/>
            <w:vAlign w:val="center"/>
            <w:hideMark/>
          </w:tcPr>
          <w:p w14:paraId="6619A3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F6822"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F70634D" w14:textId="77777777" w:rsidR="00921A47" w:rsidRPr="006518C9" w:rsidRDefault="00921A47" w:rsidP="00921A47">
      <w:pPr>
        <w:rPr>
          <w:lang w:val="en-US"/>
        </w:rPr>
      </w:pPr>
    </w:p>
    <w:p w14:paraId="159E8F87" w14:textId="77777777" w:rsidR="00921A47" w:rsidRPr="006518C9" w:rsidRDefault="00921A47" w:rsidP="00921A47">
      <w:pPr>
        <w:pStyle w:val="Heading2"/>
      </w:pPr>
      <w:bookmarkStart w:id="190" w:name="_Toc457214088"/>
      <w:r w:rsidRPr="006518C9">
        <w:t>Element &lt;</w:t>
      </w:r>
      <w:bookmarkStart w:id="191" w:name="Fragmentation"/>
      <w:r w:rsidRPr="006518C9">
        <w:t>Fragmentation</w:t>
      </w:r>
      <w:bookmarkEnd w:id="191"/>
      <w:r w:rsidRPr="006518C9">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08478726" w14:textId="77777777" w:rsidTr="00921A47">
        <w:trPr>
          <w:tblCellSpacing w:w="15" w:type="dxa"/>
        </w:trPr>
        <w:tc>
          <w:tcPr>
            <w:tcW w:w="0" w:type="auto"/>
            <w:vAlign w:val="center"/>
            <w:hideMark/>
          </w:tcPr>
          <w:p w14:paraId="7EF4E45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3E9B814"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08425795" w14:textId="77777777" w:rsidTr="00921A47">
        <w:trPr>
          <w:tblCellSpacing w:w="15" w:type="dxa"/>
        </w:trPr>
        <w:tc>
          <w:tcPr>
            <w:tcW w:w="0" w:type="auto"/>
            <w:vAlign w:val="center"/>
            <w:hideMark/>
          </w:tcPr>
          <w:p w14:paraId="3B1872E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3FCE74E" w14:textId="77777777" w:rsidR="00921A47" w:rsidRPr="006518C9" w:rsidRDefault="00921A47">
            <w:pPr>
              <w:rPr>
                <w:sz w:val="24"/>
                <w:szCs w:val="24"/>
                <w:lang w:val="en-US"/>
              </w:rPr>
            </w:pPr>
            <w:r w:rsidRPr="006518C9">
              <w:rPr>
                <w:lang w:val="en-US"/>
              </w:rPr>
              <w:t xml:space="preserve">FragmentationType </w:t>
            </w:r>
          </w:p>
        </w:tc>
      </w:tr>
      <w:tr w:rsidR="00921A47" w:rsidRPr="006518C9" w14:paraId="045BED8A" w14:textId="77777777" w:rsidTr="00921A47">
        <w:trPr>
          <w:tblCellSpacing w:w="15" w:type="dxa"/>
        </w:trPr>
        <w:tc>
          <w:tcPr>
            <w:tcW w:w="0" w:type="auto"/>
            <w:vAlign w:val="center"/>
            <w:hideMark/>
          </w:tcPr>
          <w:p w14:paraId="7426A4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9726366" w14:textId="77777777" w:rsidR="00921A47" w:rsidRPr="006518C9" w:rsidRDefault="00921A47">
            <w:pPr>
              <w:rPr>
                <w:sz w:val="24"/>
                <w:szCs w:val="24"/>
                <w:lang w:val="en-US"/>
              </w:rPr>
            </w:pPr>
            <w:r w:rsidRPr="006518C9">
              <w:rPr>
                <w:lang w:val="en-US"/>
              </w:rPr>
              <w:t>none</w:t>
            </w:r>
          </w:p>
        </w:tc>
      </w:tr>
      <w:tr w:rsidR="00921A47" w:rsidRPr="006518C9" w14:paraId="551FC8A4" w14:textId="77777777" w:rsidTr="00921A47">
        <w:trPr>
          <w:tblCellSpacing w:w="15" w:type="dxa"/>
        </w:trPr>
        <w:tc>
          <w:tcPr>
            <w:tcW w:w="0" w:type="auto"/>
            <w:vAlign w:val="center"/>
            <w:hideMark/>
          </w:tcPr>
          <w:p w14:paraId="55B484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14:paraId="3DD84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913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2D0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8B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1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F234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C15B7" w14:textId="77777777" w:rsidR="00921A47" w:rsidRPr="006518C9" w:rsidRDefault="0032247A">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99DD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80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8751F"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DD9BC75" w14:textId="77777777" w:rsidR="00921A47" w:rsidRPr="006518C9" w:rsidRDefault="00921A47">
            <w:pPr>
              <w:rPr>
                <w:sz w:val="24"/>
                <w:szCs w:val="24"/>
                <w:lang w:val="en-US"/>
              </w:rPr>
            </w:pPr>
          </w:p>
        </w:tc>
      </w:tr>
      <w:tr w:rsidR="00921A47" w:rsidRPr="006518C9" w14:paraId="177DDE51" w14:textId="77777777" w:rsidTr="00921A47">
        <w:trPr>
          <w:tblCellSpacing w:w="15" w:type="dxa"/>
        </w:trPr>
        <w:tc>
          <w:tcPr>
            <w:tcW w:w="0" w:type="auto"/>
            <w:vAlign w:val="center"/>
            <w:hideMark/>
          </w:tcPr>
          <w:p w14:paraId="3F612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A45756" w14:textId="77777777" w:rsidR="00921A47" w:rsidRPr="006518C9" w:rsidRDefault="00921A47">
            <w:pPr>
              <w:pStyle w:val="HTMLPreformatted"/>
            </w:pPr>
            <w:r w:rsidRPr="006518C9">
              <w:t xml:space="preserve">            &lt;Fragmentation&gt;</w:t>
            </w:r>
          </w:p>
          <w:p w14:paraId="74B72E45" w14:textId="77777777" w:rsidR="00921A47" w:rsidRPr="006518C9" w:rsidRDefault="00921A47">
            <w:pPr>
              <w:pStyle w:val="HTMLPreformatted"/>
            </w:pPr>
            <w:r w:rsidRPr="006518C9">
              <w:t xml:space="preserve">              &lt;IonType charge="1" index="1 2 3 4 5 6 7 8 9 10 11 12 13 14 15 16 17 18 19 20 21 22 23"&gt;</w:t>
            </w:r>
          </w:p>
          <w:p w14:paraId="3276F777"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19006760"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F8A8AD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40FE3AF1" w14:textId="77777777" w:rsidR="00921A47" w:rsidRPr="006518C9" w:rsidRDefault="00921A47">
            <w:pPr>
              <w:pStyle w:val="HTMLPreformatted"/>
            </w:pPr>
            <w:r w:rsidRPr="006518C9">
              <w:t xml:space="preserve">                &lt;cvParam cvRef="PSI-MS" accession="MS:1001220" name="frag: y ion"/&gt;</w:t>
            </w:r>
          </w:p>
          <w:p w14:paraId="742816A6" w14:textId="77777777" w:rsidR="00921A47" w:rsidRPr="006518C9" w:rsidRDefault="00921A47">
            <w:pPr>
              <w:pStyle w:val="HTMLPreformatted"/>
            </w:pPr>
            <w:r w:rsidRPr="006518C9">
              <w:t xml:space="preserve">              &lt;/IonType&gt;</w:t>
            </w:r>
          </w:p>
          <w:p w14:paraId="40F9DC1C" w14:textId="77777777" w:rsidR="00921A47" w:rsidRPr="006518C9" w:rsidRDefault="00921A47">
            <w:pPr>
              <w:pStyle w:val="HTMLPreformatted"/>
            </w:pPr>
            <w:r w:rsidRPr="006518C9">
              <w:t xml:space="preserve">  ...</w:t>
            </w:r>
          </w:p>
          <w:p w14:paraId="4C7DF71C" w14:textId="77777777" w:rsidR="00921A47" w:rsidRPr="006518C9" w:rsidRDefault="00921A47">
            <w:pPr>
              <w:pStyle w:val="HTMLPreformatted"/>
            </w:pPr>
            <w:r w:rsidRPr="006518C9">
              <w:t>&lt;/Fragmentation&gt;</w:t>
            </w:r>
          </w:p>
        </w:tc>
      </w:tr>
    </w:tbl>
    <w:p w14:paraId="52C6878A" w14:textId="77777777" w:rsidR="00921A47" w:rsidRPr="006518C9" w:rsidRDefault="00921A47" w:rsidP="00921A47">
      <w:pPr>
        <w:rPr>
          <w:lang w:val="en-US"/>
        </w:rPr>
      </w:pPr>
    </w:p>
    <w:p w14:paraId="254AA93A" w14:textId="77777777" w:rsidR="00921A47" w:rsidRPr="006518C9" w:rsidRDefault="00921A47" w:rsidP="00921A47">
      <w:pPr>
        <w:pStyle w:val="Heading2"/>
      </w:pPr>
      <w:bookmarkStart w:id="192" w:name="_Toc457214089"/>
      <w:r w:rsidRPr="006518C9">
        <w:t>Element &lt;</w:t>
      </w:r>
      <w:bookmarkStart w:id="193" w:name="FragmentationTable"/>
      <w:r w:rsidRPr="006518C9">
        <w:t>FragmentationTable</w:t>
      </w:r>
      <w:bookmarkEnd w:id="193"/>
      <w:r w:rsidRPr="006518C9">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14:paraId="7638AEAF" w14:textId="77777777" w:rsidTr="00921A47">
        <w:trPr>
          <w:tblCellSpacing w:w="15" w:type="dxa"/>
        </w:trPr>
        <w:tc>
          <w:tcPr>
            <w:tcW w:w="0" w:type="auto"/>
            <w:vAlign w:val="center"/>
            <w:hideMark/>
          </w:tcPr>
          <w:p w14:paraId="3C4AE5B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05BA0E8"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79F5A082" w14:textId="77777777" w:rsidTr="00921A47">
        <w:trPr>
          <w:tblCellSpacing w:w="15" w:type="dxa"/>
        </w:trPr>
        <w:tc>
          <w:tcPr>
            <w:tcW w:w="0" w:type="auto"/>
            <w:vAlign w:val="center"/>
            <w:hideMark/>
          </w:tcPr>
          <w:p w14:paraId="77925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3680BD"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44913966" w14:textId="77777777" w:rsidTr="00921A47">
        <w:trPr>
          <w:tblCellSpacing w:w="15" w:type="dxa"/>
        </w:trPr>
        <w:tc>
          <w:tcPr>
            <w:tcW w:w="0" w:type="auto"/>
            <w:vAlign w:val="center"/>
            <w:hideMark/>
          </w:tcPr>
          <w:p w14:paraId="5F1B90D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F914F05" w14:textId="77777777" w:rsidR="00921A47" w:rsidRPr="006518C9" w:rsidRDefault="00921A47">
            <w:pPr>
              <w:rPr>
                <w:sz w:val="24"/>
                <w:szCs w:val="24"/>
                <w:lang w:val="en-US"/>
              </w:rPr>
            </w:pPr>
            <w:r w:rsidRPr="006518C9">
              <w:rPr>
                <w:lang w:val="en-US"/>
              </w:rPr>
              <w:t>none</w:t>
            </w:r>
          </w:p>
        </w:tc>
      </w:tr>
      <w:tr w:rsidR="00921A47" w:rsidRPr="006518C9" w14:paraId="3327B6BA" w14:textId="77777777" w:rsidTr="00921A47">
        <w:trPr>
          <w:tblCellSpacing w:w="15" w:type="dxa"/>
        </w:trPr>
        <w:tc>
          <w:tcPr>
            <w:tcW w:w="0" w:type="auto"/>
            <w:vAlign w:val="center"/>
            <w:hideMark/>
          </w:tcPr>
          <w:p w14:paraId="1253DB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14:paraId="0FC4D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976E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276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60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221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EB7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89BC" w14:textId="77777777" w:rsidR="00921A47" w:rsidRPr="006518C9" w:rsidRDefault="0032247A">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D7A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B4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F5EFA"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2936B76E" w14:textId="77777777" w:rsidR="00921A47" w:rsidRPr="006518C9" w:rsidRDefault="00921A47">
            <w:pPr>
              <w:rPr>
                <w:sz w:val="24"/>
                <w:szCs w:val="24"/>
                <w:lang w:val="en-US"/>
              </w:rPr>
            </w:pPr>
          </w:p>
        </w:tc>
      </w:tr>
      <w:tr w:rsidR="00921A47" w:rsidRPr="006518C9" w14:paraId="7B0C9D4F" w14:textId="77777777" w:rsidTr="00921A47">
        <w:trPr>
          <w:tblCellSpacing w:w="15" w:type="dxa"/>
        </w:trPr>
        <w:tc>
          <w:tcPr>
            <w:tcW w:w="0" w:type="auto"/>
            <w:vAlign w:val="center"/>
            <w:hideMark/>
          </w:tcPr>
          <w:p w14:paraId="1599C727"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779E4E1" w14:textId="77777777" w:rsidR="00921A47" w:rsidRPr="006518C9" w:rsidRDefault="00921A47">
            <w:pPr>
              <w:pStyle w:val="HTMLPreformatted"/>
            </w:pPr>
            <w:r w:rsidRPr="006518C9">
              <w:t xml:space="preserve">        &lt;FragmentationTable&gt;</w:t>
            </w:r>
          </w:p>
          <w:p w14:paraId="2A4E710B" w14:textId="77777777" w:rsidR="00921A47" w:rsidRPr="006518C9" w:rsidRDefault="00921A47">
            <w:pPr>
              <w:pStyle w:val="HTMLPreformatted"/>
            </w:pPr>
            <w:r w:rsidRPr="006518C9">
              <w:t xml:space="preserve">          &lt;Measure id="Measure_MZ"&gt;</w:t>
            </w:r>
          </w:p>
          <w:p w14:paraId="1E537CA7"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03E1DB5A" w14:textId="77777777" w:rsidR="00921A47" w:rsidRPr="006518C9" w:rsidRDefault="00921A47">
            <w:pPr>
              <w:pStyle w:val="HTMLPreformatted"/>
            </w:pPr>
            <w:r w:rsidRPr="006518C9">
              <w:t xml:space="preserve">          &lt;/Measure&gt;</w:t>
            </w:r>
          </w:p>
          <w:p w14:paraId="0AA8C685" w14:textId="77777777" w:rsidR="00921A47" w:rsidRPr="006518C9" w:rsidRDefault="00921A47">
            <w:pPr>
              <w:pStyle w:val="HTMLPreformatted"/>
            </w:pPr>
            <w:r w:rsidRPr="006518C9">
              <w:t xml:space="preserve">          &lt;Measure id="Measure_Int"&gt;</w:t>
            </w:r>
          </w:p>
          <w:p w14:paraId="07D47FFC"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7E3EABB4" w14:textId="77777777" w:rsidR="00921A47" w:rsidRPr="006518C9" w:rsidRDefault="00921A47">
            <w:pPr>
              <w:pStyle w:val="HTMLPreformatted"/>
            </w:pPr>
            <w:r w:rsidRPr="006518C9">
              <w:t xml:space="preserve">          &lt;/Measure&gt;</w:t>
            </w:r>
          </w:p>
          <w:p w14:paraId="454E0B55" w14:textId="77777777" w:rsidR="00921A47" w:rsidRPr="006518C9" w:rsidRDefault="00921A47">
            <w:pPr>
              <w:pStyle w:val="HTMLPreformatted"/>
            </w:pPr>
            <w:r w:rsidRPr="006518C9">
              <w:t xml:space="preserve">  ...</w:t>
            </w:r>
          </w:p>
          <w:p w14:paraId="5E1587EE" w14:textId="77777777" w:rsidR="00921A47" w:rsidRPr="006518C9" w:rsidRDefault="00921A47">
            <w:pPr>
              <w:pStyle w:val="HTMLPreformatted"/>
            </w:pPr>
            <w:r w:rsidRPr="006518C9">
              <w:t>&lt;/FragmentationTable&gt;</w:t>
            </w:r>
          </w:p>
        </w:tc>
      </w:tr>
    </w:tbl>
    <w:p w14:paraId="2DFBD676" w14:textId="77777777" w:rsidR="00921A47" w:rsidRPr="006518C9" w:rsidRDefault="00921A47" w:rsidP="00921A47">
      <w:pPr>
        <w:rPr>
          <w:lang w:val="en-US"/>
        </w:rPr>
      </w:pPr>
    </w:p>
    <w:p w14:paraId="315F42F6" w14:textId="77777777" w:rsidR="00921A47" w:rsidRPr="006518C9" w:rsidRDefault="00921A47" w:rsidP="00921A47">
      <w:pPr>
        <w:pStyle w:val="Heading2"/>
      </w:pPr>
      <w:bookmarkStart w:id="194" w:name="_Toc457214090"/>
      <w:r w:rsidRPr="006518C9">
        <w:t>Element &lt;</w:t>
      </w:r>
      <w:bookmarkStart w:id="195" w:name="FragmentTolerance"/>
      <w:r w:rsidRPr="006518C9">
        <w:t>FragmentTolerance</w:t>
      </w:r>
      <w:bookmarkEnd w:id="195"/>
      <w:r w:rsidRPr="006518C9">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14:paraId="5A8E5AFF" w14:textId="77777777" w:rsidTr="00921A47">
        <w:trPr>
          <w:tblCellSpacing w:w="15" w:type="dxa"/>
        </w:trPr>
        <w:tc>
          <w:tcPr>
            <w:tcW w:w="0" w:type="auto"/>
            <w:vAlign w:val="center"/>
            <w:hideMark/>
          </w:tcPr>
          <w:p w14:paraId="2E98A5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210375"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58F7833" w14:textId="77777777" w:rsidTr="00921A47">
        <w:trPr>
          <w:tblCellSpacing w:w="15" w:type="dxa"/>
        </w:trPr>
        <w:tc>
          <w:tcPr>
            <w:tcW w:w="0" w:type="auto"/>
            <w:vAlign w:val="center"/>
            <w:hideMark/>
          </w:tcPr>
          <w:p w14:paraId="2245CB0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8A453F" w14:textId="77777777" w:rsidR="00921A47" w:rsidRPr="006518C9" w:rsidRDefault="00921A47">
            <w:pPr>
              <w:rPr>
                <w:sz w:val="24"/>
                <w:szCs w:val="24"/>
                <w:lang w:val="en-US"/>
              </w:rPr>
            </w:pPr>
            <w:r w:rsidRPr="006518C9">
              <w:rPr>
                <w:lang w:val="en-US"/>
              </w:rPr>
              <w:t xml:space="preserve">ToleranceType </w:t>
            </w:r>
          </w:p>
        </w:tc>
      </w:tr>
      <w:tr w:rsidR="00921A47" w:rsidRPr="006518C9" w14:paraId="3938635C" w14:textId="77777777" w:rsidTr="00921A47">
        <w:trPr>
          <w:tblCellSpacing w:w="15" w:type="dxa"/>
        </w:trPr>
        <w:tc>
          <w:tcPr>
            <w:tcW w:w="0" w:type="auto"/>
            <w:vAlign w:val="center"/>
            <w:hideMark/>
          </w:tcPr>
          <w:p w14:paraId="7C030F18"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C67125E" w14:textId="77777777" w:rsidR="00921A47" w:rsidRPr="006518C9" w:rsidRDefault="00921A47">
            <w:pPr>
              <w:rPr>
                <w:sz w:val="24"/>
                <w:szCs w:val="24"/>
                <w:lang w:val="en-US"/>
              </w:rPr>
            </w:pPr>
            <w:r w:rsidRPr="006518C9">
              <w:rPr>
                <w:lang w:val="en-US"/>
              </w:rPr>
              <w:t>none</w:t>
            </w:r>
          </w:p>
        </w:tc>
      </w:tr>
      <w:tr w:rsidR="00921A47" w:rsidRPr="006518C9" w14:paraId="6DDE285A" w14:textId="77777777" w:rsidTr="00921A47">
        <w:trPr>
          <w:tblCellSpacing w:w="15" w:type="dxa"/>
        </w:trPr>
        <w:tc>
          <w:tcPr>
            <w:tcW w:w="0" w:type="auto"/>
            <w:vAlign w:val="center"/>
            <w:hideMark/>
          </w:tcPr>
          <w:p w14:paraId="434897A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14:paraId="6F6AD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E328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A8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69F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2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7A0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94361"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DADD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57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2E67" w14:textId="77777777" w:rsidR="00921A47" w:rsidRPr="006518C9" w:rsidRDefault="00921A47">
                  <w:pPr>
                    <w:rPr>
                      <w:sz w:val="24"/>
                      <w:szCs w:val="24"/>
                      <w:lang w:val="en-US"/>
                    </w:rPr>
                  </w:pPr>
                  <w:r w:rsidRPr="006518C9">
                    <w:rPr>
                      <w:lang w:val="en-US"/>
                    </w:rPr>
                    <w:t>A single entry from an ontology or a controlled vocabulary.</w:t>
                  </w:r>
                </w:p>
              </w:tc>
            </w:tr>
          </w:tbl>
          <w:p w14:paraId="65A108DE" w14:textId="77777777" w:rsidR="00921A47" w:rsidRPr="006518C9" w:rsidRDefault="00921A47">
            <w:pPr>
              <w:rPr>
                <w:sz w:val="24"/>
                <w:szCs w:val="24"/>
                <w:lang w:val="en-US"/>
              </w:rPr>
            </w:pPr>
          </w:p>
        </w:tc>
      </w:tr>
      <w:tr w:rsidR="00921A47" w:rsidRPr="006518C9" w14:paraId="29A42B5E" w14:textId="77777777" w:rsidTr="00921A47">
        <w:trPr>
          <w:tblCellSpacing w:w="15" w:type="dxa"/>
        </w:trPr>
        <w:tc>
          <w:tcPr>
            <w:tcW w:w="0" w:type="auto"/>
            <w:vAlign w:val="center"/>
            <w:hideMark/>
          </w:tcPr>
          <w:p w14:paraId="7EBF00A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7E4C1" w14:textId="77777777" w:rsidR="00921A47" w:rsidRPr="006518C9" w:rsidRDefault="00921A47">
            <w:pPr>
              <w:pStyle w:val="HTMLPreformatted"/>
            </w:pPr>
            <w:r w:rsidRPr="006518C9">
              <w:t>&lt;FragmentTolerance&gt;</w:t>
            </w:r>
          </w:p>
          <w:p w14:paraId="785F5F81"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7DDFDC2F"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100EFA47" w14:textId="77777777" w:rsidR="00921A47" w:rsidRPr="006518C9" w:rsidRDefault="00921A47">
            <w:pPr>
              <w:pStyle w:val="HTMLPreformatted"/>
            </w:pPr>
            <w:r w:rsidRPr="006518C9">
              <w:t>&lt;/FragmentTolerance&gt;</w:t>
            </w:r>
          </w:p>
        </w:tc>
      </w:tr>
      <w:tr w:rsidR="00921A47" w:rsidRPr="006518C9" w14:paraId="75BA2743" w14:textId="77777777" w:rsidTr="00921A47">
        <w:trPr>
          <w:tblCellSpacing w:w="15" w:type="dxa"/>
        </w:trPr>
        <w:tc>
          <w:tcPr>
            <w:tcW w:w="0" w:type="auto"/>
            <w:vAlign w:val="center"/>
            <w:hideMark/>
          </w:tcPr>
          <w:p w14:paraId="1A208A1F"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D5F79FC" w14:textId="77777777" w:rsidR="00921A47" w:rsidRPr="006518C9" w:rsidRDefault="00921A47">
            <w:pPr>
              <w:pStyle w:val="HTMLPreformatted"/>
            </w:pPr>
            <w:r w:rsidRPr="006518C9">
              <w:t>Path /MzIdentML/AnalysisProtocolCollection/SpectrumIdentificationProtocol/FragmentTolerance</w:t>
            </w:r>
          </w:p>
          <w:p w14:paraId="02D7B7A1" w14:textId="77777777" w:rsidR="00921A47" w:rsidRPr="006518C9" w:rsidRDefault="00921A47">
            <w:pPr>
              <w:pStyle w:val="HTMLPreformatted"/>
            </w:pPr>
            <w:r w:rsidRPr="006518C9">
              <w:t xml:space="preserve">MUST supply term </w:t>
            </w:r>
            <w:hyperlink r:id="rId160"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28AC515D" w14:textId="77777777" w:rsidR="00921A47" w:rsidRPr="006518C9" w:rsidRDefault="00921A47">
            <w:pPr>
              <w:pStyle w:val="HTMLPreformatted"/>
            </w:pPr>
            <w:r w:rsidRPr="006518C9">
              <w:t xml:space="preserve">MUST supply term </w:t>
            </w:r>
            <w:hyperlink r:id="rId161"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30D0A64" w14:textId="77777777" w:rsidTr="00921A47">
        <w:trPr>
          <w:tblCellSpacing w:w="15" w:type="dxa"/>
        </w:trPr>
        <w:tc>
          <w:tcPr>
            <w:tcW w:w="0" w:type="auto"/>
            <w:vAlign w:val="center"/>
            <w:hideMark/>
          </w:tcPr>
          <w:p w14:paraId="01813B5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5CD3D35"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3DB20F98"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565485CE" w14:textId="77777777" w:rsidR="00921A47" w:rsidRPr="006518C9" w:rsidRDefault="00921A47" w:rsidP="00921A47">
      <w:pPr>
        <w:rPr>
          <w:lang w:val="en-US"/>
        </w:rPr>
      </w:pPr>
    </w:p>
    <w:p w14:paraId="039E03D6" w14:textId="77777777" w:rsidR="00921A47" w:rsidRPr="006518C9" w:rsidRDefault="00921A47" w:rsidP="00921A47">
      <w:pPr>
        <w:pStyle w:val="Heading2"/>
      </w:pPr>
      <w:bookmarkStart w:id="196" w:name="_Toc457214091"/>
      <w:r w:rsidRPr="006518C9">
        <w:t>Element &lt;</w:t>
      </w:r>
      <w:bookmarkStart w:id="197" w:name="Include"/>
      <w:r w:rsidRPr="006518C9">
        <w:t>Include</w:t>
      </w:r>
      <w:bookmarkEnd w:id="197"/>
      <w:r w:rsidRPr="006518C9">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14:paraId="74292429" w14:textId="77777777" w:rsidTr="00921A47">
        <w:trPr>
          <w:tblCellSpacing w:w="15" w:type="dxa"/>
        </w:trPr>
        <w:tc>
          <w:tcPr>
            <w:tcW w:w="0" w:type="auto"/>
            <w:vAlign w:val="center"/>
            <w:hideMark/>
          </w:tcPr>
          <w:p w14:paraId="6005CD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9AD9B3C"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50AFDDF6" w14:textId="77777777" w:rsidTr="00921A47">
        <w:trPr>
          <w:tblCellSpacing w:w="15" w:type="dxa"/>
        </w:trPr>
        <w:tc>
          <w:tcPr>
            <w:tcW w:w="0" w:type="auto"/>
            <w:vAlign w:val="center"/>
            <w:hideMark/>
          </w:tcPr>
          <w:p w14:paraId="695D312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733938A" w14:textId="77777777" w:rsidR="00921A47" w:rsidRPr="006518C9" w:rsidRDefault="00921A47">
            <w:pPr>
              <w:rPr>
                <w:sz w:val="24"/>
                <w:szCs w:val="24"/>
                <w:lang w:val="en-US"/>
              </w:rPr>
            </w:pPr>
            <w:r w:rsidRPr="006518C9">
              <w:rPr>
                <w:lang w:val="en-US"/>
              </w:rPr>
              <w:t xml:space="preserve">ParamListType </w:t>
            </w:r>
          </w:p>
        </w:tc>
      </w:tr>
      <w:tr w:rsidR="00921A47" w:rsidRPr="006518C9" w14:paraId="12DF5070" w14:textId="77777777" w:rsidTr="00921A47">
        <w:trPr>
          <w:tblCellSpacing w:w="15" w:type="dxa"/>
        </w:trPr>
        <w:tc>
          <w:tcPr>
            <w:tcW w:w="0" w:type="auto"/>
            <w:vAlign w:val="center"/>
            <w:hideMark/>
          </w:tcPr>
          <w:p w14:paraId="05E3157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3BC1E32" w14:textId="77777777" w:rsidR="00921A47" w:rsidRPr="006518C9" w:rsidRDefault="00921A47">
            <w:pPr>
              <w:rPr>
                <w:sz w:val="24"/>
                <w:szCs w:val="24"/>
                <w:lang w:val="en-US"/>
              </w:rPr>
            </w:pPr>
            <w:r w:rsidRPr="006518C9">
              <w:rPr>
                <w:lang w:val="en-US"/>
              </w:rPr>
              <w:t>none</w:t>
            </w:r>
          </w:p>
        </w:tc>
      </w:tr>
      <w:tr w:rsidR="00921A47" w:rsidRPr="006518C9" w14:paraId="1590863E" w14:textId="77777777" w:rsidTr="00921A47">
        <w:trPr>
          <w:tblCellSpacing w:w="15" w:type="dxa"/>
        </w:trPr>
        <w:tc>
          <w:tcPr>
            <w:tcW w:w="0" w:type="auto"/>
            <w:vAlign w:val="center"/>
            <w:hideMark/>
          </w:tcPr>
          <w:p w14:paraId="1C1D9E4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14:paraId="76DCC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E99A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8B56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97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3A4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41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77DBB"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6F1A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75C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6A2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948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CC991"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BDB2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A3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F7353" w14:textId="77777777" w:rsidR="00921A47" w:rsidRPr="006518C9" w:rsidRDefault="00921A47">
                  <w:pPr>
                    <w:rPr>
                      <w:sz w:val="24"/>
                      <w:szCs w:val="24"/>
                      <w:lang w:val="en-US"/>
                    </w:rPr>
                  </w:pPr>
                  <w:r w:rsidRPr="006518C9">
                    <w:rPr>
                      <w:lang w:val="en-US"/>
                    </w:rPr>
                    <w:t>A single user-defined parameter.</w:t>
                  </w:r>
                </w:p>
              </w:tc>
            </w:tr>
          </w:tbl>
          <w:p w14:paraId="4C59369A" w14:textId="77777777" w:rsidR="00921A47" w:rsidRPr="006518C9" w:rsidRDefault="00921A47">
            <w:pPr>
              <w:rPr>
                <w:sz w:val="24"/>
                <w:szCs w:val="24"/>
                <w:lang w:val="en-US"/>
              </w:rPr>
            </w:pPr>
          </w:p>
        </w:tc>
      </w:tr>
      <w:tr w:rsidR="00921A47" w:rsidRPr="006518C9" w14:paraId="5DD0CF85" w14:textId="77777777" w:rsidTr="00921A47">
        <w:trPr>
          <w:tblCellSpacing w:w="15" w:type="dxa"/>
        </w:trPr>
        <w:tc>
          <w:tcPr>
            <w:tcW w:w="0" w:type="auto"/>
            <w:vAlign w:val="center"/>
            <w:hideMark/>
          </w:tcPr>
          <w:p w14:paraId="647AB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32216C8" w14:textId="77777777" w:rsidR="00921A47" w:rsidRPr="006518C9" w:rsidRDefault="00921A47">
            <w:pPr>
              <w:rPr>
                <w:sz w:val="24"/>
                <w:szCs w:val="24"/>
                <w:lang w:val="en-US"/>
              </w:rPr>
            </w:pPr>
          </w:p>
        </w:tc>
      </w:tr>
      <w:tr w:rsidR="00921A47" w:rsidRPr="006518C9" w14:paraId="05871AAD" w14:textId="77777777" w:rsidTr="00921A47">
        <w:trPr>
          <w:tblCellSpacing w:w="15" w:type="dxa"/>
        </w:trPr>
        <w:tc>
          <w:tcPr>
            <w:tcW w:w="0" w:type="auto"/>
            <w:vAlign w:val="center"/>
            <w:hideMark/>
          </w:tcPr>
          <w:p w14:paraId="2EB60B7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8E3A303" w14:textId="77777777" w:rsidR="00921A47" w:rsidRPr="006518C9" w:rsidRDefault="00921A47">
            <w:pPr>
              <w:pStyle w:val="HTMLPreformatted"/>
            </w:pPr>
            <w:r w:rsidRPr="006518C9">
              <w:t>Path /MzIdentML/AnalysisProtocolCollection/SpectrumIdentificationProtocol/DatabaseFilters/Filter/Include</w:t>
            </w:r>
          </w:p>
          <w:p w14:paraId="6FF17371" w14:textId="77777777" w:rsidR="00921A47" w:rsidRPr="006518C9" w:rsidRDefault="00921A47">
            <w:pPr>
              <w:pStyle w:val="HTMLPreformatted"/>
            </w:pPr>
            <w:r w:rsidRPr="006518C9">
              <w:t xml:space="preserve">MAY supply a *child* term of </w:t>
            </w:r>
            <w:hyperlink r:id="rId162"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1CE6AF96" w14:textId="77777777" w:rsidR="00921A47" w:rsidRPr="006518C9" w:rsidRDefault="00921A47">
            <w:pPr>
              <w:pStyle w:val="HTMLPreformatted"/>
            </w:pPr>
            <w:r w:rsidRPr="006518C9">
              <w:t xml:space="preserve">  e.g.: </w:t>
            </w:r>
            <w:hyperlink r:id="rId163"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8EAD8F2" w14:textId="77777777" w:rsidR="00921A47" w:rsidRPr="006518C9" w:rsidRDefault="00921A47">
            <w:pPr>
              <w:pStyle w:val="HTMLPreformatted"/>
            </w:pPr>
            <w:r w:rsidRPr="006518C9">
              <w:t xml:space="preserve">  e.g.: </w:t>
            </w:r>
            <w:hyperlink r:id="rId164"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44919262" w14:textId="77777777" w:rsidR="00921A47" w:rsidRPr="006518C9" w:rsidRDefault="00921A47">
            <w:pPr>
              <w:pStyle w:val="HTMLPreformatted"/>
            </w:pPr>
            <w:r w:rsidRPr="006518C9">
              <w:t xml:space="preserve">  e.g.: </w:t>
            </w:r>
            <w:hyperlink r:id="rId165"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1FA9849B" w14:textId="77777777" w:rsidR="00921A47" w:rsidRPr="006518C9" w:rsidRDefault="00921A47">
            <w:pPr>
              <w:pStyle w:val="HTMLPreformatted"/>
            </w:pPr>
            <w:r w:rsidRPr="006518C9">
              <w:t xml:space="preserve">  e.g.: </w:t>
            </w:r>
            <w:hyperlink r:id="rId166"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45510154" w14:textId="77777777" w:rsidR="00921A47" w:rsidRPr="006518C9" w:rsidRDefault="00921A47">
            <w:pPr>
              <w:pStyle w:val="HTMLPreformatted"/>
            </w:pPr>
            <w:r w:rsidRPr="006518C9">
              <w:t xml:space="preserve">  e.g.: </w:t>
            </w:r>
            <w:hyperlink r:id="rId167"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4FACD73F" w14:textId="77777777" w:rsidR="00921A47" w:rsidRPr="006518C9" w:rsidRDefault="00921A47">
            <w:pPr>
              <w:pStyle w:val="HTMLPreformatted"/>
            </w:pPr>
            <w:r w:rsidRPr="006518C9">
              <w:t xml:space="preserve">  e.g.: </w:t>
            </w:r>
            <w:hyperlink r:id="rId168"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4CA5CA9" w14:textId="77777777" w:rsidR="00921A47" w:rsidRPr="006518C9" w:rsidRDefault="00921A47">
            <w:pPr>
              <w:pStyle w:val="HTMLPreformatted"/>
            </w:pPr>
            <w:r w:rsidRPr="006518C9">
              <w:t xml:space="preserve">  e.g.: </w:t>
            </w:r>
            <w:hyperlink r:id="rId169"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525191E4" w14:textId="77777777" w:rsidR="00921A47" w:rsidRPr="006518C9" w:rsidRDefault="00921A47">
            <w:pPr>
              <w:pStyle w:val="HTMLPreformatted"/>
            </w:pPr>
            <w:r w:rsidRPr="006518C9">
              <w:t xml:space="preserve">  e.g.: </w:t>
            </w:r>
            <w:hyperlink r:id="rId170"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E56B125" w14:textId="77777777" w:rsidR="00921A47" w:rsidRPr="006518C9" w:rsidRDefault="00921A47">
            <w:pPr>
              <w:pStyle w:val="HTMLPreformatted"/>
            </w:pPr>
            <w:r w:rsidRPr="006518C9">
              <w:t xml:space="preserve">  e.g.: </w:t>
            </w:r>
            <w:hyperlink r:id="rId171"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ED69FB2" w14:textId="77777777" w:rsidR="00921A47" w:rsidRPr="006518C9" w:rsidRDefault="00921A47">
            <w:pPr>
              <w:pStyle w:val="HTMLPreformatted"/>
            </w:pPr>
            <w:r w:rsidRPr="006518C9">
              <w:t xml:space="preserve">  e.g.: </w:t>
            </w:r>
            <w:hyperlink r:id="rId172"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0AB965E8" w14:textId="77777777" w:rsidR="00921A47" w:rsidRPr="006518C9" w:rsidRDefault="00921A47">
            <w:pPr>
              <w:pStyle w:val="HTMLPreformatted"/>
            </w:pPr>
            <w:r w:rsidRPr="006518C9">
              <w:t xml:space="preserve">  </w:t>
            </w:r>
            <w:hyperlink r:id="rId173" w:tgtFrame="new" w:history="1">
              <w:r w:rsidRPr="006518C9">
                <w:rPr>
                  <w:rStyle w:val="Hyperlink"/>
                </w:rPr>
                <w:t>et al.</w:t>
              </w:r>
            </w:hyperlink>
          </w:p>
        </w:tc>
      </w:tr>
    </w:tbl>
    <w:p w14:paraId="2B170477" w14:textId="77777777" w:rsidR="00921A47" w:rsidRPr="006518C9" w:rsidRDefault="00921A47" w:rsidP="00921A47">
      <w:pPr>
        <w:rPr>
          <w:lang w:val="en-US"/>
        </w:rPr>
      </w:pPr>
    </w:p>
    <w:p w14:paraId="2D1303C0" w14:textId="77777777" w:rsidR="00921A47" w:rsidRPr="006518C9" w:rsidRDefault="00921A47" w:rsidP="00921A47">
      <w:pPr>
        <w:pStyle w:val="Heading2"/>
      </w:pPr>
      <w:bookmarkStart w:id="198" w:name="_Toc457214092"/>
      <w:r w:rsidRPr="006518C9">
        <w:t>Element &lt;</w:t>
      </w:r>
      <w:bookmarkStart w:id="199" w:name="Inputs"/>
      <w:r w:rsidRPr="006518C9">
        <w:t>Inputs</w:t>
      </w:r>
      <w:bookmarkEnd w:id="199"/>
      <w:r w:rsidRPr="006518C9">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68B08627" w14:textId="77777777" w:rsidTr="008F498D">
        <w:trPr>
          <w:tblCellSpacing w:w="15" w:type="dxa"/>
        </w:trPr>
        <w:tc>
          <w:tcPr>
            <w:tcW w:w="0" w:type="auto"/>
            <w:vAlign w:val="center"/>
            <w:hideMark/>
          </w:tcPr>
          <w:p w14:paraId="4D83B145"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503479B5"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082E0633" w14:textId="77777777" w:rsidR="00921A47" w:rsidRPr="006518C9" w:rsidRDefault="00921A47" w:rsidP="008F498D">
            <w:pPr>
              <w:rPr>
                <w:sz w:val="24"/>
                <w:szCs w:val="24"/>
                <w:lang w:val="en-US"/>
              </w:rPr>
            </w:pPr>
            <w:r w:rsidRPr="006518C9">
              <w:rPr>
                <w:lang w:val="en-US"/>
              </w:rPr>
              <w:lastRenderedPageBreak/>
              <w:t xml:space="preserve">file converted to mzIdentML. </w:t>
            </w:r>
          </w:p>
        </w:tc>
      </w:tr>
      <w:tr w:rsidR="00921A47" w:rsidRPr="006518C9" w14:paraId="4FBC4206" w14:textId="77777777" w:rsidTr="008F498D">
        <w:trPr>
          <w:tblCellSpacing w:w="15" w:type="dxa"/>
        </w:trPr>
        <w:tc>
          <w:tcPr>
            <w:tcW w:w="0" w:type="auto"/>
            <w:vAlign w:val="center"/>
            <w:hideMark/>
          </w:tcPr>
          <w:p w14:paraId="571765C6" w14:textId="77777777" w:rsidR="00921A47" w:rsidRPr="006518C9" w:rsidRDefault="00921A47">
            <w:pPr>
              <w:rPr>
                <w:sz w:val="24"/>
                <w:szCs w:val="24"/>
                <w:lang w:val="en-US"/>
              </w:rPr>
            </w:pPr>
            <w:r w:rsidRPr="006518C9">
              <w:rPr>
                <w:b/>
                <w:bCs/>
                <w:lang w:val="en-US"/>
              </w:rPr>
              <w:lastRenderedPageBreak/>
              <w:t>Type:</w:t>
            </w:r>
          </w:p>
        </w:tc>
        <w:tc>
          <w:tcPr>
            <w:tcW w:w="7371" w:type="dxa"/>
            <w:vAlign w:val="center"/>
            <w:hideMark/>
          </w:tcPr>
          <w:p w14:paraId="37A85471" w14:textId="77777777" w:rsidR="00921A47" w:rsidRPr="006518C9" w:rsidRDefault="00921A47">
            <w:pPr>
              <w:rPr>
                <w:sz w:val="24"/>
                <w:szCs w:val="24"/>
                <w:lang w:val="en-US"/>
              </w:rPr>
            </w:pPr>
            <w:r w:rsidRPr="006518C9">
              <w:rPr>
                <w:lang w:val="en-US"/>
              </w:rPr>
              <w:t xml:space="preserve">InputsType </w:t>
            </w:r>
          </w:p>
        </w:tc>
      </w:tr>
      <w:tr w:rsidR="00921A47" w:rsidRPr="006518C9" w14:paraId="329F6EA7" w14:textId="77777777" w:rsidTr="008F498D">
        <w:trPr>
          <w:tblCellSpacing w:w="15" w:type="dxa"/>
        </w:trPr>
        <w:tc>
          <w:tcPr>
            <w:tcW w:w="0" w:type="auto"/>
            <w:vAlign w:val="center"/>
            <w:hideMark/>
          </w:tcPr>
          <w:p w14:paraId="043DCB42"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51AB45BE" w14:textId="77777777" w:rsidR="00921A47" w:rsidRPr="006518C9" w:rsidRDefault="00921A47">
            <w:pPr>
              <w:rPr>
                <w:sz w:val="24"/>
                <w:szCs w:val="24"/>
                <w:lang w:val="en-US"/>
              </w:rPr>
            </w:pPr>
            <w:r w:rsidRPr="006518C9">
              <w:rPr>
                <w:lang w:val="en-US"/>
              </w:rPr>
              <w:t>none</w:t>
            </w:r>
          </w:p>
        </w:tc>
      </w:tr>
      <w:tr w:rsidR="00921A47" w:rsidRPr="006518C9" w14:paraId="75936584" w14:textId="77777777" w:rsidTr="008F498D">
        <w:trPr>
          <w:tblCellSpacing w:w="15" w:type="dxa"/>
        </w:trPr>
        <w:tc>
          <w:tcPr>
            <w:tcW w:w="0" w:type="auto"/>
            <w:vAlign w:val="center"/>
            <w:hideMark/>
          </w:tcPr>
          <w:p w14:paraId="2964D456"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8046F3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2AEA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F41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E64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FD57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68F42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B9647" w14:textId="77777777" w:rsidR="00921A47" w:rsidRPr="006518C9" w:rsidRDefault="0032247A">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3100F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5E5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F76174E" w14:textId="77777777" w:rsidR="00921A47" w:rsidRPr="006518C9" w:rsidRDefault="00921A47">
                  <w:pPr>
                    <w:rPr>
                      <w:sz w:val="24"/>
                      <w:szCs w:val="24"/>
                      <w:lang w:val="en-US"/>
                    </w:rPr>
                  </w:pPr>
                  <w:r w:rsidRPr="006518C9">
                    <w:rPr>
                      <w:lang w:val="en-US"/>
                    </w:rPr>
                    <w:t>A file from which this mzIdentML instance was created.</w:t>
                  </w:r>
                </w:p>
              </w:tc>
            </w:tr>
            <w:tr w:rsidR="00921A47" w:rsidRPr="006518C9" w14:paraId="3D0EDBF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BA727" w14:textId="77777777" w:rsidR="00921A47" w:rsidRPr="006518C9" w:rsidRDefault="0032247A">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F8705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946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E1CAC67"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42CA3BC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93F76" w14:textId="77777777" w:rsidR="00921A47" w:rsidRPr="006518C9" w:rsidRDefault="0032247A">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47C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93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5FD06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63635A7D" w14:textId="77777777" w:rsidR="00921A47" w:rsidRPr="006518C9" w:rsidRDefault="00921A47">
            <w:pPr>
              <w:rPr>
                <w:sz w:val="24"/>
                <w:szCs w:val="24"/>
                <w:lang w:val="en-US"/>
              </w:rPr>
            </w:pPr>
          </w:p>
        </w:tc>
      </w:tr>
      <w:tr w:rsidR="00921A47" w:rsidRPr="006518C9" w14:paraId="5D0FC2B1" w14:textId="77777777" w:rsidTr="008F498D">
        <w:trPr>
          <w:tblCellSpacing w:w="15" w:type="dxa"/>
        </w:trPr>
        <w:tc>
          <w:tcPr>
            <w:tcW w:w="0" w:type="auto"/>
            <w:vAlign w:val="center"/>
            <w:hideMark/>
          </w:tcPr>
          <w:p w14:paraId="32AA7FAD" w14:textId="77777777" w:rsidR="00921A47" w:rsidRPr="006518C9" w:rsidRDefault="00921A47">
            <w:pPr>
              <w:rPr>
                <w:sz w:val="24"/>
                <w:szCs w:val="24"/>
                <w:lang w:val="en-US"/>
              </w:rPr>
            </w:pPr>
            <w:r w:rsidRPr="006518C9">
              <w:rPr>
                <w:b/>
                <w:bCs/>
                <w:lang w:val="en-US"/>
              </w:rPr>
              <w:t>Example Context:</w:t>
            </w:r>
          </w:p>
        </w:tc>
        <w:tc>
          <w:tcPr>
            <w:tcW w:w="7371" w:type="dxa"/>
            <w:vAlign w:val="center"/>
            <w:hideMark/>
          </w:tcPr>
          <w:p w14:paraId="51F0DA1A" w14:textId="77777777" w:rsidR="00921A47" w:rsidRPr="006518C9" w:rsidRDefault="00921A47">
            <w:pPr>
              <w:pStyle w:val="HTMLPreformatted"/>
            </w:pPr>
            <w:r w:rsidRPr="006518C9">
              <w:t>&lt;Inputs xmlns="http://psidev.info/psi/pi/mzIdentML/1.2"&gt;</w:t>
            </w:r>
          </w:p>
          <w:p w14:paraId="1FEBF183" w14:textId="77777777" w:rsidR="008F498D" w:rsidRPr="006518C9" w:rsidRDefault="00921A47">
            <w:pPr>
              <w:pStyle w:val="HTMLPreformatted"/>
            </w:pPr>
            <w:r w:rsidRPr="006518C9">
              <w:t xml:space="preserve">    &lt;SourceFile location="C:\Work\PSI\mzIdentML\ProteinInference\Rosetta2\tandem\peaklist2a_plus_ecoli_versus_unimod_</w:t>
            </w:r>
          </w:p>
          <w:p w14:paraId="399CEECE" w14:textId="77777777" w:rsidR="00921A47" w:rsidRPr="006518C9" w:rsidRDefault="00921A47">
            <w:pPr>
              <w:pStyle w:val="HTMLPreformatted"/>
            </w:pPr>
            <w:r w:rsidRPr="006518C9">
              <w:t>full.xml" id="SourceFile_1"&gt;</w:t>
            </w:r>
          </w:p>
          <w:p w14:paraId="548221DC" w14:textId="77777777" w:rsidR="00921A47" w:rsidRPr="006518C9" w:rsidRDefault="00921A47">
            <w:pPr>
              <w:pStyle w:val="HTMLPreformatted"/>
            </w:pPr>
            <w:r w:rsidRPr="006518C9">
              <w:t xml:space="preserve">        &lt;FileFormat&gt;</w:t>
            </w:r>
          </w:p>
          <w:p w14:paraId="1F59EAA3" w14:textId="77777777" w:rsidR="00921A47" w:rsidRPr="006518C9" w:rsidRDefault="00921A47">
            <w:pPr>
              <w:pStyle w:val="HTMLPreformatted"/>
            </w:pPr>
            <w:r w:rsidRPr="006518C9">
              <w:t xml:space="preserve">            &lt;cvParam accession="MS:1001401" cvRef="PSI-MS" name="X\!Tandem xml file"/&gt;</w:t>
            </w:r>
          </w:p>
          <w:p w14:paraId="578B3067" w14:textId="77777777" w:rsidR="00921A47" w:rsidRPr="006518C9" w:rsidRDefault="00921A47">
            <w:pPr>
              <w:pStyle w:val="HTMLPreformatted"/>
            </w:pPr>
            <w:r w:rsidRPr="006518C9">
              <w:t xml:space="preserve">        &lt;/FileFormat&gt;</w:t>
            </w:r>
          </w:p>
          <w:p w14:paraId="11CCBA4F" w14:textId="77777777" w:rsidR="00921A47" w:rsidRPr="006518C9" w:rsidRDefault="00921A47">
            <w:pPr>
              <w:pStyle w:val="HTMLPreformatted"/>
            </w:pPr>
            <w:r w:rsidRPr="006518C9">
              <w:t xml:space="preserve">    &lt;/SourceFile&gt;</w:t>
            </w:r>
          </w:p>
          <w:p w14:paraId="761428D6"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7E6F8629" w14:textId="77777777" w:rsidR="00921A47" w:rsidRPr="006518C9" w:rsidRDefault="00921A47">
            <w:pPr>
              <w:pStyle w:val="HTMLPreformatted"/>
            </w:pPr>
            <w:r w:rsidRPr="006518C9">
              <w:t xml:space="preserve">  ...</w:t>
            </w:r>
          </w:p>
          <w:p w14:paraId="177ACCCE" w14:textId="77777777" w:rsidR="00921A47" w:rsidRPr="006518C9" w:rsidRDefault="00921A47">
            <w:pPr>
              <w:pStyle w:val="HTMLPreformatted"/>
            </w:pPr>
            <w:r w:rsidRPr="006518C9">
              <w:t>&lt;/Inputs&gt;</w:t>
            </w:r>
          </w:p>
        </w:tc>
      </w:tr>
    </w:tbl>
    <w:p w14:paraId="40ACE18F" w14:textId="77777777" w:rsidR="00921A47" w:rsidRPr="006518C9" w:rsidRDefault="00921A47" w:rsidP="00921A47">
      <w:pPr>
        <w:rPr>
          <w:lang w:val="en-US"/>
        </w:rPr>
      </w:pPr>
    </w:p>
    <w:p w14:paraId="4355FBF2" w14:textId="77777777" w:rsidR="00921A47" w:rsidRPr="006518C9" w:rsidRDefault="00921A47" w:rsidP="00921A47">
      <w:pPr>
        <w:pStyle w:val="Heading2"/>
      </w:pPr>
      <w:bookmarkStart w:id="200" w:name="_Toc457214093"/>
      <w:r w:rsidRPr="006518C9">
        <w:t>Element &lt;</w:t>
      </w:r>
      <w:bookmarkStart w:id="201" w:name="InputSpectra"/>
      <w:r w:rsidRPr="006518C9">
        <w:t>InputSpectra</w:t>
      </w:r>
      <w:bookmarkEnd w:id="201"/>
      <w:r w:rsidRPr="006518C9">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14:paraId="3FEA2B9F" w14:textId="77777777" w:rsidTr="00921A47">
        <w:trPr>
          <w:tblCellSpacing w:w="15" w:type="dxa"/>
        </w:trPr>
        <w:tc>
          <w:tcPr>
            <w:tcW w:w="0" w:type="auto"/>
            <w:vAlign w:val="center"/>
            <w:hideMark/>
          </w:tcPr>
          <w:p w14:paraId="54AF5A5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628A260"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C7F0DBF" w14:textId="77777777" w:rsidTr="00921A47">
        <w:trPr>
          <w:tblCellSpacing w:w="15" w:type="dxa"/>
        </w:trPr>
        <w:tc>
          <w:tcPr>
            <w:tcW w:w="0" w:type="auto"/>
            <w:vAlign w:val="center"/>
            <w:hideMark/>
          </w:tcPr>
          <w:p w14:paraId="1598381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BABE50E" w14:textId="77777777" w:rsidR="00921A47" w:rsidRPr="006518C9" w:rsidRDefault="00921A47">
            <w:pPr>
              <w:rPr>
                <w:sz w:val="24"/>
                <w:szCs w:val="24"/>
                <w:lang w:val="en-US"/>
              </w:rPr>
            </w:pPr>
            <w:r w:rsidRPr="006518C9">
              <w:rPr>
                <w:lang w:val="en-US"/>
              </w:rPr>
              <w:t xml:space="preserve">InputSpectraType </w:t>
            </w:r>
          </w:p>
        </w:tc>
      </w:tr>
      <w:tr w:rsidR="00921A47" w:rsidRPr="006518C9" w14:paraId="2B1B2644" w14:textId="77777777" w:rsidTr="00921A47">
        <w:trPr>
          <w:tblCellSpacing w:w="15" w:type="dxa"/>
        </w:trPr>
        <w:tc>
          <w:tcPr>
            <w:tcW w:w="0" w:type="auto"/>
            <w:vAlign w:val="center"/>
            <w:hideMark/>
          </w:tcPr>
          <w:p w14:paraId="113F330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14:paraId="3790EC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64B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B3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F8F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E7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3E0C5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4519C"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BA0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AA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1439" w14:textId="77777777" w:rsidR="00921A47" w:rsidRPr="006518C9" w:rsidRDefault="00921A47">
                  <w:pPr>
                    <w:rPr>
                      <w:sz w:val="24"/>
                      <w:szCs w:val="24"/>
                      <w:lang w:val="en-US"/>
                    </w:rPr>
                  </w:pPr>
                  <w:r w:rsidRPr="006518C9">
                    <w:rPr>
                      <w:lang w:val="en-US"/>
                    </w:rPr>
                    <w:t xml:space="preserve">A reference to the SpectraData element which locates the input spectra to an external file. </w:t>
                  </w:r>
                </w:p>
              </w:tc>
            </w:tr>
          </w:tbl>
          <w:p w14:paraId="410D0239" w14:textId="77777777" w:rsidR="00921A47" w:rsidRPr="006518C9" w:rsidRDefault="00921A47">
            <w:pPr>
              <w:rPr>
                <w:sz w:val="24"/>
                <w:szCs w:val="24"/>
                <w:lang w:val="en-US"/>
              </w:rPr>
            </w:pPr>
          </w:p>
        </w:tc>
      </w:tr>
      <w:tr w:rsidR="00921A47" w:rsidRPr="006518C9" w14:paraId="6EAA7938" w14:textId="77777777" w:rsidTr="00921A47">
        <w:trPr>
          <w:tblCellSpacing w:w="15" w:type="dxa"/>
        </w:trPr>
        <w:tc>
          <w:tcPr>
            <w:tcW w:w="0" w:type="auto"/>
            <w:vAlign w:val="center"/>
            <w:hideMark/>
          </w:tcPr>
          <w:p w14:paraId="4B97C53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8757F89" w14:textId="77777777" w:rsidR="00921A47" w:rsidRPr="006518C9" w:rsidRDefault="00921A47">
            <w:pPr>
              <w:rPr>
                <w:sz w:val="24"/>
                <w:szCs w:val="24"/>
                <w:lang w:val="en-US"/>
              </w:rPr>
            </w:pPr>
            <w:r w:rsidRPr="006518C9">
              <w:rPr>
                <w:lang w:val="en-US"/>
              </w:rPr>
              <w:t>none</w:t>
            </w:r>
          </w:p>
        </w:tc>
      </w:tr>
      <w:tr w:rsidR="00921A47" w:rsidRPr="006518C9" w14:paraId="5E65D391" w14:textId="77777777" w:rsidTr="00921A47">
        <w:trPr>
          <w:tblCellSpacing w:w="15" w:type="dxa"/>
        </w:trPr>
        <w:tc>
          <w:tcPr>
            <w:tcW w:w="0" w:type="auto"/>
            <w:vAlign w:val="center"/>
            <w:hideMark/>
          </w:tcPr>
          <w:p w14:paraId="1CF93A0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32F821" w14:textId="77777777" w:rsidR="00921A47" w:rsidRPr="006518C9" w:rsidRDefault="00921A47">
            <w:pPr>
              <w:pStyle w:val="HTMLPreformatted"/>
            </w:pPr>
            <w:r w:rsidRPr="006518C9">
              <w:t>&lt;InputSpectra spectraData_ref="SD_4299_120114_20_Orbi2_ZC_QC_220_HSAd0-d4-1to1-3_Din.raw"&gt;&lt;/InputSpectra&gt;</w:t>
            </w:r>
          </w:p>
        </w:tc>
      </w:tr>
    </w:tbl>
    <w:p w14:paraId="037249C1" w14:textId="77777777" w:rsidR="00921A47" w:rsidRPr="006518C9" w:rsidRDefault="00921A47" w:rsidP="00921A47">
      <w:pPr>
        <w:rPr>
          <w:lang w:val="en-US"/>
        </w:rPr>
      </w:pPr>
    </w:p>
    <w:p w14:paraId="5284300D" w14:textId="77777777" w:rsidR="00921A47" w:rsidRPr="006518C9" w:rsidRDefault="00921A47" w:rsidP="00921A47">
      <w:pPr>
        <w:pStyle w:val="Heading2"/>
      </w:pPr>
      <w:bookmarkStart w:id="202" w:name="_Toc457214094"/>
      <w:r w:rsidRPr="006518C9">
        <w:t>Element &lt;</w:t>
      </w:r>
      <w:bookmarkStart w:id="203" w:name="InputSpectrumIdentifications"/>
      <w:r w:rsidRPr="006518C9">
        <w:t>InputSpectrumIdentifications</w:t>
      </w:r>
      <w:bookmarkEnd w:id="203"/>
      <w:r w:rsidRPr="006518C9">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14:paraId="6468D992" w14:textId="77777777" w:rsidTr="00921A47">
        <w:trPr>
          <w:tblCellSpacing w:w="15" w:type="dxa"/>
        </w:trPr>
        <w:tc>
          <w:tcPr>
            <w:tcW w:w="0" w:type="auto"/>
            <w:vAlign w:val="center"/>
            <w:hideMark/>
          </w:tcPr>
          <w:p w14:paraId="343452B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570BB4"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7E4F229F" w14:textId="77777777" w:rsidTr="00921A47">
        <w:trPr>
          <w:tblCellSpacing w:w="15" w:type="dxa"/>
        </w:trPr>
        <w:tc>
          <w:tcPr>
            <w:tcW w:w="0" w:type="auto"/>
            <w:vAlign w:val="center"/>
            <w:hideMark/>
          </w:tcPr>
          <w:p w14:paraId="256FA66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50B57C"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3DF6BE26" w14:textId="77777777" w:rsidTr="00921A47">
        <w:trPr>
          <w:tblCellSpacing w:w="15" w:type="dxa"/>
        </w:trPr>
        <w:tc>
          <w:tcPr>
            <w:tcW w:w="0" w:type="auto"/>
            <w:vAlign w:val="center"/>
            <w:hideMark/>
          </w:tcPr>
          <w:p w14:paraId="3CF0200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14:paraId="0AB101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9868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EF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03D9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80B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6145B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456F"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098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A2A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06A2"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660737DB" w14:textId="77777777" w:rsidR="00921A47" w:rsidRPr="006518C9" w:rsidRDefault="00921A47">
            <w:pPr>
              <w:rPr>
                <w:sz w:val="24"/>
                <w:szCs w:val="24"/>
                <w:lang w:val="en-US"/>
              </w:rPr>
            </w:pPr>
          </w:p>
        </w:tc>
      </w:tr>
      <w:tr w:rsidR="00921A47" w:rsidRPr="006518C9" w14:paraId="418F7BDF" w14:textId="77777777" w:rsidTr="00921A47">
        <w:trPr>
          <w:tblCellSpacing w:w="15" w:type="dxa"/>
        </w:trPr>
        <w:tc>
          <w:tcPr>
            <w:tcW w:w="0" w:type="auto"/>
            <w:vAlign w:val="center"/>
            <w:hideMark/>
          </w:tcPr>
          <w:p w14:paraId="3DE99FB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6A1A04D" w14:textId="77777777" w:rsidR="00921A47" w:rsidRPr="006518C9" w:rsidRDefault="00921A47">
            <w:pPr>
              <w:rPr>
                <w:sz w:val="24"/>
                <w:szCs w:val="24"/>
                <w:lang w:val="en-US"/>
              </w:rPr>
            </w:pPr>
            <w:r w:rsidRPr="006518C9">
              <w:rPr>
                <w:lang w:val="en-US"/>
              </w:rPr>
              <w:t>none</w:t>
            </w:r>
          </w:p>
        </w:tc>
      </w:tr>
      <w:tr w:rsidR="00921A47" w:rsidRPr="006518C9" w14:paraId="43CC192B" w14:textId="77777777" w:rsidTr="00921A47">
        <w:trPr>
          <w:tblCellSpacing w:w="15" w:type="dxa"/>
        </w:trPr>
        <w:tc>
          <w:tcPr>
            <w:tcW w:w="0" w:type="auto"/>
            <w:vAlign w:val="center"/>
            <w:hideMark/>
          </w:tcPr>
          <w:p w14:paraId="388FE1F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2DBC2C8" w14:textId="77777777" w:rsidR="00921A47" w:rsidRPr="006518C9" w:rsidRDefault="00921A47">
            <w:pPr>
              <w:pStyle w:val="HTMLPreformatted"/>
            </w:pPr>
            <w:r w:rsidRPr="006518C9">
              <w:t>&lt;InputSpectrumIdentifications spectrumIdentificationList_ref="SII_LIST_1"/&gt;</w:t>
            </w:r>
          </w:p>
        </w:tc>
      </w:tr>
    </w:tbl>
    <w:p w14:paraId="07EE6E67" w14:textId="77777777" w:rsidR="00921A47" w:rsidRPr="006518C9" w:rsidRDefault="00921A47" w:rsidP="00921A47">
      <w:pPr>
        <w:rPr>
          <w:lang w:val="en-US"/>
        </w:rPr>
      </w:pPr>
    </w:p>
    <w:p w14:paraId="610E1F7C" w14:textId="77777777" w:rsidR="00921A47" w:rsidRPr="006518C9" w:rsidRDefault="00921A47" w:rsidP="00921A47">
      <w:pPr>
        <w:pStyle w:val="Heading2"/>
      </w:pPr>
      <w:bookmarkStart w:id="204" w:name="_Toc457214095"/>
      <w:r w:rsidRPr="006518C9">
        <w:t>Element &lt;</w:t>
      </w:r>
      <w:bookmarkStart w:id="205" w:name="IonType"/>
      <w:r w:rsidRPr="006518C9">
        <w:t>IonType</w:t>
      </w:r>
      <w:bookmarkEnd w:id="205"/>
      <w:r w:rsidRPr="006518C9">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14:paraId="73C496AA" w14:textId="77777777" w:rsidTr="008F498D">
        <w:trPr>
          <w:tblCellSpacing w:w="15" w:type="dxa"/>
        </w:trPr>
        <w:tc>
          <w:tcPr>
            <w:tcW w:w="0" w:type="auto"/>
            <w:vAlign w:val="center"/>
            <w:hideMark/>
          </w:tcPr>
          <w:p w14:paraId="75DACF7B"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6656900D"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21E131FE" w14:textId="77777777"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5747ACFF"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67E1A54C" w14:textId="77777777" w:rsidTr="008F498D">
        <w:trPr>
          <w:tblCellSpacing w:w="15" w:type="dxa"/>
        </w:trPr>
        <w:tc>
          <w:tcPr>
            <w:tcW w:w="0" w:type="auto"/>
            <w:vAlign w:val="center"/>
            <w:hideMark/>
          </w:tcPr>
          <w:p w14:paraId="57D4E467" w14:textId="77777777" w:rsidR="00921A47" w:rsidRPr="006518C9" w:rsidRDefault="00921A47">
            <w:pPr>
              <w:rPr>
                <w:sz w:val="24"/>
                <w:szCs w:val="24"/>
                <w:lang w:val="en-US"/>
              </w:rPr>
            </w:pPr>
            <w:r w:rsidRPr="006518C9">
              <w:rPr>
                <w:b/>
                <w:bCs/>
                <w:lang w:val="en-US"/>
              </w:rPr>
              <w:lastRenderedPageBreak/>
              <w:t>Type:</w:t>
            </w:r>
          </w:p>
        </w:tc>
        <w:tc>
          <w:tcPr>
            <w:tcW w:w="6804" w:type="dxa"/>
            <w:vAlign w:val="center"/>
            <w:hideMark/>
          </w:tcPr>
          <w:p w14:paraId="1D4B2BF2" w14:textId="77777777" w:rsidR="00921A47" w:rsidRPr="006518C9" w:rsidRDefault="00921A47">
            <w:pPr>
              <w:rPr>
                <w:sz w:val="24"/>
                <w:szCs w:val="24"/>
                <w:lang w:val="en-US"/>
              </w:rPr>
            </w:pPr>
            <w:r w:rsidRPr="006518C9">
              <w:rPr>
                <w:lang w:val="en-US"/>
              </w:rPr>
              <w:t xml:space="preserve">IonTypeType </w:t>
            </w:r>
          </w:p>
        </w:tc>
      </w:tr>
      <w:tr w:rsidR="00921A47" w:rsidRPr="006518C9" w14:paraId="2CAD0390" w14:textId="77777777" w:rsidTr="008F498D">
        <w:trPr>
          <w:tblCellSpacing w:w="15" w:type="dxa"/>
        </w:trPr>
        <w:tc>
          <w:tcPr>
            <w:tcW w:w="0" w:type="auto"/>
            <w:vAlign w:val="center"/>
            <w:hideMark/>
          </w:tcPr>
          <w:p w14:paraId="568F5243"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1A2156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3C5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A3E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BCC5"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1BA1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F91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9CB4F" w14:textId="77777777"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5B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8161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A351626"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0DD40B9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9A285"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868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F9E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90C4A0"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1ACC5A32" w14:textId="77777777" w:rsidR="00921A47" w:rsidRPr="006518C9" w:rsidRDefault="00921A47">
            <w:pPr>
              <w:rPr>
                <w:sz w:val="24"/>
                <w:szCs w:val="24"/>
                <w:lang w:val="en-US"/>
              </w:rPr>
            </w:pPr>
          </w:p>
        </w:tc>
      </w:tr>
      <w:tr w:rsidR="00921A47" w:rsidRPr="006518C9" w14:paraId="5A2D9643" w14:textId="77777777" w:rsidTr="008F498D">
        <w:trPr>
          <w:tblCellSpacing w:w="15" w:type="dxa"/>
        </w:trPr>
        <w:tc>
          <w:tcPr>
            <w:tcW w:w="0" w:type="auto"/>
            <w:vAlign w:val="center"/>
            <w:hideMark/>
          </w:tcPr>
          <w:p w14:paraId="046E6529" w14:textId="77777777" w:rsidR="00921A47" w:rsidRPr="006518C9" w:rsidRDefault="00921A47">
            <w:pPr>
              <w:rPr>
                <w:sz w:val="24"/>
                <w:szCs w:val="24"/>
                <w:lang w:val="en-US"/>
              </w:rPr>
            </w:pPr>
            <w:r w:rsidRPr="006518C9">
              <w:rPr>
                <w:b/>
                <w:bCs/>
                <w:lang w:val="en-U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4666450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B921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F442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786C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83A79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DE77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43719" w14:textId="77777777" w:rsidR="00921A47" w:rsidRPr="006518C9" w:rsidRDefault="0032247A">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72B47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11E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C7371B7"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4FB42E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024AA"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DB63A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9D1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27ECCD" w14:textId="77777777" w:rsidR="00921A47" w:rsidRPr="006518C9" w:rsidRDefault="00921A47">
                  <w:pPr>
                    <w:rPr>
                      <w:sz w:val="24"/>
                      <w:szCs w:val="24"/>
                      <w:lang w:val="en-US"/>
                    </w:rPr>
                  </w:pPr>
                  <w:r w:rsidRPr="006518C9">
                    <w:rPr>
                      <w:lang w:val="en-US"/>
                    </w:rPr>
                    <w:t>A single user-defined parameter.</w:t>
                  </w:r>
                </w:p>
              </w:tc>
            </w:tr>
            <w:tr w:rsidR="00921A47" w:rsidRPr="006518C9" w14:paraId="5365705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5DB0D"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15F9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DAE0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291708" w14:textId="77777777" w:rsidR="00921A47" w:rsidRPr="006518C9" w:rsidRDefault="00921A47">
                  <w:pPr>
                    <w:rPr>
                      <w:sz w:val="24"/>
                      <w:szCs w:val="24"/>
                      <w:lang w:val="en-US"/>
                    </w:rPr>
                  </w:pPr>
                  <w:r w:rsidRPr="006518C9">
                    <w:rPr>
                      <w:lang w:val="en-US"/>
                    </w:rPr>
                    <w:t>A single entry from an ontology or a controlled vocabulary.</w:t>
                  </w:r>
                </w:p>
              </w:tc>
            </w:tr>
          </w:tbl>
          <w:p w14:paraId="75946D2F" w14:textId="77777777" w:rsidR="00921A47" w:rsidRPr="006518C9" w:rsidRDefault="00921A47">
            <w:pPr>
              <w:rPr>
                <w:sz w:val="24"/>
                <w:szCs w:val="24"/>
                <w:lang w:val="en-US"/>
              </w:rPr>
            </w:pPr>
          </w:p>
        </w:tc>
      </w:tr>
      <w:tr w:rsidR="00921A47" w:rsidRPr="006518C9" w14:paraId="644D565E" w14:textId="77777777" w:rsidTr="008F498D">
        <w:trPr>
          <w:tblCellSpacing w:w="15" w:type="dxa"/>
        </w:trPr>
        <w:tc>
          <w:tcPr>
            <w:tcW w:w="0" w:type="auto"/>
            <w:vAlign w:val="center"/>
            <w:hideMark/>
          </w:tcPr>
          <w:p w14:paraId="21EA81A7"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3C7C9A11" w14:textId="77777777" w:rsidR="00921A47" w:rsidRPr="006518C9" w:rsidRDefault="00921A47">
            <w:pPr>
              <w:pStyle w:val="HTMLPreformatted"/>
            </w:pPr>
            <w:r w:rsidRPr="006518C9">
              <w:t xml:space="preserve">              &lt;IonType charge="1" index="1 2 3 4 5 6 7 8 9 10 11 12 13 14 15 16 17 18 19 20 21 22 23"&gt;</w:t>
            </w:r>
          </w:p>
          <w:p w14:paraId="132F5313"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1992ABAA"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2AD04F3B"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147C664C" w14:textId="77777777" w:rsidR="00921A47" w:rsidRPr="006518C9" w:rsidRDefault="00921A47">
            <w:pPr>
              <w:pStyle w:val="HTMLPreformatted"/>
            </w:pPr>
            <w:r w:rsidRPr="006518C9">
              <w:t>1830.793213 1887.808105 1944.829834"/&gt;</w:t>
            </w:r>
          </w:p>
          <w:p w14:paraId="036D3F9D"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12E20E3"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B0567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54F10CCF"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3E854049" w14:textId="77777777" w:rsidR="00921A47" w:rsidRPr="006518C9" w:rsidRDefault="00921A47">
            <w:pPr>
              <w:pStyle w:val="HTMLPreformatted"/>
            </w:pPr>
            <w:r w:rsidRPr="006518C9">
              <w:t>1954.5501708984 4844.9125976563"/&gt;</w:t>
            </w:r>
          </w:p>
          <w:p w14:paraId="18FFF741"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2EBD3E13" w14:textId="77777777" w:rsidR="008F498D" w:rsidRPr="006518C9" w:rsidRDefault="00921A47">
            <w:pPr>
              <w:pStyle w:val="HTMLPreformatted"/>
            </w:pPr>
            <w:r w:rsidRPr="006518C9">
              <w:t>-1.9794682032170385E-5 1.618474794895519E-5 0.0016900521</w:t>
            </w:r>
            <w:r w:rsidR="008F498D" w:rsidRPr="006518C9">
              <w:t>97886871 -0.0037214683721344954</w:t>
            </w:r>
          </w:p>
          <w:p w14:paraId="2D0320FE" w14:textId="77777777" w:rsidR="008F498D" w:rsidRPr="006518C9" w:rsidRDefault="00921A47">
            <w:pPr>
              <w:pStyle w:val="HTMLPreformatted"/>
            </w:pPr>
            <w:r w:rsidRPr="006518C9">
              <w:t>0.0020060110579152024 -2.3719321211501665E-4 2.7168621795681247E-4 -0.0019049343</w:t>
            </w:r>
            <w:r w:rsidR="008F498D" w:rsidRPr="006518C9">
              <w:t>519554895</w:t>
            </w:r>
          </w:p>
          <w:p w14:paraId="6C156BB0" w14:textId="77777777" w:rsidR="008F498D" w:rsidRPr="006518C9" w:rsidRDefault="00921A47">
            <w:pPr>
              <w:pStyle w:val="HTMLPreformatted"/>
            </w:pPr>
            <w:r w:rsidRPr="006518C9">
              <w:t>0.0019553613780090018 2.6704080801209784E-4 0.007734020</w:t>
            </w:r>
            <w:r w:rsidR="008F498D" w:rsidRPr="006518C9">
              <w:t>238103767 0.0013568713879976713</w:t>
            </w:r>
          </w:p>
          <w:p w14:paraId="0CD140B7" w14:textId="77777777" w:rsidR="008F498D" w:rsidRPr="006518C9" w:rsidRDefault="00921A47">
            <w:pPr>
              <w:pStyle w:val="HTMLPreformatted"/>
            </w:pPr>
            <w:r w:rsidRPr="006518C9">
              <w:t>1.571508180404635E-4 -0.0017703817320580129 0.013774177</w:t>
            </w:r>
            <w:r w:rsidR="008F498D" w:rsidRPr="006518C9">
              <w:t>127970688 0.0056154565579618065</w:t>
            </w:r>
          </w:p>
          <w:p w14:paraId="52AC7709" w14:textId="77777777" w:rsidR="008F498D" w:rsidRPr="006518C9" w:rsidRDefault="00921A47">
            <w:pPr>
              <w:pStyle w:val="HTMLPreformatted"/>
            </w:pPr>
            <w:r w:rsidRPr="006518C9">
              <w:t>0.004415735988004599 0.006145015418042021 -0.005059517131940083 0.014198</w:t>
            </w:r>
            <w:r w:rsidR="008F498D" w:rsidRPr="006518C9">
              <w:t>63401793009</w:t>
            </w:r>
          </w:p>
          <w:p w14:paraId="3D5F63D8" w14:textId="77777777" w:rsidR="00921A47" w:rsidRPr="006518C9" w:rsidRDefault="00921A47">
            <w:pPr>
              <w:pStyle w:val="HTMLPreformatted"/>
            </w:pPr>
            <w:r w:rsidRPr="006518C9">
              <w:t>0.007626913448120831 0.007892192877989146"/&gt;</w:t>
            </w:r>
          </w:p>
          <w:p w14:paraId="0F862B91" w14:textId="77777777" w:rsidR="00921A47" w:rsidRPr="006518C9" w:rsidRDefault="00921A47">
            <w:pPr>
              <w:pStyle w:val="HTMLPreformatted"/>
            </w:pPr>
            <w:r w:rsidRPr="006518C9">
              <w:t xml:space="preserve">                &lt;cvParam cvRef="PSI-MS" accession="MS:1001220" name="frag: y ion"/&gt;</w:t>
            </w:r>
          </w:p>
          <w:p w14:paraId="294201D7" w14:textId="77777777" w:rsidR="00921A47" w:rsidRPr="006518C9" w:rsidRDefault="00921A47">
            <w:pPr>
              <w:pStyle w:val="HTMLPreformatted"/>
            </w:pPr>
            <w:r w:rsidRPr="006518C9">
              <w:t xml:space="preserve">              &lt;/IonType&gt;</w:t>
            </w:r>
          </w:p>
        </w:tc>
      </w:tr>
      <w:tr w:rsidR="00921A47" w:rsidRPr="006518C9" w14:paraId="283DEF05" w14:textId="77777777" w:rsidTr="008F498D">
        <w:trPr>
          <w:tblCellSpacing w:w="15" w:type="dxa"/>
        </w:trPr>
        <w:tc>
          <w:tcPr>
            <w:tcW w:w="0" w:type="auto"/>
            <w:vAlign w:val="center"/>
            <w:hideMark/>
          </w:tcPr>
          <w:p w14:paraId="05F73602"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77DFA6BE" w14:textId="77777777" w:rsidR="008F498D" w:rsidRPr="006518C9" w:rsidRDefault="00921A47">
            <w:pPr>
              <w:pStyle w:val="HTMLPreformatted"/>
            </w:pPr>
            <w:r w:rsidRPr="006518C9">
              <w:t>Path /MzIdentML/DataCollection/AnalysisData/SpectrumIdentificationList/SpectrumIdentificationResult/</w:t>
            </w:r>
          </w:p>
          <w:p w14:paraId="5A0CB3D1" w14:textId="77777777" w:rsidR="00921A47" w:rsidRPr="006518C9" w:rsidRDefault="00921A47">
            <w:pPr>
              <w:pStyle w:val="HTMLPreformatted"/>
            </w:pPr>
            <w:r w:rsidRPr="006518C9">
              <w:t>SpectrumIdentificationItem/Fragmentation/IonType</w:t>
            </w:r>
          </w:p>
          <w:p w14:paraId="345B4F3D" w14:textId="77777777" w:rsidR="00921A47" w:rsidRPr="006518C9" w:rsidRDefault="00921A47">
            <w:pPr>
              <w:pStyle w:val="HTMLPreformatted"/>
            </w:pPr>
            <w:r w:rsidRPr="006518C9">
              <w:t xml:space="preserve">MAY supply a *child* term of </w:t>
            </w:r>
            <w:hyperlink r:id="rId174"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2DFBA9BC" w14:textId="77777777" w:rsidR="00921A47" w:rsidRPr="006518C9" w:rsidRDefault="00921A47">
            <w:pPr>
              <w:pStyle w:val="HTMLPreformatted"/>
            </w:pPr>
            <w:r w:rsidRPr="006518C9">
              <w:t xml:space="preserve">  e.g.: </w:t>
            </w:r>
            <w:hyperlink r:id="rId175"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AAB4B38" w14:textId="77777777" w:rsidR="00921A47" w:rsidRPr="006518C9" w:rsidRDefault="00921A47">
            <w:pPr>
              <w:pStyle w:val="HTMLPreformatted"/>
            </w:pPr>
            <w:r w:rsidRPr="006518C9">
              <w:t xml:space="preserve">  e.g.: </w:t>
            </w:r>
            <w:hyperlink r:id="rId176"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0871667C" w14:textId="77777777" w:rsidR="00921A47" w:rsidRPr="006518C9" w:rsidRDefault="00921A47">
            <w:pPr>
              <w:pStyle w:val="HTMLPreformatted"/>
            </w:pPr>
            <w:r w:rsidRPr="006518C9">
              <w:t xml:space="preserve">  e.g.: </w:t>
            </w:r>
            <w:hyperlink r:id="rId177"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01754CF0" w14:textId="77777777" w:rsidR="00921A47" w:rsidRPr="006518C9" w:rsidRDefault="00921A47">
            <w:pPr>
              <w:pStyle w:val="HTMLPreformatted"/>
            </w:pPr>
            <w:r w:rsidRPr="006518C9">
              <w:t xml:space="preserve">  e.g.: </w:t>
            </w:r>
            <w:hyperlink r:id="rId178" w:tgtFrame="new" w:history="1">
              <w:r w:rsidRPr="006518C9">
                <w:rPr>
                  <w:rStyle w:val="Hyperlink"/>
                </w:rPr>
                <w:t>MS:1001220</w:t>
              </w:r>
            </w:hyperlink>
            <w:r w:rsidRPr="006518C9">
              <w:t xml:space="preserve"> (</w:t>
            </w:r>
            <w:r w:rsidRPr="006518C9">
              <w:rPr>
                <w:rStyle w:val="popup"/>
              </w:rPr>
              <w:t>frag: y ion</w:t>
            </w:r>
            <w:r w:rsidRPr="006518C9">
              <w:t xml:space="preserve">) </w:t>
            </w:r>
          </w:p>
          <w:p w14:paraId="0C1534E9" w14:textId="77777777" w:rsidR="00921A47" w:rsidRPr="006518C9" w:rsidRDefault="00921A47">
            <w:pPr>
              <w:pStyle w:val="HTMLPreformatted"/>
            </w:pPr>
            <w:r w:rsidRPr="006518C9">
              <w:lastRenderedPageBreak/>
              <w:t xml:space="preserve">  e.g.: </w:t>
            </w:r>
            <w:hyperlink r:id="rId179"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249B7815" w14:textId="77777777" w:rsidR="00921A47" w:rsidRPr="006518C9" w:rsidRDefault="00921A47">
            <w:pPr>
              <w:pStyle w:val="HTMLPreformatted"/>
            </w:pPr>
            <w:r w:rsidRPr="006518C9">
              <w:t xml:space="preserve">  e.g.: </w:t>
            </w:r>
            <w:hyperlink r:id="rId180"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7B5A8DC3" w14:textId="77777777" w:rsidR="00921A47" w:rsidRPr="006518C9" w:rsidRDefault="00921A47">
            <w:pPr>
              <w:pStyle w:val="HTMLPreformatted"/>
            </w:pPr>
            <w:r w:rsidRPr="006518C9">
              <w:t xml:space="preserve">  e.g.: </w:t>
            </w:r>
            <w:hyperlink r:id="rId181" w:tgtFrame="new" w:history="1">
              <w:r w:rsidRPr="006518C9">
                <w:rPr>
                  <w:rStyle w:val="Hyperlink"/>
                </w:rPr>
                <w:t>MS:1001224</w:t>
              </w:r>
            </w:hyperlink>
            <w:r w:rsidRPr="006518C9">
              <w:t xml:space="preserve"> (</w:t>
            </w:r>
            <w:r w:rsidRPr="006518C9">
              <w:rPr>
                <w:rStyle w:val="popup"/>
              </w:rPr>
              <w:t>frag: b ion</w:t>
            </w:r>
            <w:r w:rsidRPr="006518C9">
              <w:t xml:space="preserve">) </w:t>
            </w:r>
          </w:p>
          <w:p w14:paraId="5BFD6903" w14:textId="77777777" w:rsidR="00921A47" w:rsidRPr="006518C9" w:rsidRDefault="00921A47">
            <w:pPr>
              <w:pStyle w:val="HTMLPreformatted"/>
            </w:pPr>
            <w:r w:rsidRPr="006518C9">
              <w:t xml:space="preserve">  e.g.: </w:t>
            </w:r>
            <w:hyperlink r:id="rId182"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23B2815E" w14:textId="77777777" w:rsidR="00921A47" w:rsidRPr="006518C9" w:rsidRDefault="00921A47">
            <w:pPr>
              <w:pStyle w:val="HTMLPreformatted"/>
            </w:pPr>
            <w:r w:rsidRPr="006518C9">
              <w:t xml:space="preserve">  e.g.: </w:t>
            </w:r>
            <w:hyperlink r:id="rId183"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1219AE7F" w14:textId="77777777" w:rsidR="00921A47" w:rsidRPr="006518C9" w:rsidRDefault="00921A47">
            <w:pPr>
              <w:pStyle w:val="HTMLPreformatted"/>
            </w:pPr>
            <w:r w:rsidRPr="006518C9">
              <w:t xml:space="preserve">  e.g.: </w:t>
            </w:r>
            <w:hyperlink r:id="rId184" w:tgtFrame="new" w:history="1">
              <w:r w:rsidRPr="006518C9">
                <w:rPr>
                  <w:rStyle w:val="Hyperlink"/>
                </w:rPr>
                <w:t>MS:1001228</w:t>
              </w:r>
            </w:hyperlink>
            <w:r w:rsidRPr="006518C9">
              <w:t xml:space="preserve"> (</w:t>
            </w:r>
            <w:r w:rsidRPr="006518C9">
              <w:rPr>
                <w:rStyle w:val="popup"/>
              </w:rPr>
              <w:t>frag: x ion</w:t>
            </w:r>
            <w:r w:rsidRPr="006518C9">
              <w:t xml:space="preserve">) </w:t>
            </w:r>
          </w:p>
          <w:p w14:paraId="7E47EC37" w14:textId="77777777" w:rsidR="00921A47" w:rsidRPr="006518C9" w:rsidRDefault="00921A47">
            <w:pPr>
              <w:pStyle w:val="HTMLPreformatted"/>
            </w:pPr>
            <w:r w:rsidRPr="006518C9">
              <w:t xml:space="preserve">  </w:t>
            </w:r>
            <w:hyperlink r:id="rId185" w:tgtFrame="new" w:history="1">
              <w:r w:rsidRPr="006518C9">
                <w:rPr>
                  <w:rStyle w:val="Hyperlink"/>
                </w:rPr>
                <w:t>et al.</w:t>
              </w:r>
            </w:hyperlink>
          </w:p>
        </w:tc>
      </w:tr>
      <w:tr w:rsidR="00921A47" w:rsidRPr="006518C9" w14:paraId="68FC13D2" w14:textId="77777777" w:rsidTr="008F498D">
        <w:trPr>
          <w:tblCellSpacing w:w="15" w:type="dxa"/>
        </w:trPr>
        <w:tc>
          <w:tcPr>
            <w:tcW w:w="0" w:type="auto"/>
            <w:vAlign w:val="center"/>
            <w:hideMark/>
          </w:tcPr>
          <w:p w14:paraId="6B07622A" w14:textId="77777777" w:rsidR="00921A47" w:rsidRPr="006518C9" w:rsidRDefault="00921A47">
            <w:pPr>
              <w:rPr>
                <w:sz w:val="24"/>
                <w:szCs w:val="24"/>
                <w:lang w:val="en-US"/>
              </w:rPr>
            </w:pPr>
            <w:r w:rsidRPr="006518C9">
              <w:rPr>
                <w:b/>
                <w:bCs/>
                <w:lang w:val="en-US"/>
              </w:rPr>
              <w:lastRenderedPageBreak/>
              <w:t>Example cvParams:</w:t>
            </w:r>
          </w:p>
        </w:tc>
        <w:tc>
          <w:tcPr>
            <w:tcW w:w="6804" w:type="dxa"/>
            <w:vAlign w:val="center"/>
            <w:hideMark/>
          </w:tcPr>
          <w:p w14:paraId="154DCCD0" w14:textId="77777777" w:rsidR="00921A47" w:rsidRPr="006518C9" w:rsidRDefault="00921A47">
            <w:pPr>
              <w:pStyle w:val="HTMLPreformatted"/>
            </w:pPr>
            <w:r w:rsidRPr="006518C9">
              <w:t>&lt;cvParam accession="MS:1001224" cvRef="PSI-MS" name="frag: b ion"/&gt;</w:t>
            </w:r>
          </w:p>
          <w:p w14:paraId="64B6FC3C" w14:textId="77777777" w:rsidR="00921A47" w:rsidRPr="006518C9" w:rsidRDefault="00921A47">
            <w:pPr>
              <w:pStyle w:val="HTMLPreformatted"/>
            </w:pPr>
            <w:r w:rsidRPr="006518C9">
              <w:t>&lt;cvParam accession="MS:1001220" cvRef="PSI-MS" name="frag: y ion"/&gt;</w:t>
            </w:r>
          </w:p>
          <w:p w14:paraId="5AF77E3C" w14:textId="77777777" w:rsidR="00921A47" w:rsidRPr="006518C9" w:rsidRDefault="00921A47">
            <w:pPr>
              <w:pStyle w:val="HTMLPreformatted"/>
            </w:pPr>
            <w:r w:rsidRPr="006518C9">
              <w:t>&lt;cvParam accession="MS:1002681" cvRef="PSI-MS" name="OpenXQuest:combined score" value="21.9678562261903"/&gt;</w:t>
            </w:r>
          </w:p>
          <w:p w14:paraId="63B2A7F9" w14:textId="77777777" w:rsidR="00921A47" w:rsidRPr="006518C9" w:rsidRDefault="00921A47">
            <w:pPr>
              <w:pStyle w:val="HTMLPreformatted"/>
            </w:pPr>
            <w:r w:rsidRPr="006518C9">
              <w:t>&lt;cvParam accession="MS:1002511" cvRef="PSI-MS" name="cross-link spectrum identification item" value="3050674907789158263"/&gt;</w:t>
            </w:r>
          </w:p>
          <w:p w14:paraId="57E2F60A" w14:textId="77777777" w:rsidR="00921A47" w:rsidRPr="006518C9" w:rsidRDefault="00921A47">
            <w:pPr>
              <w:pStyle w:val="HTMLPreformatted"/>
            </w:pPr>
            <w:r w:rsidRPr="006518C9">
              <w:t>&lt;cvParam accession="MS:1000894" cvRef="PSI-MS" name="retention time" value="5468.0193" unitAccession="second" unitName="" unitCvRef="se"/&gt;</w:t>
            </w:r>
          </w:p>
          <w:p w14:paraId="3905BDC4" w14:textId="77777777" w:rsidR="00921A47" w:rsidRPr="006518C9" w:rsidRDefault="00921A47">
            <w:pPr>
              <w:pStyle w:val="HTMLPreformatted"/>
            </w:pPr>
            <w:r w:rsidRPr="006518C9">
              <w:t>&lt;cvParam cvRef="PSI-MS" accession="MS:1001523" name="frag: precursor ion"/&gt;</w:t>
            </w:r>
          </w:p>
          <w:p w14:paraId="2C4DE3C4" w14:textId="77777777" w:rsidR="00921A47" w:rsidRPr="006518C9" w:rsidRDefault="00921A47">
            <w:pPr>
              <w:pStyle w:val="HTMLPreformatted"/>
            </w:pPr>
            <w:r w:rsidRPr="006518C9">
              <w:t>&lt;cvParam cvRef="PSI-MS" accession="MS:1002466" name="PeptideShaker PSM score" value="0.0"/&gt;</w:t>
            </w:r>
          </w:p>
          <w:p w14:paraId="4327AEB2" w14:textId="77777777" w:rsidR="00921A47" w:rsidRPr="006518C9" w:rsidRDefault="00921A47">
            <w:pPr>
              <w:pStyle w:val="HTMLPreformatted"/>
            </w:pPr>
            <w:r w:rsidRPr="006518C9">
              <w:t>&lt;cvParam cvRef="PSI-MS" accession="MS:1002467" name="PeptideShaker PSM confidence" value="0.0"/&gt;</w:t>
            </w:r>
          </w:p>
          <w:p w14:paraId="6465A9FE" w14:textId="77777777" w:rsidR="00921A47" w:rsidRPr="006518C9" w:rsidRDefault="00921A47">
            <w:pPr>
              <w:pStyle w:val="HTMLPreformatted"/>
            </w:pPr>
            <w:r w:rsidRPr="006518C9">
              <w:t>&lt;cvParam cvRef="PSI-MS" accession="MS:1002469" name="PeptideShaker peptide confidence" value="4.0000000000000036"/&gt;</w:t>
            </w:r>
          </w:p>
          <w:p w14:paraId="2B37727B" w14:textId="77777777" w:rsidR="00921A47" w:rsidRPr="006518C9" w:rsidRDefault="00921A47">
            <w:pPr>
              <w:pStyle w:val="HTMLPreformatted"/>
            </w:pPr>
            <w:r w:rsidRPr="006518C9">
              <w:t>&lt;cvParam cvRef="PSI-MS" accession="MS:1002468" name="PeptideShaker peptide score" value="-0.0"/&gt;</w:t>
            </w:r>
          </w:p>
          <w:p w14:paraId="092FA02B" w14:textId="77777777" w:rsidR="00921A47" w:rsidRPr="006518C9" w:rsidRDefault="00921A47">
            <w:pPr>
              <w:pStyle w:val="HTMLPreformatted"/>
            </w:pPr>
            <w:r w:rsidRPr="006518C9">
              <w:t>&lt;cvParam cvRef="PSI-MS" accession="MS:1002500" name="peptide passes threshold" value="false"/&gt;</w:t>
            </w:r>
          </w:p>
          <w:p w14:paraId="0320500A" w14:textId="77777777" w:rsidR="00921A47" w:rsidRPr="006518C9" w:rsidRDefault="00921A47">
            <w:pPr>
              <w:pStyle w:val="HTMLPreformatted"/>
            </w:pPr>
            <w:r w:rsidRPr="006518C9">
              <w:t>&lt;cvParam cvRef="PSI-MS" accession="MS:1002520" name="peptide group ID" value="QKAQAAATVVK"/&gt;</w:t>
            </w:r>
          </w:p>
          <w:p w14:paraId="09AB4EE0" w14:textId="77777777" w:rsidR="00921A47" w:rsidRPr="006518C9" w:rsidRDefault="00921A47">
            <w:pPr>
              <w:pStyle w:val="HTMLPreformatted"/>
            </w:pPr>
            <w:r w:rsidRPr="006518C9">
              <w:t>&lt;cvParam cvRef="PSI-MS" accession="MS:1001328" name="OMSSA:evalue" value="68.145917448381"/&gt;</w:t>
            </w:r>
          </w:p>
          <w:p w14:paraId="0BFDA68C"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1CEAF1B0" w14:textId="77777777" w:rsidR="00921A47" w:rsidRPr="006518C9" w:rsidRDefault="00921A47">
            <w:pPr>
              <w:pStyle w:val="HTMLPreformatted"/>
            </w:pPr>
            <w:r w:rsidRPr="006518C9">
              <w:t>&lt;cvParam cvRef="PSI-MS" accession="MS:1002540" name="PeptideShaker PSM confidence type" value="Not Validated"/&gt;</w:t>
            </w:r>
          </w:p>
          <w:p w14:paraId="7C46B74B" w14:textId="77777777" w:rsidR="00921A47" w:rsidRPr="006518C9" w:rsidRDefault="00921A47">
            <w:pPr>
              <w:pStyle w:val="HTMLPreformatted"/>
            </w:pPr>
            <w:r w:rsidRPr="006518C9">
              <w:t>&lt;cvParam cvRef="PSI-MS" accession="MS:1000796" name="spectrum title" value="qExactive01819.13825.13825. File:"qExactive01819.raw", NativeID:"controllerType=0 controllerNumber=1 scan=13825""/&gt;</w:t>
            </w:r>
          </w:p>
          <w:p w14:paraId="3FF2A0B2" w14:textId="77777777" w:rsidR="00921A47" w:rsidRPr="006518C9" w:rsidRDefault="00921A47">
            <w:pPr>
              <w:pStyle w:val="HTMLPreformatted"/>
            </w:pPr>
            <w:r w:rsidRPr="006518C9">
              <w:t>&lt;cvParam cvRef="PSI-MS" accession="MS:1001222" name="frag: b ion - H2O"/&gt;</w:t>
            </w:r>
          </w:p>
          <w:p w14:paraId="5A0BAE98" w14:textId="77777777" w:rsidR="00921A47" w:rsidRPr="006518C9" w:rsidRDefault="00921A47">
            <w:pPr>
              <w:pStyle w:val="HTMLPreformatted"/>
            </w:pPr>
            <w:r w:rsidRPr="006518C9">
              <w:t>&lt;cvParam cvRef="PSI-MS" accession="MS:1001239" name="frag: immonium ion"/&gt;</w:t>
            </w:r>
          </w:p>
          <w:p w14:paraId="0D35E692" w14:textId="77777777" w:rsidR="00921A47" w:rsidRPr="006518C9" w:rsidRDefault="00921A47">
            <w:pPr>
              <w:pStyle w:val="HTMLPreformatted"/>
            </w:pPr>
            <w:r w:rsidRPr="006518C9">
              <w:t>&lt;cvParam cvRef="PSI-MS" accession="MS:1001223" name="frag: y ion - H2O"/&gt;</w:t>
            </w:r>
          </w:p>
          <w:p w14:paraId="67DB3159" w14:textId="77777777" w:rsidR="00921A47" w:rsidRPr="006518C9" w:rsidRDefault="00921A47">
            <w:pPr>
              <w:pStyle w:val="HTMLPreformatted"/>
            </w:pPr>
            <w:r w:rsidRPr="006518C9">
              <w:t>&lt;cvParam cvRef="PSI-MS" accession="MS:1001233" name="frag: y ion - NH3"/&gt;</w:t>
            </w:r>
          </w:p>
          <w:p w14:paraId="5F011A04" w14:textId="77777777" w:rsidR="00921A47" w:rsidRPr="006518C9" w:rsidRDefault="00921A47">
            <w:pPr>
              <w:pStyle w:val="HTMLPreformatted"/>
            </w:pPr>
            <w:r w:rsidRPr="006518C9">
              <w:t>&lt;cvParam cvRef="PSI-MS" accession="MS:1001521" name="frag: precursor ion - H2O"/&gt;</w:t>
            </w:r>
          </w:p>
          <w:p w14:paraId="485000DE" w14:textId="77777777" w:rsidR="00921A47" w:rsidRPr="006518C9" w:rsidRDefault="00921A47">
            <w:pPr>
              <w:pStyle w:val="HTMLPreformatted"/>
            </w:pPr>
            <w:r w:rsidRPr="006518C9">
              <w:t>&lt;cvParam cvRef="PSI-MS" accession="MS:1002536" name="D-Score" value="2:99.6124031007752:1:true"/&gt;</w:t>
            </w:r>
          </w:p>
          <w:p w14:paraId="403E1054" w14:textId="77777777" w:rsidR="00921A47" w:rsidRPr="006518C9" w:rsidRDefault="00921A47">
            <w:pPr>
              <w:pStyle w:val="HTMLPreformatted"/>
            </w:pPr>
            <w:r w:rsidRPr="006518C9">
              <w:t>&lt;cvParam cvRef="PSI-MS" accession="MS:1001330" name="X!Tandem:expect" value="0.0067"/&gt;</w:t>
            </w:r>
          </w:p>
          <w:p w14:paraId="28052B87" w14:textId="77777777" w:rsidR="00921A47" w:rsidRPr="006518C9" w:rsidRDefault="00921A47">
            <w:pPr>
              <w:pStyle w:val="HTMLPreformatted"/>
            </w:pPr>
            <w:r w:rsidRPr="006518C9">
              <w:t>&lt;cvParam cvRef="PSI-MS" accession="MS:1001232" name="frag: b ion - NH3"/&gt;</w:t>
            </w:r>
          </w:p>
          <w:p w14:paraId="696398AE" w14:textId="77777777" w:rsidR="00921A47" w:rsidRPr="006518C9" w:rsidRDefault="00921A47">
            <w:pPr>
              <w:pStyle w:val="HTMLPreformatted"/>
            </w:pPr>
            <w:r w:rsidRPr="006518C9">
              <w:t>&lt;cvParam cvRef="PSI-MS" accession="MS:1001522" name="frag: precursor ion - NH3"/&gt;</w:t>
            </w:r>
          </w:p>
          <w:p w14:paraId="2CE545B8" w14:textId="77777777" w:rsidR="00921A47" w:rsidRPr="006518C9" w:rsidRDefault="00921A47">
            <w:pPr>
              <w:pStyle w:val="HTMLPreformatted"/>
            </w:pPr>
            <w:r w:rsidRPr="006518C9">
              <w:t>&lt;cvParam cvRef="PSI-MS" accession="MS:1002674" name="frag: b ion - CH4OS"/&gt;</w:t>
            </w:r>
          </w:p>
          <w:p w14:paraId="72B07D01" w14:textId="77777777" w:rsidR="00921A47" w:rsidRPr="006518C9" w:rsidRDefault="00921A47">
            <w:pPr>
              <w:pStyle w:val="HTMLPreformatted"/>
            </w:pPr>
            <w:r w:rsidRPr="006518C9">
              <w:t>&lt;cvParam cvRef="PSI-MS" accession="MS:1001969" name="phosphoRS score" value="1:50.0:4:false"/&gt;</w:t>
            </w:r>
          </w:p>
          <w:p w14:paraId="77B89568" w14:textId="77777777" w:rsidR="00921A47" w:rsidRPr="006518C9" w:rsidRDefault="00921A47">
            <w:pPr>
              <w:pStyle w:val="HTMLPreformatted"/>
            </w:pPr>
            <w:r w:rsidRPr="006518C9">
              <w:t>&lt;cvParam cvRef="PSI-MS" accession="MS:1002550" name="peptide:phosphoRS score" value="1:50.0:4:false"/&gt;</w:t>
            </w:r>
          </w:p>
          <w:p w14:paraId="7F48B555" w14:textId="77777777" w:rsidR="00921A47" w:rsidRPr="006518C9" w:rsidRDefault="00921A47">
            <w:pPr>
              <w:pStyle w:val="HTMLPreformatted"/>
            </w:pPr>
            <w:r w:rsidRPr="006518C9">
              <w:t>&lt;cvParam cvRef="PSI-MS" accession="MS:1002553" name="peptide:D-Score" value="1:1.4263074484944571:4:false"/&gt;</w:t>
            </w:r>
          </w:p>
          <w:p w14:paraId="23617624" w14:textId="77777777" w:rsidR="00921A47" w:rsidRPr="006518C9" w:rsidRDefault="00921A47">
            <w:pPr>
              <w:pStyle w:val="HTMLPreformatted"/>
            </w:pPr>
            <w:r w:rsidRPr="006518C9">
              <w:t>&lt;cvParam cvRef="PSI-MS" accession="MS:1002694" name="frag: precursor ion - CH4OS"/&gt;</w:t>
            </w:r>
          </w:p>
          <w:p w14:paraId="6CFE0B15" w14:textId="77777777" w:rsidR="00921A47" w:rsidRPr="006518C9" w:rsidRDefault="00921A47">
            <w:pPr>
              <w:pStyle w:val="HTMLPreformatted"/>
            </w:pPr>
            <w:r w:rsidRPr="006518C9">
              <w:t>&lt;cvParam cvRef="PSI-MS" accession="MS:1002686" name="frag: y ion - CH4OS"/&gt;</w:t>
            </w:r>
          </w:p>
        </w:tc>
      </w:tr>
      <w:tr w:rsidR="00921A47" w:rsidRPr="006518C9" w14:paraId="65811AD4" w14:textId="77777777" w:rsidTr="008F498D">
        <w:trPr>
          <w:tblCellSpacing w:w="15" w:type="dxa"/>
        </w:trPr>
        <w:tc>
          <w:tcPr>
            <w:tcW w:w="0" w:type="auto"/>
            <w:vAlign w:val="center"/>
            <w:hideMark/>
          </w:tcPr>
          <w:p w14:paraId="29914E69" w14:textId="77777777" w:rsidR="00921A47" w:rsidRPr="006518C9" w:rsidRDefault="00921A47">
            <w:pPr>
              <w:rPr>
                <w:sz w:val="24"/>
                <w:szCs w:val="24"/>
                <w:lang w:val="en-US"/>
              </w:rPr>
            </w:pPr>
            <w:r w:rsidRPr="006518C9">
              <w:rPr>
                <w:b/>
                <w:bCs/>
                <w:lang w:val="en-US"/>
              </w:rPr>
              <w:t>Example userParams:</w:t>
            </w:r>
          </w:p>
        </w:tc>
        <w:tc>
          <w:tcPr>
            <w:tcW w:w="6804" w:type="dxa"/>
            <w:vAlign w:val="center"/>
            <w:hideMark/>
          </w:tcPr>
          <w:p w14:paraId="4679D3EE" w14:textId="77777777" w:rsidR="00921A47" w:rsidRPr="006518C9" w:rsidRDefault="00921A47">
            <w:pPr>
              <w:pStyle w:val="HTMLPreformatted"/>
            </w:pPr>
            <w:r w:rsidRPr="006518C9">
              <w:t>&lt;userParam name="cross-link_chain" unitName="xsd:string" values="alpha"/&gt;</w:t>
            </w:r>
          </w:p>
          <w:p w14:paraId="4AC43DBB" w14:textId="77777777" w:rsidR="00921A47" w:rsidRPr="006518C9" w:rsidRDefault="00921A47">
            <w:pPr>
              <w:pStyle w:val="HTMLPreformatted"/>
            </w:pPr>
            <w:r w:rsidRPr="006518C9">
              <w:t>&lt;userParam name="cross-link_ioncategory" unitName="xsd:string" values="ci"/&gt;</w:t>
            </w:r>
          </w:p>
        </w:tc>
      </w:tr>
    </w:tbl>
    <w:p w14:paraId="24EF2670" w14:textId="77777777" w:rsidR="00921A47" w:rsidRPr="006518C9" w:rsidRDefault="00921A47" w:rsidP="00921A47">
      <w:pPr>
        <w:rPr>
          <w:lang w:val="en-US"/>
        </w:rPr>
      </w:pPr>
    </w:p>
    <w:p w14:paraId="05A24DFD" w14:textId="77777777" w:rsidR="00921A47" w:rsidRPr="006518C9" w:rsidRDefault="00921A47" w:rsidP="00921A47">
      <w:pPr>
        <w:pStyle w:val="Heading2"/>
      </w:pPr>
      <w:bookmarkStart w:id="206" w:name="_Toc457214096"/>
      <w:r w:rsidRPr="006518C9">
        <w:t>Element &lt;</w:t>
      </w:r>
      <w:bookmarkStart w:id="207" w:name="MassTable"/>
      <w:r w:rsidRPr="006518C9">
        <w:t>MassTable</w:t>
      </w:r>
      <w:bookmarkEnd w:id="207"/>
      <w:r w:rsidRPr="006518C9">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14:paraId="7D1B78C2" w14:textId="77777777" w:rsidTr="00921A47">
        <w:trPr>
          <w:tblCellSpacing w:w="15" w:type="dxa"/>
        </w:trPr>
        <w:tc>
          <w:tcPr>
            <w:tcW w:w="0" w:type="auto"/>
            <w:vAlign w:val="center"/>
            <w:hideMark/>
          </w:tcPr>
          <w:p w14:paraId="3E9698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EE246"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19E86DF8" w14:textId="77777777" w:rsidTr="00921A47">
        <w:trPr>
          <w:tblCellSpacing w:w="15" w:type="dxa"/>
        </w:trPr>
        <w:tc>
          <w:tcPr>
            <w:tcW w:w="0" w:type="auto"/>
            <w:vAlign w:val="center"/>
            <w:hideMark/>
          </w:tcPr>
          <w:p w14:paraId="21F4A8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1FCCA44" w14:textId="77777777" w:rsidR="00921A47" w:rsidRPr="006518C9" w:rsidRDefault="00921A47">
            <w:pPr>
              <w:rPr>
                <w:sz w:val="24"/>
                <w:szCs w:val="24"/>
                <w:lang w:val="en-US"/>
              </w:rPr>
            </w:pPr>
            <w:r w:rsidRPr="006518C9">
              <w:rPr>
                <w:lang w:val="en-US"/>
              </w:rPr>
              <w:t xml:space="preserve">MassTableType </w:t>
            </w:r>
          </w:p>
        </w:tc>
      </w:tr>
      <w:tr w:rsidR="00921A47" w:rsidRPr="006518C9" w14:paraId="3F7E0B3D" w14:textId="77777777" w:rsidTr="00921A47">
        <w:trPr>
          <w:tblCellSpacing w:w="15" w:type="dxa"/>
        </w:trPr>
        <w:tc>
          <w:tcPr>
            <w:tcW w:w="0" w:type="auto"/>
            <w:vAlign w:val="center"/>
            <w:hideMark/>
          </w:tcPr>
          <w:p w14:paraId="04CF7FB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14:paraId="5677D4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340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EE6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D53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7CE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6FED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9CF5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5E0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09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5BF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502BC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5ED28"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80C32"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8ACF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2830"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476F6C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14A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7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32EC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5EDC4"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8B05372" w14:textId="77777777" w:rsidR="00921A47" w:rsidRPr="006518C9" w:rsidRDefault="00921A47">
            <w:pPr>
              <w:rPr>
                <w:sz w:val="24"/>
                <w:szCs w:val="24"/>
                <w:lang w:val="en-US"/>
              </w:rPr>
            </w:pPr>
          </w:p>
        </w:tc>
      </w:tr>
      <w:tr w:rsidR="00921A47" w:rsidRPr="006518C9" w14:paraId="56D3A93F" w14:textId="77777777" w:rsidTr="00921A47">
        <w:trPr>
          <w:tblCellSpacing w:w="15" w:type="dxa"/>
        </w:trPr>
        <w:tc>
          <w:tcPr>
            <w:tcW w:w="0" w:type="auto"/>
            <w:vAlign w:val="center"/>
            <w:hideMark/>
          </w:tcPr>
          <w:p w14:paraId="6182004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14:paraId="0012AD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234F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65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F58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DF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FDA4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5C40A" w14:textId="77777777" w:rsidR="00921A47" w:rsidRPr="006518C9" w:rsidRDefault="0032247A">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5EA70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A6E2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12B0F"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14D3DE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16337" w14:textId="77777777" w:rsidR="00921A47" w:rsidRPr="006518C9" w:rsidRDefault="0032247A">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9806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AEB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C1239"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033734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1DDF3"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C83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D95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08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05397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3F32B"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F4BF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B46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27D" w14:textId="77777777" w:rsidR="00921A47" w:rsidRPr="006518C9" w:rsidRDefault="00921A47">
                  <w:pPr>
                    <w:rPr>
                      <w:sz w:val="24"/>
                      <w:szCs w:val="24"/>
                      <w:lang w:val="en-US"/>
                    </w:rPr>
                  </w:pPr>
                  <w:r w:rsidRPr="006518C9">
                    <w:rPr>
                      <w:lang w:val="en-US"/>
                    </w:rPr>
                    <w:t>A single user-defined parameter.</w:t>
                  </w:r>
                </w:p>
              </w:tc>
            </w:tr>
          </w:tbl>
          <w:p w14:paraId="21DA82AB" w14:textId="77777777" w:rsidR="00921A47" w:rsidRPr="006518C9" w:rsidRDefault="00921A47">
            <w:pPr>
              <w:rPr>
                <w:sz w:val="24"/>
                <w:szCs w:val="24"/>
                <w:lang w:val="en-US"/>
              </w:rPr>
            </w:pPr>
          </w:p>
        </w:tc>
      </w:tr>
      <w:tr w:rsidR="00921A47" w:rsidRPr="006518C9" w14:paraId="7B608F9F" w14:textId="77777777" w:rsidTr="00921A47">
        <w:trPr>
          <w:tblCellSpacing w:w="15" w:type="dxa"/>
        </w:trPr>
        <w:tc>
          <w:tcPr>
            <w:tcW w:w="0" w:type="auto"/>
            <w:vAlign w:val="center"/>
            <w:hideMark/>
          </w:tcPr>
          <w:p w14:paraId="1110B6E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4637D4" w14:textId="77777777" w:rsidR="00921A47" w:rsidRPr="006518C9" w:rsidRDefault="00921A47">
            <w:pPr>
              <w:pStyle w:val="HTMLPreformatted"/>
            </w:pPr>
            <w:r w:rsidRPr="006518C9">
              <w:t>&lt;MassTable msLevel="1 2" id="MT"&gt;</w:t>
            </w:r>
          </w:p>
          <w:p w14:paraId="25D88D6B" w14:textId="77777777" w:rsidR="00921A47" w:rsidRPr="006518C9" w:rsidRDefault="00921A47">
            <w:pPr>
              <w:pStyle w:val="HTMLPreformatted"/>
            </w:pPr>
            <w:r w:rsidRPr="006518C9">
              <w:t xml:space="preserve">    &lt;Residue mass="71.03712" code="A"/&gt;</w:t>
            </w:r>
          </w:p>
          <w:p w14:paraId="7FB60DB2" w14:textId="77777777" w:rsidR="00921A47" w:rsidRPr="006518C9" w:rsidRDefault="00921A47">
            <w:pPr>
              <w:pStyle w:val="HTMLPreformatted"/>
            </w:pPr>
            <w:r w:rsidRPr="006518C9">
              <w:t xml:space="preserve">    &lt;Residue mass="103.009186" code="C"/&gt;</w:t>
            </w:r>
          </w:p>
          <w:p w14:paraId="06385EFA" w14:textId="77777777" w:rsidR="00921A47" w:rsidRPr="006518C9" w:rsidRDefault="00921A47">
            <w:pPr>
              <w:pStyle w:val="HTMLPreformatted"/>
            </w:pPr>
            <w:r w:rsidRPr="006518C9">
              <w:t xml:space="preserve">    &lt;Residue mass="115.02694" code="D"/&gt;</w:t>
            </w:r>
          </w:p>
          <w:p w14:paraId="3BA0534B" w14:textId="77777777" w:rsidR="00921A47" w:rsidRPr="006518C9" w:rsidRDefault="00921A47">
            <w:pPr>
              <w:pStyle w:val="HTMLPreformatted"/>
            </w:pPr>
            <w:r w:rsidRPr="006518C9">
              <w:t xml:space="preserve">    &lt;Residue mass="129.04259" code="E"/&gt;</w:t>
            </w:r>
          </w:p>
          <w:p w14:paraId="10A8401D" w14:textId="77777777" w:rsidR="00921A47" w:rsidRPr="006518C9" w:rsidRDefault="00921A47">
            <w:pPr>
              <w:pStyle w:val="HTMLPreformatted"/>
            </w:pPr>
            <w:r w:rsidRPr="006518C9">
              <w:t xml:space="preserve">    &lt;Residue mass="147.06842" code="F"/&gt;</w:t>
            </w:r>
          </w:p>
          <w:p w14:paraId="21B0402D" w14:textId="77777777" w:rsidR="00921A47" w:rsidRPr="006518C9" w:rsidRDefault="00921A47">
            <w:pPr>
              <w:pStyle w:val="HTMLPreformatted"/>
            </w:pPr>
            <w:r w:rsidRPr="006518C9">
              <w:t xml:space="preserve">    &lt;Residue mass="57.021465" code="G"/&gt;</w:t>
            </w:r>
          </w:p>
          <w:p w14:paraId="019AB533" w14:textId="77777777" w:rsidR="00921A47" w:rsidRPr="006518C9" w:rsidRDefault="00921A47">
            <w:pPr>
              <w:pStyle w:val="HTMLPreformatted"/>
            </w:pPr>
            <w:r w:rsidRPr="006518C9">
              <w:t xml:space="preserve">  ...</w:t>
            </w:r>
          </w:p>
          <w:p w14:paraId="27261782" w14:textId="77777777" w:rsidR="00921A47" w:rsidRPr="006518C9" w:rsidRDefault="00921A47">
            <w:pPr>
              <w:pStyle w:val="HTMLPreformatted"/>
            </w:pPr>
            <w:r w:rsidRPr="006518C9">
              <w:t>&lt;/MassTable&gt;</w:t>
            </w:r>
          </w:p>
        </w:tc>
      </w:tr>
      <w:tr w:rsidR="00921A47" w:rsidRPr="006518C9" w14:paraId="5D25E1B3" w14:textId="77777777" w:rsidTr="00921A47">
        <w:trPr>
          <w:tblCellSpacing w:w="15" w:type="dxa"/>
        </w:trPr>
        <w:tc>
          <w:tcPr>
            <w:tcW w:w="0" w:type="auto"/>
            <w:vAlign w:val="center"/>
            <w:hideMark/>
          </w:tcPr>
          <w:p w14:paraId="4272B15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50A78D3" w14:textId="77777777" w:rsidR="00921A47" w:rsidRPr="006518C9" w:rsidRDefault="00921A47">
            <w:pPr>
              <w:pStyle w:val="HTMLPreformatted"/>
            </w:pPr>
            <w:r w:rsidRPr="006518C9">
              <w:t>Path /MzIdentML/AnalysisProtocolCollection/SpectrumIdentificationProtocol/MassTable</w:t>
            </w:r>
          </w:p>
          <w:p w14:paraId="3DCA1A28" w14:textId="77777777" w:rsidR="00921A47" w:rsidRPr="006518C9" w:rsidRDefault="00921A47">
            <w:pPr>
              <w:pStyle w:val="HTMLPreformatted"/>
            </w:pPr>
            <w:r w:rsidRPr="006518C9">
              <w:t xml:space="preserve">MAY supply a *child* term of </w:t>
            </w:r>
            <w:hyperlink r:id="rId186"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0D5A52C4" w14:textId="77777777" w:rsidR="00921A47" w:rsidRPr="006518C9" w:rsidRDefault="00921A47">
            <w:pPr>
              <w:pStyle w:val="HTMLPreformatted"/>
            </w:pPr>
            <w:r w:rsidRPr="006518C9">
              <w:t xml:space="preserve">  e.g.: </w:t>
            </w:r>
            <w:hyperlink r:id="rId187"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11506839" w14:textId="77777777" w:rsidR="00921A47" w:rsidRPr="006518C9" w:rsidRDefault="00921A47" w:rsidP="00921A47">
      <w:pPr>
        <w:rPr>
          <w:lang w:val="en-US"/>
        </w:rPr>
      </w:pPr>
    </w:p>
    <w:p w14:paraId="54BAFE2A" w14:textId="77777777" w:rsidR="00921A47" w:rsidRPr="006518C9" w:rsidRDefault="00921A47" w:rsidP="00921A47">
      <w:pPr>
        <w:pStyle w:val="Heading2"/>
      </w:pPr>
      <w:bookmarkStart w:id="208" w:name="_Toc457214097"/>
      <w:r w:rsidRPr="006518C9">
        <w:t>Element &lt;</w:t>
      </w:r>
      <w:bookmarkStart w:id="209" w:name="Measure"/>
      <w:r w:rsidRPr="006518C9">
        <w:t>Measure</w:t>
      </w:r>
      <w:bookmarkEnd w:id="209"/>
      <w:r w:rsidRPr="006518C9">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14:paraId="06808CD3" w14:textId="77777777" w:rsidTr="00921A47">
        <w:trPr>
          <w:tblCellSpacing w:w="15" w:type="dxa"/>
        </w:trPr>
        <w:tc>
          <w:tcPr>
            <w:tcW w:w="0" w:type="auto"/>
            <w:vAlign w:val="center"/>
            <w:hideMark/>
          </w:tcPr>
          <w:p w14:paraId="24B5789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DFD879"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1FDB8250" w14:textId="77777777" w:rsidTr="00921A47">
        <w:trPr>
          <w:tblCellSpacing w:w="15" w:type="dxa"/>
        </w:trPr>
        <w:tc>
          <w:tcPr>
            <w:tcW w:w="0" w:type="auto"/>
            <w:vAlign w:val="center"/>
            <w:hideMark/>
          </w:tcPr>
          <w:p w14:paraId="0CA73F9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73F3B88" w14:textId="77777777" w:rsidR="00921A47" w:rsidRPr="006518C9" w:rsidRDefault="00921A47">
            <w:pPr>
              <w:rPr>
                <w:sz w:val="24"/>
                <w:szCs w:val="24"/>
                <w:lang w:val="en-US"/>
              </w:rPr>
            </w:pPr>
            <w:r w:rsidRPr="006518C9">
              <w:rPr>
                <w:lang w:val="en-US"/>
              </w:rPr>
              <w:t xml:space="preserve">MeasureType </w:t>
            </w:r>
          </w:p>
        </w:tc>
      </w:tr>
      <w:tr w:rsidR="00921A47" w:rsidRPr="006518C9" w14:paraId="6288480A" w14:textId="77777777" w:rsidTr="00921A47">
        <w:trPr>
          <w:tblCellSpacing w:w="15" w:type="dxa"/>
        </w:trPr>
        <w:tc>
          <w:tcPr>
            <w:tcW w:w="0" w:type="auto"/>
            <w:vAlign w:val="center"/>
            <w:hideMark/>
          </w:tcPr>
          <w:p w14:paraId="4322E9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14:paraId="272685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44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CA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3D7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7885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E3FD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8615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C3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D2C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21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95F9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2289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C1A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4F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9DD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393A75C" w14:textId="77777777" w:rsidR="00921A47" w:rsidRPr="006518C9" w:rsidRDefault="00921A47">
            <w:pPr>
              <w:rPr>
                <w:sz w:val="24"/>
                <w:szCs w:val="24"/>
                <w:lang w:val="en-US"/>
              </w:rPr>
            </w:pPr>
          </w:p>
        </w:tc>
      </w:tr>
      <w:tr w:rsidR="00921A47" w:rsidRPr="006518C9" w14:paraId="1C1CBF1D" w14:textId="77777777" w:rsidTr="00921A47">
        <w:trPr>
          <w:tblCellSpacing w:w="15" w:type="dxa"/>
        </w:trPr>
        <w:tc>
          <w:tcPr>
            <w:tcW w:w="0" w:type="auto"/>
            <w:vAlign w:val="center"/>
            <w:hideMark/>
          </w:tcPr>
          <w:p w14:paraId="21409C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14:paraId="2FCDD0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A218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61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354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EB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3F11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1529"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3F6D3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E58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F92D" w14:textId="77777777" w:rsidR="00921A47" w:rsidRPr="006518C9" w:rsidRDefault="00921A47">
                  <w:pPr>
                    <w:rPr>
                      <w:sz w:val="24"/>
                      <w:szCs w:val="24"/>
                      <w:lang w:val="en-US"/>
                    </w:rPr>
                  </w:pPr>
                  <w:r w:rsidRPr="006518C9">
                    <w:rPr>
                      <w:lang w:val="en-US"/>
                    </w:rPr>
                    <w:t>A single entry from an ontology or a controlled vocabulary.</w:t>
                  </w:r>
                </w:p>
              </w:tc>
            </w:tr>
          </w:tbl>
          <w:p w14:paraId="5193547A" w14:textId="77777777" w:rsidR="00921A47" w:rsidRPr="006518C9" w:rsidRDefault="00921A47">
            <w:pPr>
              <w:rPr>
                <w:sz w:val="24"/>
                <w:szCs w:val="24"/>
                <w:lang w:val="en-US"/>
              </w:rPr>
            </w:pPr>
          </w:p>
        </w:tc>
      </w:tr>
      <w:tr w:rsidR="00921A47" w:rsidRPr="006518C9" w14:paraId="73CAECCE" w14:textId="77777777" w:rsidTr="00921A47">
        <w:trPr>
          <w:tblCellSpacing w:w="15" w:type="dxa"/>
        </w:trPr>
        <w:tc>
          <w:tcPr>
            <w:tcW w:w="0" w:type="auto"/>
            <w:vAlign w:val="center"/>
            <w:hideMark/>
          </w:tcPr>
          <w:p w14:paraId="15DC798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2E05A8" w14:textId="77777777" w:rsidR="00921A47" w:rsidRPr="006518C9" w:rsidRDefault="00921A47">
            <w:pPr>
              <w:pStyle w:val="HTMLPreformatted"/>
            </w:pPr>
            <w:r w:rsidRPr="006518C9">
              <w:t xml:space="preserve">          &lt;Measure id="Measure_Int"&gt;</w:t>
            </w:r>
          </w:p>
          <w:p w14:paraId="6E9BD5E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6B6A9B0B" w14:textId="77777777" w:rsidR="00921A47" w:rsidRPr="006518C9" w:rsidRDefault="00921A47">
            <w:pPr>
              <w:pStyle w:val="HTMLPreformatted"/>
            </w:pPr>
            <w:r w:rsidRPr="006518C9">
              <w:t xml:space="preserve">          &lt;/Measure&gt;</w:t>
            </w:r>
          </w:p>
        </w:tc>
      </w:tr>
      <w:tr w:rsidR="00921A47" w:rsidRPr="006518C9" w14:paraId="5F507333" w14:textId="77777777" w:rsidTr="00921A47">
        <w:trPr>
          <w:tblCellSpacing w:w="15" w:type="dxa"/>
        </w:trPr>
        <w:tc>
          <w:tcPr>
            <w:tcW w:w="0" w:type="auto"/>
            <w:vAlign w:val="center"/>
            <w:hideMark/>
          </w:tcPr>
          <w:p w14:paraId="4AEB85C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877451C" w14:textId="77777777" w:rsidR="00921A47" w:rsidRPr="006518C9" w:rsidRDefault="00921A47">
            <w:pPr>
              <w:pStyle w:val="HTMLPreformatted"/>
            </w:pPr>
            <w:r w:rsidRPr="006518C9">
              <w:t>Path /MzIdentML/DataCollection/AnalysisData/SpectrumIdentificationList/FragmentationTable/Measure</w:t>
            </w:r>
          </w:p>
          <w:p w14:paraId="22A310A6" w14:textId="77777777" w:rsidR="00921A47" w:rsidRPr="006518C9" w:rsidRDefault="00921A47">
            <w:pPr>
              <w:pStyle w:val="HTMLPreformatted"/>
            </w:pPr>
            <w:r w:rsidRPr="006518C9">
              <w:t xml:space="preserve">MUST supply term </w:t>
            </w:r>
            <w:hyperlink r:id="rId188"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64C28319" w14:textId="77777777" w:rsidR="00921A47" w:rsidRPr="006518C9" w:rsidRDefault="00921A47">
            <w:pPr>
              <w:pStyle w:val="HTMLPreformatted"/>
            </w:pPr>
            <w:r w:rsidRPr="006518C9">
              <w:t xml:space="preserve">MUST supply term </w:t>
            </w:r>
            <w:hyperlink r:id="rId189" w:tgtFrame="new" w:history="1">
              <w:r w:rsidRPr="006518C9">
                <w:rPr>
                  <w:rStyle w:val="Hyperlink"/>
                </w:rPr>
                <w:t>MS:1001225</w:t>
              </w:r>
            </w:hyperlink>
            <w:r w:rsidRPr="006518C9">
              <w:t xml:space="preserve"> (</w:t>
            </w:r>
            <w:r w:rsidRPr="006518C9">
              <w:rPr>
                <w:rStyle w:val="popup"/>
              </w:rPr>
              <w:t>product ion m/z</w:t>
            </w:r>
            <w:r w:rsidRPr="006518C9">
              <w:t>) only once</w:t>
            </w:r>
          </w:p>
          <w:p w14:paraId="152C4B46" w14:textId="77777777" w:rsidR="00921A47" w:rsidRPr="006518C9" w:rsidRDefault="00921A47">
            <w:pPr>
              <w:pStyle w:val="HTMLPreformatted"/>
            </w:pPr>
            <w:r w:rsidRPr="006518C9">
              <w:t xml:space="preserve">MUST supply term </w:t>
            </w:r>
            <w:hyperlink r:id="rId190"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6456EAC" w14:textId="77777777" w:rsidTr="00921A47">
        <w:trPr>
          <w:tblCellSpacing w:w="15" w:type="dxa"/>
        </w:trPr>
        <w:tc>
          <w:tcPr>
            <w:tcW w:w="0" w:type="auto"/>
            <w:vAlign w:val="center"/>
            <w:hideMark/>
          </w:tcPr>
          <w:p w14:paraId="2C60634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CCE539" w14:textId="77777777" w:rsidR="00921A47" w:rsidRPr="006518C9" w:rsidRDefault="00921A47">
            <w:pPr>
              <w:pStyle w:val="HTMLPreformatted"/>
            </w:pPr>
            <w:r w:rsidRPr="006518C9">
              <w:t>&lt;cvParam accession="MS:1001225" cvRef="PSI-MS" unitCvRef="PSI-MS" unitName="m/z" unitAccession="MS:1000040" name="product ion m/z"/&gt;</w:t>
            </w:r>
          </w:p>
          <w:p w14:paraId="3782740E"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22AB0758"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00B37CB4" w14:textId="77777777" w:rsidR="00921A47" w:rsidRPr="006518C9" w:rsidRDefault="00921A47" w:rsidP="00921A47">
      <w:pPr>
        <w:rPr>
          <w:lang w:val="en-US"/>
        </w:rPr>
      </w:pPr>
    </w:p>
    <w:p w14:paraId="00C3AC0F" w14:textId="77777777" w:rsidR="00921A47" w:rsidRPr="006518C9" w:rsidRDefault="00921A47" w:rsidP="00921A47">
      <w:pPr>
        <w:pStyle w:val="Heading2"/>
      </w:pPr>
      <w:bookmarkStart w:id="210" w:name="_Toc457214098"/>
      <w:r w:rsidRPr="006518C9">
        <w:t>Element &lt;</w:t>
      </w:r>
      <w:bookmarkStart w:id="211" w:name="Modification"/>
      <w:r w:rsidRPr="006518C9">
        <w:t>Modification</w:t>
      </w:r>
      <w:bookmarkEnd w:id="211"/>
      <w:r w:rsidRPr="006518C9">
        <w:t>&gt;</w:t>
      </w:r>
      <w:bookmarkEnd w:id="2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5726DA85" w14:textId="77777777" w:rsidTr="00921A47">
        <w:trPr>
          <w:tblCellSpacing w:w="15" w:type="dxa"/>
        </w:trPr>
        <w:tc>
          <w:tcPr>
            <w:tcW w:w="0" w:type="auto"/>
            <w:vAlign w:val="center"/>
            <w:hideMark/>
          </w:tcPr>
          <w:p w14:paraId="6DAC64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95E961" w14:textId="77777777" w:rsidR="00921A47" w:rsidRPr="006518C9" w:rsidRDefault="00921A47">
            <w:pPr>
              <w:rPr>
                <w:sz w:val="24"/>
                <w:szCs w:val="24"/>
                <w:lang w:val="en-US"/>
              </w:rPr>
            </w:pPr>
            <w:r w:rsidRPr="006518C9">
              <w:rPr>
                <w:lang w:val="en-US"/>
              </w:rP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w:t>
            </w:r>
            <w:r w:rsidRPr="006518C9">
              <w:rPr>
                <w:lang w:val="en-US"/>
              </w:rPr>
              <w:lastRenderedPageBreak/>
              <w:t xml:space="preserve">If more complex information should be given about neutral losses (such as presence/absence on particular product ions), this can additionally be encoded within the FragmentationArray. </w:t>
            </w:r>
          </w:p>
        </w:tc>
      </w:tr>
      <w:tr w:rsidR="00921A47" w:rsidRPr="006518C9" w14:paraId="4B7D88B5" w14:textId="77777777" w:rsidTr="00921A47">
        <w:trPr>
          <w:tblCellSpacing w:w="15" w:type="dxa"/>
        </w:trPr>
        <w:tc>
          <w:tcPr>
            <w:tcW w:w="0" w:type="auto"/>
            <w:vAlign w:val="center"/>
            <w:hideMark/>
          </w:tcPr>
          <w:p w14:paraId="089A0792"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18212B0E" w14:textId="77777777" w:rsidR="00921A47" w:rsidRPr="006518C9" w:rsidRDefault="00921A47">
            <w:pPr>
              <w:rPr>
                <w:sz w:val="24"/>
                <w:szCs w:val="24"/>
                <w:lang w:val="en-US"/>
              </w:rPr>
            </w:pPr>
            <w:r w:rsidRPr="006518C9">
              <w:rPr>
                <w:lang w:val="en-US"/>
              </w:rPr>
              <w:t xml:space="preserve">ModificationType </w:t>
            </w:r>
          </w:p>
        </w:tc>
      </w:tr>
      <w:tr w:rsidR="00921A47" w:rsidRPr="006518C9" w14:paraId="7A4FD51F" w14:textId="77777777" w:rsidTr="00921A47">
        <w:trPr>
          <w:tblCellSpacing w:w="15" w:type="dxa"/>
        </w:trPr>
        <w:tc>
          <w:tcPr>
            <w:tcW w:w="0" w:type="auto"/>
            <w:vAlign w:val="center"/>
            <w:hideMark/>
          </w:tcPr>
          <w:p w14:paraId="29F272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14:paraId="1ACF85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6386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B44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51C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F3E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ABDF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D334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958"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EE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4584A"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7C6C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D22A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6478"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167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19B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11B93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C7F7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2F30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954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C6E6"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32DFE8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937C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A680"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6FF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2D20"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52ED7289" w14:textId="77777777" w:rsidR="00921A47" w:rsidRPr="006518C9" w:rsidRDefault="00921A47">
            <w:pPr>
              <w:rPr>
                <w:sz w:val="24"/>
                <w:szCs w:val="24"/>
                <w:lang w:val="en-US"/>
              </w:rPr>
            </w:pPr>
          </w:p>
        </w:tc>
      </w:tr>
      <w:tr w:rsidR="00921A47" w:rsidRPr="006518C9" w14:paraId="72849D08" w14:textId="77777777" w:rsidTr="00921A47">
        <w:trPr>
          <w:tblCellSpacing w:w="15" w:type="dxa"/>
        </w:trPr>
        <w:tc>
          <w:tcPr>
            <w:tcW w:w="0" w:type="auto"/>
            <w:vAlign w:val="center"/>
            <w:hideMark/>
          </w:tcPr>
          <w:p w14:paraId="63B000E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14:paraId="2104D5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201E8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0BF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8E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185C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AA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1158"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6C32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7D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8EF8D" w14:textId="77777777" w:rsidR="00921A47" w:rsidRPr="006518C9" w:rsidRDefault="00921A47">
                  <w:pPr>
                    <w:rPr>
                      <w:sz w:val="24"/>
                      <w:szCs w:val="24"/>
                      <w:lang w:val="en-US"/>
                    </w:rPr>
                  </w:pPr>
                  <w:r w:rsidRPr="006518C9">
                    <w:rPr>
                      <w:lang w:val="en-US"/>
                    </w:rPr>
                    <w:t>A single entry from an ontology or a controlled vocabulary.</w:t>
                  </w:r>
                </w:p>
              </w:tc>
            </w:tr>
          </w:tbl>
          <w:p w14:paraId="0C7152DD" w14:textId="77777777" w:rsidR="00921A47" w:rsidRPr="006518C9" w:rsidRDefault="00921A47">
            <w:pPr>
              <w:rPr>
                <w:sz w:val="24"/>
                <w:szCs w:val="24"/>
                <w:lang w:val="en-US"/>
              </w:rPr>
            </w:pPr>
          </w:p>
        </w:tc>
      </w:tr>
      <w:tr w:rsidR="00921A47" w:rsidRPr="006518C9" w14:paraId="79321C36" w14:textId="77777777" w:rsidTr="00921A47">
        <w:trPr>
          <w:tblCellSpacing w:w="15" w:type="dxa"/>
        </w:trPr>
        <w:tc>
          <w:tcPr>
            <w:tcW w:w="0" w:type="auto"/>
            <w:vAlign w:val="center"/>
            <w:hideMark/>
          </w:tcPr>
          <w:p w14:paraId="648937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BD831" w14:textId="77777777" w:rsidR="00921A47" w:rsidRPr="006518C9" w:rsidRDefault="00921A47">
            <w:pPr>
              <w:pStyle w:val="HTMLPreformatted"/>
            </w:pPr>
            <w:r w:rsidRPr="006518C9">
              <w:t xml:space="preserve">    &lt;Modification location="10" residues="K" monoisotopicMassDelta="138.0680796"&gt; </w:t>
            </w:r>
          </w:p>
          <w:p w14:paraId="6A41D1B9"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7A17A535" w14:textId="77777777" w:rsidR="00921A47" w:rsidRPr="006518C9" w:rsidRDefault="00921A47">
            <w:pPr>
              <w:pStyle w:val="HTMLPreformatted"/>
            </w:pPr>
            <w:r w:rsidRPr="006518C9">
              <w:t xml:space="preserve">      &lt;cvParam accession="MS:1002509" cvRef="PSI-MS" name="cross-link donor" value="11309529182388590588"/&gt;</w:t>
            </w:r>
          </w:p>
          <w:p w14:paraId="7829DDE2" w14:textId="77777777" w:rsidR="00921A47" w:rsidRPr="006518C9" w:rsidRDefault="00921A47">
            <w:pPr>
              <w:pStyle w:val="HTMLPreformatted"/>
            </w:pPr>
            <w:r w:rsidRPr="006518C9">
              <w:t xml:space="preserve">    &lt;/Modification&gt; </w:t>
            </w:r>
          </w:p>
        </w:tc>
      </w:tr>
      <w:tr w:rsidR="00921A47" w:rsidRPr="006518C9" w14:paraId="7651DBDF" w14:textId="77777777" w:rsidTr="008F498D">
        <w:trPr>
          <w:tblCellSpacing w:w="15" w:type="dxa"/>
        </w:trPr>
        <w:tc>
          <w:tcPr>
            <w:tcW w:w="0" w:type="auto"/>
            <w:vAlign w:val="center"/>
          </w:tcPr>
          <w:p w14:paraId="1271403A" w14:textId="77777777" w:rsidR="00921A47" w:rsidRPr="006518C9" w:rsidRDefault="00921A47">
            <w:pPr>
              <w:rPr>
                <w:sz w:val="24"/>
                <w:szCs w:val="24"/>
                <w:lang w:val="en-US"/>
              </w:rPr>
            </w:pPr>
          </w:p>
        </w:tc>
        <w:tc>
          <w:tcPr>
            <w:tcW w:w="0" w:type="auto"/>
            <w:vAlign w:val="center"/>
          </w:tcPr>
          <w:p w14:paraId="1DB9A73F" w14:textId="77777777" w:rsidR="00921A47" w:rsidRPr="006518C9" w:rsidRDefault="00921A47">
            <w:pPr>
              <w:rPr>
                <w:sz w:val="24"/>
                <w:szCs w:val="24"/>
                <w:lang w:val="en-US"/>
              </w:rPr>
            </w:pPr>
          </w:p>
        </w:tc>
      </w:tr>
      <w:tr w:rsidR="00921A47" w:rsidRPr="006518C9" w14:paraId="0536CBA9" w14:textId="77777777" w:rsidTr="00921A47">
        <w:trPr>
          <w:tblCellSpacing w:w="15" w:type="dxa"/>
        </w:trPr>
        <w:tc>
          <w:tcPr>
            <w:tcW w:w="0" w:type="auto"/>
            <w:vAlign w:val="center"/>
            <w:hideMark/>
          </w:tcPr>
          <w:p w14:paraId="3D6CFED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7A19B6" w14:textId="77777777" w:rsidR="00921A47" w:rsidRPr="006518C9" w:rsidRDefault="00921A47">
            <w:pPr>
              <w:pStyle w:val="HTMLPreformatted"/>
            </w:pPr>
            <w:r w:rsidRPr="006518C9">
              <w:t>&lt;cvParam cvRef="UNIMOD" accession="UNIMOD:35" name="Oxidation"&gt;&lt;/cvParam&gt;</w:t>
            </w:r>
          </w:p>
          <w:p w14:paraId="7C392225" w14:textId="77777777" w:rsidR="00921A47" w:rsidRPr="006518C9" w:rsidRDefault="00921A47">
            <w:pPr>
              <w:pStyle w:val="HTMLPreformatted"/>
            </w:pPr>
            <w:r w:rsidRPr="006518C9">
              <w:t>&lt;cvParam cvRef="UNIMOD" accession="UNIMOD:37" name="Trimethyl"&gt;&lt;/cvParam&gt;</w:t>
            </w:r>
          </w:p>
          <w:p w14:paraId="36DFED23" w14:textId="77777777" w:rsidR="00921A47" w:rsidRPr="006518C9" w:rsidRDefault="00921A47">
            <w:pPr>
              <w:pStyle w:val="HTMLPreformatted"/>
            </w:pPr>
            <w:r w:rsidRPr="006518C9">
              <w:t>&lt;cvParam cvRef="UNIMOD" accession="UNIMOD:4" name="Carbamidomethyl"&gt;&lt;/cvParam&gt;</w:t>
            </w:r>
          </w:p>
          <w:p w14:paraId="47992FC1" w14:textId="77777777" w:rsidR="00921A47" w:rsidRPr="006518C9" w:rsidRDefault="00921A47">
            <w:pPr>
              <w:pStyle w:val="HTMLPreformatted"/>
            </w:pPr>
            <w:r w:rsidRPr="006518C9">
              <w:t>&lt;cvParam cvRef="UNIMOD" accession="UNIMOD:27" name="Glu-&gt;pyro-Glu"&gt;&lt;/cvParam&gt;</w:t>
            </w:r>
          </w:p>
          <w:p w14:paraId="5AC9E95C" w14:textId="77777777" w:rsidR="00921A47" w:rsidRPr="006518C9" w:rsidRDefault="00921A47">
            <w:pPr>
              <w:pStyle w:val="HTMLPreformatted"/>
            </w:pPr>
            <w:r w:rsidRPr="006518C9">
              <w:t>&lt;cvParam cvRef="UNIMOD" accession="UNIMOD:1" name="Acetyl"&gt;&lt;/cvParam&gt;</w:t>
            </w:r>
          </w:p>
          <w:p w14:paraId="0F0A5DFE" w14:textId="77777777" w:rsidR="00921A47" w:rsidRPr="006518C9" w:rsidRDefault="00921A47">
            <w:pPr>
              <w:pStyle w:val="HTMLPreformatted"/>
            </w:pPr>
            <w:r w:rsidRPr="006518C9">
              <w:t>&lt;cvParam cvRef="UNIMOD" accession="UNIMOD:385" name="Ammonia-loss"&gt;&lt;/cvParam&gt;</w:t>
            </w:r>
          </w:p>
          <w:p w14:paraId="1BC49E82" w14:textId="77777777" w:rsidR="00921A47" w:rsidRPr="006518C9" w:rsidRDefault="00921A47">
            <w:pPr>
              <w:pStyle w:val="HTMLPreformatted"/>
            </w:pPr>
            <w:r w:rsidRPr="006518C9">
              <w:t>&lt;cvParam cvRef="UNIMOD" accession="UNIMOD:28" name="Gln-&gt;pyro-Glu"&gt;&lt;/cvParam&gt;</w:t>
            </w:r>
          </w:p>
          <w:p w14:paraId="6101B4C5" w14:textId="77777777" w:rsidR="00921A47" w:rsidRPr="006518C9" w:rsidRDefault="00921A47">
            <w:pPr>
              <w:pStyle w:val="HTMLPreformatted"/>
            </w:pPr>
            <w:r w:rsidRPr="006518C9">
              <w:t>&lt;cvParam cvRef="UNIMOD" accession="UNIMOD:575" name="Gly-&gt;Val"&gt;&lt;/cvParam&gt;</w:t>
            </w:r>
          </w:p>
          <w:p w14:paraId="1980D7B7" w14:textId="77777777" w:rsidR="00921A47" w:rsidRPr="006518C9" w:rsidRDefault="00921A47">
            <w:pPr>
              <w:pStyle w:val="HTMLPreformatted"/>
            </w:pPr>
            <w:r w:rsidRPr="006518C9">
              <w:t>&lt;cvParam accession="UNIMOD:214" cvRef="UNIMOD" name="iTRAQ4plex"/&gt;</w:t>
            </w:r>
          </w:p>
          <w:p w14:paraId="7EE03B67" w14:textId="77777777" w:rsidR="00921A47" w:rsidRPr="006518C9" w:rsidRDefault="00921A47">
            <w:pPr>
              <w:pStyle w:val="HTMLPreformatted"/>
            </w:pPr>
            <w:r w:rsidRPr="006518C9">
              <w:t>&lt;cvParam accession="UNIMOD:7" cvRef="UNIMOD" name="Deamidated"/&gt;</w:t>
            </w:r>
          </w:p>
          <w:p w14:paraId="7B53D9E6" w14:textId="77777777" w:rsidR="00921A47" w:rsidRPr="006518C9" w:rsidRDefault="00921A47">
            <w:pPr>
              <w:pStyle w:val="HTMLPreformatted"/>
            </w:pPr>
            <w:r w:rsidRPr="006518C9">
              <w:t>&lt;cvParam accession="UNIMOD:39" cvRef="UNIMOD" name="Methylthio"/&gt;</w:t>
            </w:r>
          </w:p>
          <w:p w14:paraId="5ADB3394"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2656ABAE" w14:textId="77777777" w:rsidR="00921A47" w:rsidRPr="006518C9" w:rsidRDefault="00921A47">
            <w:pPr>
              <w:pStyle w:val="HTMLPreformatted"/>
            </w:pPr>
            <w:r w:rsidRPr="006518C9">
              <w:t>&lt;cvParam accession="MS:1002509" cvRef="PSI-MS" name="cross-link donor" value="11309529182388590588"/&gt;</w:t>
            </w:r>
          </w:p>
          <w:p w14:paraId="6604EFCD" w14:textId="77777777" w:rsidR="00921A47" w:rsidRPr="006518C9" w:rsidRDefault="00921A47">
            <w:pPr>
              <w:pStyle w:val="HTMLPreformatted"/>
            </w:pPr>
            <w:r w:rsidRPr="006518C9">
              <w:t>&lt;cvParam accession="MS:1002510" cvRef="PSI-MS" name="cross-link acceptor" value="2399294065069360606"/&gt;</w:t>
            </w:r>
          </w:p>
          <w:p w14:paraId="66707126"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02B1AB4E"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75058368"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6F8F363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641F386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1CC32388"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222FCF2A" w14:textId="77777777" w:rsidR="00921A47" w:rsidRPr="006518C9" w:rsidRDefault="001511D0" w:rsidP="00921A47">
      <w:pPr>
        <w:rPr>
          <w:b/>
          <w:lang w:val="en-US"/>
        </w:rPr>
      </w:pPr>
      <w:r w:rsidRPr="006518C9">
        <w:rPr>
          <w:b/>
          <w:lang w:val="en-US"/>
        </w:rPr>
        <w:t>Example for cross-linking:</w:t>
      </w:r>
    </w:p>
    <w:p w14:paraId="1F2B3DA6"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58E8D668"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77762A18"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B39E484" w14:textId="77777777" w:rsidR="001511D0" w:rsidRPr="006518C9" w:rsidRDefault="001511D0" w:rsidP="001511D0">
      <w:pPr>
        <w:rPr>
          <w:lang w:val="en-US"/>
        </w:rPr>
      </w:pPr>
    </w:p>
    <w:p w14:paraId="470050ED" w14:textId="77777777" w:rsidR="00921A47" w:rsidRPr="006518C9" w:rsidRDefault="00921A47" w:rsidP="00921A47">
      <w:pPr>
        <w:pStyle w:val="Heading2"/>
      </w:pPr>
      <w:bookmarkStart w:id="212" w:name="_Toc457214099"/>
      <w:r w:rsidRPr="006518C9">
        <w:t>Element &lt;</w:t>
      </w:r>
      <w:bookmarkStart w:id="213" w:name="ModificationParams"/>
      <w:r w:rsidRPr="006518C9">
        <w:t>ModificationParams</w:t>
      </w:r>
      <w:bookmarkEnd w:id="213"/>
      <w:r w:rsidRPr="006518C9">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14:paraId="58DCFCE1" w14:textId="77777777" w:rsidTr="00921A47">
        <w:trPr>
          <w:tblCellSpacing w:w="15" w:type="dxa"/>
        </w:trPr>
        <w:tc>
          <w:tcPr>
            <w:tcW w:w="0" w:type="auto"/>
            <w:vAlign w:val="center"/>
            <w:hideMark/>
          </w:tcPr>
          <w:p w14:paraId="722D7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49660E"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757D47" w14:textId="77777777" w:rsidTr="00921A47">
        <w:trPr>
          <w:tblCellSpacing w:w="15" w:type="dxa"/>
        </w:trPr>
        <w:tc>
          <w:tcPr>
            <w:tcW w:w="0" w:type="auto"/>
            <w:vAlign w:val="center"/>
            <w:hideMark/>
          </w:tcPr>
          <w:p w14:paraId="30DE1CC1"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5401E9DC"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4AE9270D" w14:textId="77777777" w:rsidTr="00921A47">
        <w:trPr>
          <w:tblCellSpacing w:w="15" w:type="dxa"/>
        </w:trPr>
        <w:tc>
          <w:tcPr>
            <w:tcW w:w="0" w:type="auto"/>
            <w:vAlign w:val="center"/>
            <w:hideMark/>
          </w:tcPr>
          <w:p w14:paraId="7E53FD4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727BF77" w14:textId="77777777" w:rsidR="00921A47" w:rsidRPr="006518C9" w:rsidRDefault="00921A47">
            <w:pPr>
              <w:rPr>
                <w:sz w:val="24"/>
                <w:szCs w:val="24"/>
                <w:lang w:val="en-US"/>
              </w:rPr>
            </w:pPr>
            <w:r w:rsidRPr="006518C9">
              <w:rPr>
                <w:lang w:val="en-US"/>
              </w:rPr>
              <w:t>none</w:t>
            </w:r>
          </w:p>
        </w:tc>
      </w:tr>
      <w:tr w:rsidR="00921A47" w:rsidRPr="006518C9" w14:paraId="75203B78" w14:textId="77777777" w:rsidTr="00921A47">
        <w:trPr>
          <w:tblCellSpacing w:w="15" w:type="dxa"/>
        </w:trPr>
        <w:tc>
          <w:tcPr>
            <w:tcW w:w="0" w:type="auto"/>
            <w:vAlign w:val="center"/>
            <w:hideMark/>
          </w:tcPr>
          <w:p w14:paraId="6D8BEA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14:paraId="044F7A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84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CC8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ECA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9C09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B58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DC83E" w14:textId="77777777" w:rsidR="00921A47" w:rsidRPr="006518C9" w:rsidRDefault="0032247A">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7DB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AE2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0A02"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7D425768" w14:textId="77777777" w:rsidR="00921A47" w:rsidRPr="006518C9" w:rsidRDefault="00921A47">
            <w:pPr>
              <w:rPr>
                <w:sz w:val="24"/>
                <w:szCs w:val="24"/>
                <w:lang w:val="en-US"/>
              </w:rPr>
            </w:pPr>
          </w:p>
        </w:tc>
      </w:tr>
      <w:tr w:rsidR="00921A47" w:rsidRPr="006518C9" w14:paraId="6466A5C0" w14:textId="77777777" w:rsidTr="00921A47">
        <w:trPr>
          <w:tblCellSpacing w:w="15" w:type="dxa"/>
        </w:trPr>
        <w:tc>
          <w:tcPr>
            <w:tcW w:w="0" w:type="auto"/>
            <w:vAlign w:val="center"/>
            <w:hideMark/>
          </w:tcPr>
          <w:p w14:paraId="7096732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CDD75F" w14:textId="77777777" w:rsidR="00921A47" w:rsidRPr="006518C9" w:rsidRDefault="00921A47">
            <w:pPr>
              <w:pStyle w:val="HTMLPreformatted"/>
            </w:pPr>
            <w:r w:rsidRPr="006518C9">
              <w:t>&lt;ModificationParams&gt;</w:t>
            </w:r>
          </w:p>
          <w:p w14:paraId="31CC36BF" w14:textId="77777777" w:rsidR="00921A47" w:rsidRPr="006518C9" w:rsidRDefault="00921A47">
            <w:pPr>
              <w:pStyle w:val="HTMLPreformatted"/>
            </w:pPr>
            <w:r w:rsidRPr="006518C9">
              <w:t xml:space="preserve">    &lt;SearchModification residues="M" massDelta="15.9949" fixedMod="false"&gt;</w:t>
            </w:r>
          </w:p>
          <w:p w14:paraId="025D120F" w14:textId="77777777" w:rsidR="00921A47" w:rsidRPr="006518C9" w:rsidRDefault="00921A47">
            <w:pPr>
              <w:pStyle w:val="HTMLPreformatted"/>
            </w:pPr>
            <w:r w:rsidRPr="006518C9">
              <w:t xml:space="preserve">        &lt;cvParam accession="UNIMOD:35" cvRef="UNIMOD" name="Oxidation"/&gt;</w:t>
            </w:r>
          </w:p>
          <w:p w14:paraId="478A86AA" w14:textId="77777777" w:rsidR="00921A47" w:rsidRPr="006518C9" w:rsidRDefault="00921A47">
            <w:pPr>
              <w:pStyle w:val="HTMLPreformatted"/>
            </w:pPr>
            <w:r w:rsidRPr="006518C9">
              <w:t xml:space="preserve">    &lt;/SearchModification&gt;</w:t>
            </w:r>
          </w:p>
          <w:p w14:paraId="285D10F6" w14:textId="77777777" w:rsidR="00921A47" w:rsidRPr="006518C9" w:rsidRDefault="00921A47">
            <w:pPr>
              <w:pStyle w:val="HTMLPreformatted"/>
            </w:pPr>
            <w:r w:rsidRPr="006518C9">
              <w:t xml:space="preserve">    &lt;SearchModification residues="." massDelta="144.102" fixedMod="false"&gt;</w:t>
            </w:r>
          </w:p>
          <w:p w14:paraId="156078BF" w14:textId="77777777" w:rsidR="00921A47" w:rsidRPr="006518C9" w:rsidRDefault="00921A47">
            <w:pPr>
              <w:pStyle w:val="HTMLPreformatted"/>
            </w:pPr>
            <w:r w:rsidRPr="006518C9">
              <w:t xml:space="preserve">        &lt;cvParam accession="UNIMOD:214" cvRef="UNIMOD" name="iTRAQ4plex"/&gt;</w:t>
            </w:r>
          </w:p>
          <w:p w14:paraId="310506E3" w14:textId="77777777" w:rsidR="00921A47" w:rsidRPr="006518C9" w:rsidRDefault="00921A47">
            <w:pPr>
              <w:pStyle w:val="HTMLPreformatted"/>
            </w:pPr>
            <w:r w:rsidRPr="006518C9">
              <w:t xml:space="preserve">        &lt;cvParam accession="MS:1001189" cvRef="PSI-MS" name="modification specificity peptide N-term"/&gt;</w:t>
            </w:r>
          </w:p>
          <w:p w14:paraId="28E60197" w14:textId="77777777" w:rsidR="00921A47" w:rsidRPr="006518C9" w:rsidRDefault="00921A47">
            <w:pPr>
              <w:pStyle w:val="HTMLPreformatted"/>
            </w:pPr>
            <w:r w:rsidRPr="006518C9">
              <w:t xml:space="preserve">  ...</w:t>
            </w:r>
          </w:p>
          <w:p w14:paraId="1AD7D081" w14:textId="77777777" w:rsidR="00921A47" w:rsidRPr="006518C9" w:rsidRDefault="00921A47">
            <w:pPr>
              <w:pStyle w:val="HTMLPreformatted"/>
            </w:pPr>
            <w:r w:rsidRPr="006518C9">
              <w:t>&lt;/ModificationParams&gt;</w:t>
            </w:r>
          </w:p>
        </w:tc>
      </w:tr>
    </w:tbl>
    <w:p w14:paraId="50F19C21" w14:textId="77777777" w:rsidR="00921A47" w:rsidRPr="006518C9" w:rsidRDefault="00921A47" w:rsidP="00921A47">
      <w:pPr>
        <w:rPr>
          <w:lang w:val="en-US"/>
        </w:rPr>
      </w:pPr>
    </w:p>
    <w:p w14:paraId="5FFF6E9C" w14:textId="77777777" w:rsidR="00921A47" w:rsidRPr="006518C9" w:rsidRDefault="00921A47" w:rsidP="00921A47">
      <w:pPr>
        <w:pStyle w:val="Heading2"/>
      </w:pPr>
      <w:bookmarkStart w:id="214" w:name="_Toc457214100"/>
      <w:r w:rsidRPr="006518C9">
        <w:t>Element &lt;</w:t>
      </w:r>
      <w:bookmarkStart w:id="215" w:name="Organization"/>
      <w:r w:rsidRPr="006518C9">
        <w:t>Organization</w:t>
      </w:r>
      <w:bookmarkEnd w:id="215"/>
      <w:r w:rsidRPr="006518C9">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14:paraId="69D9A9CC" w14:textId="77777777" w:rsidTr="00921A47">
        <w:trPr>
          <w:tblCellSpacing w:w="15" w:type="dxa"/>
        </w:trPr>
        <w:tc>
          <w:tcPr>
            <w:tcW w:w="0" w:type="auto"/>
            <w:vAlign w:val="center"/>
            <w:hideMark/>
          </w:tcPr>
          <w:p w14:paraId="6543419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3845C6"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2B4DA8F4" w14:textId="77777777" w:rsidTr="00921A47">
        <w:trPr>
          <w:tblCellSpacing w:w="15" w:type="dxa"/>
        </w:trPr>
        <w:tc>
          <w:tcPr>
            <w:tcW w:w="0" w:type="auto"/>
            <w:vAlign w:val="center"/>
            <w:hideMark/>
          </w:tcPr>
          <w:p w14:paraId="5E53F4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5D36EC7" w14:textId="77777777" w:rsidR="00921A47" w:rsidRPr="006518C9" w:rsidRDefault="00921A47">
            <w:pPr>
              <w:rPr>
                <w:sz w:val="24"/>
                <w:szCs w:val="24"/>
                <w:lang w:val="en-US"/>
              </w:rPr>
            </w:pPr>
            <w:r w:rsidRPr="006518C9">
              <w:rPr>
                <w:lang w:val="en-US"/>
              </w:rPr>
              <w:t xml:space="preserve">OrganizationType </w:t>
            </w:r>
          </w:p>
        </w:tc>
      </w:tr>
      <w:tr w:rsidR="00921A47" w:rsidRPr="006518C9" w14:paraId="2FD24EF0" w14:textId="77777777" w:rsidTr="00921A47">
        <w:trPr>
          <w:tblCellSpacing w:w="15" w:type="dxa"/>
        </w:trPr>
        <w:tc>
          <w:tcPr>
            <w:tcW w:w="0" w:type="auto"/>
            <w:vAlign w:val="center"/>
            <w:hideMark/>
          </w:tcPr>
          <w:p w14:paraId="5D57584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14:paraId="7C743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197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278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DE91D"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AE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0FF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5C06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F2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8A1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747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2F7FB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C08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7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D61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CA8E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E7B6B5C" w14:textId="77777777" w:rsidR="00921A47" w:rsidRPr="006518C9" w:rsidRDefault="00921A47">
            <w:pPr>
              <w:rPr>
                <w:sz w:val="24"/>
                <w:szCs w:val="24"/>
                <w:lang w:val="en-US"/>
              </w:rPr>
            </w:pPr>
          </w:p>
        </w:tc>
      </w:tr>
      <w:tr w:rsidR="00921A47" w:rsidRPr="006518C9" w14:paraId="4AB2607C" w14:textId="77777777" w:rsidTr="00921A47">
        <w:trPr>
          <w:tblCellSpacing w:w="15" w:type="dxa"/>
        </w:trPr>
        <w:tc>
          <w:tcPr>
            <w:tcW w:w="0" w:type="auto"/>
            <w:vAlign w:val="center"/>
            <w:hideMark/>
          </w:tcPr>
          <w:p w14:paraId="322B0E9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14:paraId="1B810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BF3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484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54A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0BA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69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D594"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0F550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E95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3281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77176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37EEE"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969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47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2A10" w14:textId="77777777" w:rsidR="00921A47" w:rsidRPr="006518C9" w:rsidRDefault="00921A47">
                  <w:pPr>
                    <w:rPr>
                      <w:sz w:val="24"/>
                      <w:szCs w:val="24"/>
                      <w:lang w:val="en-US"/>
                    </w:rPr>
                  </w:pPr>
                  <w:r w:rsidRPr="006518C9">
                    <w:rPr>
                      <w:lang w:val="en-US"/>
                    </w:rPr>
                    <w:t>A single user-defined parameter.</w:t>
                  </w:r>
                </w:p>
              </w:tc>
            </w:tr>
            <w:tr w:rsidR="00921A47" w:rsidRPr="006518C9" w14:paraId="680AF2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E487B" w14:textId="77777777" w:rsidR="00921A47" w:rsidRPr="006518C9" w:rsidRDefault="0032247A">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8F6C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DD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6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07044AB3" w14:textId="77777777" w:rsidR="00921A47" w:rsidRPr="006518C9" w:rsidRDefault="00921A47">
            <w:pPr>
              <w:rPr>
                <w:sz w:val="24"/>
                <w:szCs w:val="24"/>
                <w:lang w:val="en-US"/>
              </w:rPr>
            </w:pPr>
          </w:p>
        </w:tc>
      </w:tr>
      <w:tr w:rsidR="00921A47" w:rsidRPr="006518C9" w14:paraId="35704930" w14:textId="77777777" w:rsidTr="00921A47">
        <w:trPr>
          <w:tblCellSpacing w:w="15" w:type="dxa"/>
        </w:trPr>
        <w:tc>
          <w:tcPr>
            <w:tcW w:w="0" w:type="auto"/>
            <w:vAlign w:val="center"/>
            <w:hideMark/>
          </w:tcPr>
          <w:p w14:paraId="382C5C6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8E094DC" w14:textId="77777777" w:rsidR="00921A47" w:rsidRPr="006518C9" w:rsidRDefault="00921A47">
            <w:pPr>
              <w:pStyle w:val="HTMLPreformatted"/>
            </w:pPr>
            <w:r w:rsidRPr="006518C9">
              <w:t xml:space="preserve">    &lt;Organization name="PeptideShaker developers" id="PS_DEV"&gt;</w:t>
            </w:r>
          </w:p>
          <w:p w14:paraId="7ABB886C" w14:textId="77777777" w:rsidR="00921A47" w:rsidRPr="006518C9" w:rsidRDefault="00921A47">
            <w:pPr>
              <w:pStyle w:val="HTMLPreformatted"/>
            </w:pPr>
            <w:r w:rsidRPr="006518C9">
              <w:t xml:space="preserve">      &lt;cvParam cvRef="PSI-MS" accession="MS:1000586" name="contact name" value="PeptideShaker developers"/&gt;</w:t>
            </w:r>
          </w:p>
          <w:p w14:paraId="076D8289"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0F357972"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1180BC52" w14:textId="77777777" w:rsidR="00921A47" w:rsidRPr="006518C9" w:rsidRDefault="00921A47">
            <w:pPr>
              <w:pStyle w:val="HTMLPreformatted"/>
            </w:pPr>
            <w:r w:rsidRPr="006518C9">
              <w:t xml:space="preserve">      &lt;cvParam cvRef="PSI-MS" accession="MS:1000589" name="contact email" value="peptide-shaker@googlegroups.com"/&gt;</w:t>
            </w:r>
          </w:p>
          <w:p w14:paraId="12C54838" w14:textId="77777777" w:rsidR="00921A47" w:rsidRPr="006518C9" w:rsidRDefault="00921A47">
            <w:pPr>
              <w:pStyle w:val="HTMLPreformatted"/>
            </w:pPr>
            <w:r w:rsidRPr="006518C9">
              <w:t xml:space="preserve">    &lt;/Organization&gt;</w:t>
            </w:r>
          </w:p>
        </w:tc>
      </w:tr>
      <w:tr w:rsidR="00921A47" w:rsidRPr="006518C9" w14:paraId="117EA706" w14:textId="77777777" w:rsidTr="00921A47">
        <w:trPr>
          <w:tblCellSpacing w:w="15" w:type="dxa"/>
        </w:trPr>
        <w:tc>
          <w:tcPr>
            <w:tcW w:w="0" w:type="auto"/>
            <w:vAlign w:val="center"/>
            <w:hideMark/>
          </w:tcPr>
          <w:p w14:paraId="2FB47CC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A246717" w14:textId="77777777" w:rsidR="00921A47" w:rsidRPr="006518C9" w:rsidRDefault="00921A47">
            <w:pPr>
              <w:pStyle w:val="HTMLPreformatted"/>
            </w:pPr>
            <w:r w:rsidRPr="006518C9">
              <w:t>Path /MzIdentML/AuditCollection/Organization</w:t>
            </w:r>
          </w:p>
          <w:p w14:paraId="2193B40D"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MS:1000588</w:t>
              </w:r>
            </w:hyperlink>
            <w:r w:rsidRPr="006518C9">
              <w:t xml:space="preserve"> (</w:t>
            </w:r>
            <w:r w:rsidRPr="006518C9">
              <w:rPr>
                <w:rStyle w:val="popup"/>
              </w:rPr>
              <w:t>contact URL</w:t>
            </w:r>
            <w:r w:rsidRPr="006518C9">
              <w:t>) one or more times</w:t>
            </w:r>
          </w:p>
          <w:p w14:paraId="3A6F1045" w14:textId="77777777" w:rsidR="00921A47" w:rsidRPr="006518C9" w:rsidRDefault="00921A47">
            <w:pPr>
              <w:pStyle w:val="HTMLPreformatted"/>
            </w:pPr>
            <w:r w:rsidRPr="006518C9">
              <w:t xml:space="preserve">SHOULD supply term </w:t>
            </w:r>
            <w:hyperlink r:id="rId192"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51CFEDB9" w14:textId="77777777" w:rsidR="00921A47" w:rsidRPr="006518C9" w:rsidRDefault="00921A47">
            <w:pPr>
              <w:pStyle w:val="HTMLPreformatted"/>
            </w:pPr>
            <w:r w:rsidRPr="006518C9">
              <w:t xml:space="preserve">SHOULD supply term </w:t>
            </w:r>
            <w:hyperlink r:id="rId193"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30DFB710" w14:textId="77777777" w:rsidR="00921A47" w:rsidRPr="006518C9" w:rsidRDefault="00921A47">
            <w:pPr>
              <w:pStyle w:val="HTMLPreformatted"/>
            </w:pPr>
            <w:r w:rsidRPr="006518C9">
              <w:t xml:space="preserve">SHOULD supply term </w:t>
            </w:r>
            <w:hyperlink r:id="rId194"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6E642A08" w14:textId="77777777" w:rsidTr="00921A47">
        <w:trPr>
          <w:tblCellSpacing w:w="15" w:type="dxa"/>
        </w:trPr>
        <w:tc>
          <w:tcPr>
            <w:tcW w:w="0" w:type="auto"/>
            <w:vAlign w:val="center"/>
            <w:hideMark/>
          </w:tcPr>
          <w:p w14:paraId="42DA4C39"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AB05A4" w14:textId="77777777" w:rsidR="00921A47" w:rsidRPr="006518C9" w:rsidRDefault="00921A47">
            <w:pPr>
              <w:pStyle w:val="HTMLPreformatted"/>
            </w:pPr>
            <w:r w:rsidRPr="006518C9">
              <w:t>&lt;cvParam cvRef="PSI-MS" accession="MS:1000586" name="contact name" value="address"&gt;&lt;/cvParam&gt;</w:t>
            </w:r>
          </w:p>
          <w:p w14:paraId="7B0443BC" w14:textId="77777777" w:rsidR="00921A47" w:rsidRPr="006518C9" w:rsidRDefault="00921A47">
            <w:pPr>
              <w:pStyle w:val="HTMLPreformatted"/>
            </w:pPr>
            <w:r w:rsidRPr="006518C9">
              <w:t>&lt;cvParam accession="MS:1000588" cvRef="PSI-MS" value="http://www.matrixscience.com" name="contact URL"/&gt;</w:t>
            </w:r>
          </w:p>
          <w:p w14:paraId="6DA7775C" w14:textId="77777777" w:rsidR="00921A47" w:rsidRPr="006518C9" w:rsidRDefault="00921A47">
            <w:pPr>
              <w:pStyle w:val="HTMLPreformatted"/>
            </w:pPr>
            <w:r w:rsidRPr="006518C9">
              <w:t>&lt;cvParam cvRef="PSI-MS" accession="MS:1000587" name="contact address" value="test"/&gt;</w:t>
            </w:r>
          </w:p>
          <w:p w14:paraId="4C9AEC32" w14:textId="77777777" w:rsidR="00921A47" w:rsidRPr="006518C9" w:rsidRDefault="00921A47">
            <w:pPr>
              <w:pStyle w:val="HTMLPreformatted"/>
            </w:pPr>
            <w:r w:rsidRPr="006518C9">
              <w:t>&lt;cvParam cvRef="PSI-MS" accession="MS:1000589" name="contact email" value="test"/&gt;</w:t>
            </w:r>
          </w:p>
        </w:tc>
      </w:tr>
    </w:tbl>
    <w:p w14:paraId="13AD5604" w14:textId="77777777" w:rsidR="00921A47" w:rsidRPr="006518C9" w:rsidRDefault="00921A47" w:rsidP="00921A47">
      <w:pPr>
        <w:rPr>
          <w:lang w:val="en-US"/>
        </w:rPr>
      </w:pPr>
    </w:p>
    <w:p w14:paraId="7BC99A83" w14:textId="77777777" w:rsidR="00921A47" w:rsidRPr="006518C9" w:rsidRDefault="00921A47" w:rsidP="00921A47">
      <w:pPr>
        <w:pStyle w:val="Heading2"/>
      </w:pPr>
      <w:bookmarkStart w:id="216" w:name="_Toc457214101"/>
      <w:r w:rsidRPr="006518C9">
        <w:lastRenderedPageBreak/>
        <w:t>Element &lt;</w:t>
      </w:r>
      <w:bookmarkStart w:id="217" w:name="Parent"/>
      <w:r w:rsidRPr="006518C9">
        <w:t>Parent</w:t>
      </w:r>
      <w:bookmarkEnd w:id="217"/>
      <w:r w:rsidRPr="006518C9">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14:paraId="0DD7CC2C" w14:textId="77777777" w:rsidTr="00921A47">
        <w:trPr>
          <w:tblCellSpacing w:w="15" w:type="dxa"/>
        </w:trPr>
        <w:tc>
          <w:tcPr>
            <w:tcW w:w="0" w:type="auto"/>
            <w:vAlign w:val="center"/>
            <w:hideMark/>
          </w:tcPr>
          <w:p w14:paraId="0039833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6C6126"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1BF6335D" w14:textId="77777777" w:rsidTr="00921A47">
        <w:trPr>
          <w:tblCellSpacing w:w="15" w:type="dxa"/>
        </w:trPr>
        <w:tc>
          <w:tcPr>
            <w:tcW w:w="0" w:type="auto"/>
            <w:vAlign w:val="center"/>
            <w:hideMark/>
          </w:tcPr>
          <w:p w14:paraId="2AC05BE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933F75"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130CC898" w14:textId="77777777" w:rsidTr="00921A47">
        <w:trPr>
          <w:tblCellSpacing w:w="15" w:type="dxa"/>
        </w:trPr>
        <w:tc>
          <w:tcPr>
            <w:tcW w:w="0" w:type="auto"/>
            <w:vAlign w:val="center"/>
            <w:hideMark/>
          </w:tcPr>
          <w:p w14:paraId="4F1D31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14:paraId="427E08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7B1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25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AF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80E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6F65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E51F8"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81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395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B155D" w14:textId="77777777" w:rsidR="00921A47" w:rsidRPr="006518C9" w:rsidRDefault="00921A47">
                  <w:pPr>
                    <w:rPr>
                      <w:sz w:val="24"/>
                      <w:szCs w:val="24"/>
                      <w:lang w:val="en-US"/>
                    </w:rPr>
                  </w:pPr>
                  <w:r w:rsidRPr="006518C9">
                    <w:rPr>
                      <w:lang w:val="en-US"/>
                    </w:rPr>
                    <w:t>A reference to the organization this contact belongs to.</w:t>
                  </w:r>
                </w:p>
              </w:tc>
            </w:tr>
          </w:tbl>
          <w:p w14:paraId="0F85975F" w14:textId="77777777" w:rsidR="00921A47" w:rsidRPr="006518C9" w:rsidRDefault="00921A47">
            <w:pPr>
              <w:rPr>
                <w:sz w:val="24"/>
                <w:szCs w:val="24"/>
                <w:lang w:val="en-US"/>
              </w:rPr>
            </w:pPr>
          </w:p>
        </w:tc>
      </w:tr>
      <w:tr w:rsidR="00921A47" w:rsidRPr="006518C9" w14:paraId="74FFD420" w14:textId="77777777" w:rsidTr="00921A47">
        <w:trPr>
          <w:tblCellSpacing w:w="15" w:type="dxa"/>
        </w:trPr>
        <w:tc>
          <w:tcPr>
            <w:tcW w:w="0" w:type="auto"/>
            <w:vAlign w:val="center"/>
            <w:hideMark/>
          </w:tcPr>
          <w:p w14:paraId="6C7821B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7B27A04" w14:textId="77777777" w:rsidR="00921A47" w:rsidRPr="006518C9" w:rsidRDefault="00921A47">
            <w:pPr>
              <w:rPr>
                <w:sz w:val="24"/>
                <w:szCs w:val="24"/>
                <w:lang w:val="en-US"/>
              </w:rPr>
            </w:pPr>
            <w:r w:rsidRPr="006518C9">
              <w:rPr>
                <w:lang w:val="en-US"/>
              </w:rPr>
              <w:t>none</w:t>
            </w:r>
          </w:p>
        </w:tc>
      </w:tr>
      <w:tr w:rsidR="00921A47" w:rsidRPr="006518C9" w14:paraId="1F25B637" w14:textId="77777777" w:rsidTr="00921A47">
        <w:trPr>
          <w:tblCellSpacing w:w="15" w:type="dxa"/>
        </w:trPr>
        <w:tc>
          <w:tcPr>
            <w:tcW w:w="0" w:type="auto"/>
            <w:vAlign w:val="center"/>
            <w:hideMark/>
          </w:tcPr>
          <w:p w14:paraId="1579C6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BB9BA1C" w14:textId="77777777" w:rsidR="00921A47" w:rsidRPr="006518C9" w:rsidRDefault="00921A47">
            <w:pPr>
              <w:rPr>
                <w:sz w:val="24"/>
                <w:szCs w:val="24"/>
                <w:lang w:val="en-US"/>
              </w:rPr>
            </w:pPr>
          </w:p>
        </w:tc>
      </w:tr>
    </w:tbl>
    <w:p w14:paraId="04CC2125" w14:textId="77777777" w:rsidR="00921A47" w:rsidRPr="006518C9" w:rsidRDefault="00921A47" w:rsidP="00921A47">
      <w:pPr>
        <w:rPr>
          <w:lang w:val="en-US"/>
        </w:rPr>
      </w:pPr>
    </w:p>
    <w:p w14:paraId="26202EA8" w14:textId="77777777" w:rsidR="00921A47" w:rsidRPr="006518C9" w:rsidRDefault="00921A47" w:rsidP="00921A47">
      <w:pPr>
        <w:pStyle w:val="Heading2"/>
      </w:pPr>
      <w:bookmarkStart w:id="218" w:name="_Toc457214102"/>
      <w:r w:rsidRPr="006518C9">
        <w:t>Element &lt;</w:t>
      </w:r>
      <w:bookmarkStart w:id="219" w:name="ParentTolerance"/>
      <w:r w:rsidRPr="006518C9">
        <w:t>ParentTolerance</w:t>
      </w:r>
      <w:bookmarkEnd w:id="219"/>
      <w:r w:rsidRPr="006518C9">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14:paraId="628B8B4C" w14:textId="77777777" w:rsidTr="00921A47">
        <w:trPr>
          <w:tblCellSpacing w:w="15" w:type="dxa"/>
        </w:trPr>
        <w:tc>
          <w:tcPr>
            <w:tcW w:w="0" w:type="auto"/>
            <w:vAlign w:val="center"/>
            <w:hideMark/>
          </w:tcPr>
          <w:p w14:paraId="3BAAAE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05E0BE"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6165F6DB" w14:textId="77777777" w:rsidTr="00921A47">
        <w:trPr>
          <w:tblCellSpacing w:w="15" w:type="dxa"/>
        </w:trPr>
        <w:tc>
          <w:tcPr>
            <w:tcW w:w="0" w:type="auto"/>
            <w:vAlign w:val="center"/>
            <w:hideMark/>
          </w:tcPr>
          <w:p w14:paraId="1E6BDE3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39BF20" w14:textId="77777777" w:rsidR="00921A47" w:rsidRPr="006518C9" w:rsidRDefault="00921A47">
            <w:pPr>
              <w:rPr>
                <w:sz w:val="24"/>
                <w:szCs w:val="24"/>
                <w:lang w:val="en-US"/>
              </w:rPr>
            </w:pPr>
            <w:r w:rsidRPr="006518C9">
              <w:rPr>
                <w:lang w:val="en-US"/>
              </w:rPr>
              <w:t xml:space="preserve">ToleranceType </w:t>
            </w:r>
          </w:p>
        </w:tc>
      </w:tr>
      <w:tr w:rsidR="00921A47" w:rsidRPr="006518C9" w14:paraId="7ACFBE45" w14:textId="77777777" w:rsidTr="00921A47">
        <w:trPr>
          <w:tblCellSpacing w:w="15" w:type="dxa"/>
        </w:trPr>
        <w:tc>
          <w:tcPr>
            <w:tcW w:w="0" w:type="auto"/>
            <w:vAlign w:val="center"/>
            <w:hideMark/>
          </w:tcPr>
          <w:p w14:paraId="1FBC0D4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C56D901" w14:textId="77777777" w:rsidR="00921A47" w:rsidRPr="006518C9" w:rsidRDefault="00921A47">
            <w:pPr>
              <w:rPr>
                <w:sz w:val="24"/>
                <w:szCs w:val="24"/>
                <w:lang w:val="en-US"/>
              </w:rPr>
            </w:pPr>
            <w:r w:rsidRPr="006518C9">
              <w:rPr>
                <w:lang w:val="en-US"/>
              </w:rPr>
              <w:t>none</w:t>
            </w:r>
          </w:p>
        </w:tc>
      </w:tr>
      <w:tr w:rsidR="00921A47" w:rsidRPr="006518C9" w14:paraId="03AE58FC" w14:textId="77777777" w:rsidTr="00921A47">
        <w:trPr>
          <w:tblCellSpacing w:w="15" w:type="dxa"/>
        </w:trPr>
        <w:tc>
          <w:tcPr>
            <w:tcW w:w="0" w:type="auto"/>
            <w:vAlign w:val="center"/>
            <w:hideMark/>
          </w:tcPr>
          <w:p w14:paraId="0EC3652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14:paraId="791C3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BC42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1279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DB6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4C8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A73E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A49B"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EEB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6B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3598" w14:textId="77777777" w:rsidR="00921A47" w:rsidRPr="006518C9" w:rsidRDefault="00921A47">
                  <w:pPr>
                    <w:rPr>
                      <w:sz w:val="24"/>
                      <w:szCs w:val="24"/>
                      <w:lang w:val="en-US"/>
                    </w:rPr>
                  </w:pPr>
                  <w:r w:rsidRPr="006518C9">
                    <w:rPr>
                      <w:lang w:val="en-US"/>
                    </w:rPr>
                    <w:t>A single entry from an ontology or a controlled vocabulary.</w:t>
                  </w:r>
                </w:p>
              </w:tc>
            </w:tr>
          </w:tbl>
          <w:p w14:paraId="0B63833C" w14:textId="77777777" w:rsidR="00921A47" w:rsidRPr="006518C9" w:rsidRDefault="00921A47">
            <w:pPr>
              <w:rPr>
                <w:sz w:val="24"/>
                <w:szCs w:val="24"/>
                <w:lang w:val="en-US"/>
              </w:rPr>
            </w:pPr>
          </w:p>
        </w:tc>
      </w:tr>
      <w:tr w:rsidR="00921A47" w:rsidRPr="006518C9" w14:paraId="2E025987" w14:textId="77777777" w:rsidTr="00921A47">
        <w:trPr>
          <w:tblCellSpacing w:w="15" w:type="dxa"/>
        </w:trPr>
        <w:tc>
          <w:tcPr>
            <w:tcW w:w="0" w:type="auto"/>
            <w:vAlign w:val="center"/>
            <w:hideMark/>
          </w:tcPr>
          <w:p w14:paraId="52987A4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973774" w14:textId="77777777" w:rsidR="00921A47" w:rsidRPr="006518C9" w:rsidRDefault="00921A47">
            <w:pPr>
              <w:pStyle w:val="HTMLPreformatted"/>
            </w:pPr>
            <w:r w:rsidRPr="006518C9">
              <w:t>&lt;ParentTolerance&gt;</w:t>
            </w:r>
          </w:p>
          <w:p w14:paraId="4A37322F"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428D1522"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39708DF2" w14:textId="77777777" w:rsidR="00921A47" w:rsidRPr="006518C9" w:rsidRDefault="00921A47">
            <w:pPr>
              <w:pStyle w:val="HTMLPreformatted"/>
            </w:pPr>
            <w:r w:rsidRPr="006518C9">
              <w:t>&lt;/ParentTolerance&gt;</w:t>
            </w:r>
          </w:p>
        </w:tc>
      </w:tr>
      <w:tr w:rsidR="00921A47" w:rsidRPr="006518C9" w14:paraId="1C31AD39" w14:textId="77777777" w:rsidTr="00921A47">
        <w:trPr>
          <w:tblCellSpacing w:w="15" w:type="dxa"/>
        </w:trPr>
        <w:tc>
          <w:tcPr>
            <w:tcW w:w="0" w:type="auto"/>
            <w:vAlign w:val="center"/>
            <w:hideMark/>
          </w:tcPr>
          <w:p w14:paraId="2B31570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E3755E" w14:textId="77777777" w:rsidR="00921A47" w:rsidRPr="006518C9" w:rsidRDefault="00921A47">
            <w:pPr>
              <w:pStyle w:val="HTMLPreformatted"/>
            </w:pPr>
            <w:r w:rsidRPr="006518C9">
              <w:t>Path /MzIdentML/AnalysisProtocolCollection/SpectrumIdentificationProtocol/ParentTolerance</w:t>
            </w:r>
          </w:p>
          <w:p w14:paraId="171A4CE0" w14:textId="77777777" w:rsidR="00921A47" w:rsidRPr="006518C9" w:rsidRDefault="00921A47">
            <w:pPr>
              <w:pStyle w:val="HTMLPreformatted"/>
            </w:pPr>
            <w:r w:rsidRPr="006518C9">
              <w:t xml:space="preserve">MUST supply term </w:t>
            </w:r>
            <w:hyperlink r:id="rId195"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6703E9EA" w14:textId="77777777" w:rsidR="00921A47" w:rsidRPr="006518C9" w:rsidRDefault="00921A47">
            <w:pPr>
              <w:pStyle w:val="HTMLPreformatted"/>
            </w:pPr>
            <w:r w:rsidRPr="006518C9">
              <w:t xml:space="preserve">MUST supply term </w:t>
            </w:r>
            <w:hyperlink r:id="rId196"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B94D680" w14:textId="77777777" w:rsidTr="00921A47">
        <w:trPr>
          <w:tblCellSpacing w:w="15" w:type="dxa"/>
        </w:trPr>
        <w:tc>
          <w:tcPr>
            <w:tcW w:w="0" w:type="auto"/>
            <w:vAlign w:val="center"/>
            <w:hideMark/>
          </w:tcPr>
          <w:p w14:paraId="38CF16C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BAAD864"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643C6252"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17F5F03A" w14:textId="77777777" w:rsidR="00921A47" w:rsidRPr="006518C9" w:rsidRDefault="00921A47" w:rsidP="00921A47">
      <w:pPr>
        <w:rPr>
          <w:lang w:val="en-US"/>
        </w:rPr>
      </w:pPr>
    </w:p>
    <w:p w14:paraId="510DA122" w14:textId="77777777" w:rsidR="00921A47" w:rsidRPr="006518C9" w:rsidRDefault="00921A47" w:rsidP="00921A47">
      <w:pPr>
        <w:pStyle w:val="Heading2"/>
      </w:pPr>
      <w:bookmarkStart w:id="220" w:name="_Toc457214103"/>
      <w:r w:rsidRPr="006518C9">
        <w:t>Element &lt;</w:t>
      </w:r>
      <w:bookmarkStart w:id="221" w:name="Peptide"/>
      <w:r w:rsidRPr="006518C9">
        <w:t>Peptide</w:t>
      </w:r>
      <w:bookmarkEnd w:id="221"/>
      <w:r w:rsidRPr="006518C9">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14:paraId="143C3EFD" w14:textId="77777777" w:rsidTr="00921A47">
        <w:trPr>
          <w:tblCellSpacing w:w="15" w:type="dxa"/>
        </w:trPr>
        <w:tc>
          <w:tcPr>
            <w:tcW w:w="0" w:type="auto"/>
            <w:vAlign w:val="center"/>
            <w:hideMark/>
          </w:tcPr>
          <w:p w14:paraId="12EB7A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ED3086D"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30F72467"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252E0BF9" w14:textId="77777777" w:rsidTr="00921A47">
        <w:trPr>
          <w:tblCellSpacing w:w="15" w:type="dxa"/>
        </w:trPr>
        <w:tc>
          <w:tcPr>
            <w:tcW w:w="0" w:type="auto"/>
            <w:vAlign w:val="center"/>
            <w:hideMark/>
          </w:tcPr>
          <w:p w14:paraId="664932E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3263DE" w14:textId="77777777" w:rsidR="00921A47" w:rsidRPr="006518C9" w:rsidRDefault="00921A47">
            <w:pPr>
              <w:rPr>
                <w:sz w:val="24"/>
                <w:szCs w:val="24"/>
                <w:lang w:val="en-US"/>
              </w:rPr>
            </w:pPr>
            <w:r w:rsidRPr="006518C9">
              <w:rPr>
                <w:lang w:val="en-US"/>
              </w:rPr>
              <w:t xml:space="preserve">PeptideType </w:t>
            </w:r>
          </w:p>
        </w:tc>
      </w:tr>
      <w:tr w:rsidR="00921A47" w:rsidRPr="006518C9" w14:paraId="0F38A010" w14:textId="77777777" w:rsidTr="00921A47">
        <w:trPr>
          <w:tblCellSpacing w:w="15" w:type="dxa"/>
        </w:trPr>
        <w:tc>
          <w:tcPr>
            <w:tcW w:w="0" w:type="auto"/>
            <w:vAlign w:val="center"/>
            <w:hideMark/>
          </w:tcPr>
          <w:p w14:paraId="728E1E8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14:paraId="7C070B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52CE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8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40CA0"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6A9548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1CFAE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91A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8D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2FF6B"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06D7B38"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35DE1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1FE1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D2BC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4EAA0"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0B9CF9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CBE2D" w14:textId="77777777" w:rsidR="00921A47" w:rsidRPr="006518C9" w:rsidRDefault="00921A47">
            <w:pPr>
              <w:rPr>
                <w:sz w:val="24"/>
                <w:szCs w:val="24"/>
                <w:lang w:val="en-US"/>
              </w:rPr>
            </w:pPr>
          </w:p>
        </w:tc>
      </w:tr>
      <w:tr w:rsidR="00921A47" w:rsidRPr="006518C9" w14:paraId="376EED36" w14:textId="77777777" w:rsidTr="00921A47">
        <w:trPr>
          <w:tblCellSpacing w:w="15" w:type="dxa"/>
        </w:trPr>
        <w:tc>
          <w:tcPr>
            <w:tcW w:w="0" w:type="auto"/>
            <w:vAlign w:val="center"/>
            <w:hideMark/>
          </w:tcPr>
          <w:p w14:paraId="0A6145E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14:paraId="1CD83EC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87D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1A79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CC1C"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F8E30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8A5118"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DDA6C" w14:textId="77777777" w:rsidR="00921A47" w:rsidRPr="006518C9" w:rsidRDefault="0032247A">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E1318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709F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876DC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5625932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5C03D" w14:textId="77777777" w:rsidR="00921A47" w:rsidRPr="006518C9" w:rsidRDefault="0032247A">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BCB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C0DA"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C45CB7"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w:t>
                  </w:r>
                  <w:r w:rsidRPr="006518C9">
                    <w:rPr>
                      <w:lang w:val="en-US"/>
                    </w:rP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1B0BF3B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FB42" w14:textId="77777777" w:rsidR="00921A47" w:rsidRPr="006518C9" w:rsidRDefault="0032247A">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D606B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D72EC"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DBEC802"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174D263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22247"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39D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5AE4"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A1E14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83151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F93EE"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9ABF5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668F"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C2D5783" w14:textId="77777777" w:rsidR="00921A47" w:rsidRPr="006518C9" w:rsidRDefault="00921A47">
                  <w:pPr>
                    <w:rPr>
                      <w:sz w:val="24"/>
                      <w:szCs w:val="24"/>
                      <w:lang w:val="en-US"/>
                    </w:rPr>
                  </w:pPr>
                  <w:r w:rsidRPr="006518C9">
                    <w:rPr>
                      <w:lang w:val="en-US"/>
                    </w:rPr>
                    <w:t>A single user-defined parameter.</w:t>
                  </w:r>
                </w:p>
              </w:tc>
            </w:tr>
          </w:tbl>
          <w:p w14:paraId="79CC8DF5" w14:textId="77777777" w:rsidR="00921A47" w:rsidRPr="006518C9" w:rsidRDefault="00921A47">
            <w:pPr>
              <w:rPr>
                <w:sz w:val="24"/>
                <w:szCs w:val="24"/>
                <w:lang w:val="en-US"/>
              </w:rPr>
            </w:pPr>
          </w:p>
        </w:tc>
      </w:tr>
      <w:tr w:rsidR="00921A47" w:rsidRPr="006518C9" w14:paraId="709F9C34" w14:textId="77777777" w:rsidTr="00921A47">
        <w:trPr>
          <w:tblCellSpacing w:w="15" w:type="dxa"/>
        </w:trPr>
        <w:tc>
          <w:tcPr>
            <w:tcW w:w="0" w:type="auto"/>
            <w:vAlign w:val="center"/>
            <w:hideMark/>
          </w:tcPr>
          <w:p w14:paraId="358F0F1A"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C433428" w14:textId="77777777" w:rsidR="000C18A7" w:rsidRPr="006518C9" w:rsidRDefault="00921A47">
            <w:pPr>
              <w:pStyle w:val="HTMLPreformatted"/>
            </w:pPr>
            <w:r w:rsidRPr="006518C9">
              <w:t>&lt;Peptide id="CCPQCCSSGCSQNLCGPLCVTTPYYCTR_##Carbamidomethyl(C):1##Carbamidomethyl(C):2##Carbamidomethyl(C):</w:t>
            </w:r>
          </w:p>
          <w:p w14:paraId="4934C8F5" w14:textId="77777777" w:rsidR="000C18A7" w:rsidRPr="006518C9" w:rsidRDefault="00921A47">
            <w:pPr>
              <w:pStyle w:val="HTMLPreformatted"/>
            </w:pPr>
            <w:r w:rsidRPr="006518C9">
              <w:t>5##Carbamidomethyl(C):6##Carbamidomethyl(C):10##Carbamidomethyl(C):15##Carbamidomethyl(C):</w:t>
            </w:r>
          </w:p>
          <w:p w14:paraId="090E4476" w14:textId="77777777" w:rsidR="00921A47" w:rsidRPr="006518C9" w:rsidRDefault="00921A47">
            <w:pPr>
              <w:pStyle w:val="HTMLPreformatted"/>
            </w:pPr>
            <w:r w:rsidRPr="006518C9">
              <w:t>19##Carbamidomethyl(C):26"&gt;</w:t>
            </w:r>
          </w:p>
          <w:p w14:paraId="03651419" w14:textId="77777777" w:rsidR="00921A47" w:rsidRPr="006518C9" w:rsidRDefault="00921A47">
            <w:pPr>
              <w:pStyle w:val="HTMLPreformatted"/>
            </w:pPr>
            <w:r w:rsidRPr="006518C9">
              <w:t xml:space="preserve">  &lt;PeptideSequence&gt;CCPQCCSSGCSQNLCGPLCVTTPYYCTR&lt;/PeptideSequence&gt;</w:t>
            </w:r>
          </w:p>
          <w:p w14:paraId="57C0C385" w14:textId="77777777" w:rsidR="00921A47" w:rsidRPr="006518C9" w:rsidRDefault="00921A47">
            <w:pPr>
              <w:pStyle w:val="HTMLPreformatted"/>
            </w:pPr>
            <w:r w:rsidRPr="006518C9">
              <w:t xml:space="preserve">  &lt;Modification location="1" residues="C" monoisotopicMassDelta="57.02147"&gt;</w:t>
            </w:r>
          </w:p>
          <w:p w14:paraId="1919A740" w14:textId="77777777" w:rsidR="00921A47" w:rsidRPr="006518C9" w:rsidRDefault="00921A47">
            <w:pPr>
              <w:pStyle w:val="HTMLPreformatted"/>
            </w:pPr>
            <w:r w:rsidRPr="006518C9">
              <w:t xml:space="preserve">    &lt;cvParam cvRef="UNIMOD" accession="UNIMOD:4" name="Carbamidomethyl"&gt;&lt;/cvParam&gt;</w:t>
            </w:r>
          </w:p>
          <w:p w14:paraId="0832053D" w14:textId="77777777" w:rsidR="00921A47" w:rsidRPr="006518C9" w:rsidRDefault="00921A47">
            <w:pPr>
              <w:pStyle w:val="HTMLPreformatted"/>
            </w:pPr>
            <w:r w:rsidRPr="006518C9">
              <w:t xml:space="preserve">  &lt;/Modification&gt;</w:t>
            </w:r>
          </w:p>
          <w:p w14:paraId="01FFB77A" w14:textId="77777777" w:rsidR="00921A47" w:rsidRPr="006518C9" w:rsidRDefault="00921A47">
            <w:pPr>
              <w:pStyle w:val="HTMLPreformatted"/>
            </w:pPr>
            <w:r w:rsidRPr="006518C9">
              <w:t xml:space="preserve">  &lt;Modification location="2" residues="C" monoisotopicMassDelta="57.02147"&gt;</w:t>
            </w:r>
          </w:p>
          <w:p w14:paraId="4A2E6D48" w14:textId="77777777" w:rsidR="00921A47" w:rsidRPr="006518C9" w:rsidRDefault="00921A47">
            <w:pPr>
              <w:pStyle w:val="HTMLPreformatted"/>
            </w:pPr>
            <w:r w:rsidRPr="006518C9">
              <w:t xml:space="preserve">    &lt;cvParam cvRef="UNIMOD" accession="UNIMOD:4" name="Carbamidomethyl"&gt;&lt;/cvParam&gt;</w:t>
            </w:r>
          </w:p>
          <w:p w14:paraId="72233235" w14:textId="77777777" w:rsidR="00921A47" w:rsidRPr="006518C9" w:rsidRDefault="00921A47">
            <w:pPr>
              <w:pStyle w:val="HTMLPreformatted"/>
            </w:pPr>
            <w:r w:rsidRPr="006518C9">
              <w:t xml:space="preserve">  ...</w:t>
            </w:r>
          </w:p>
          <w:p w14:paraId="4B49FDEF" w14:textId="77777777" w:rsidR="00921A47" w:rsidRPr="006518C9" w:rsidRDefault="00921A47">
            <w:pPr>
              <w:pStyle w:val="HTMLPreformatted"/>
            </w:pPr>
            <w:r w:rsidRPr="006518C9">
              <w:t>&lt;/Peptide&gt;</w:t>
            </w:r>
          </w:p>
        </w:tc>
      </w:tr>
      <w:tr w:rsidR="00921A47" w:rsidRPr="006518C9" w14:paraId="74E52A8D" w14:textId="77777777" w:rsidTr="00921A47">
        <w:trPr>
          <w:tblCellSpacing w:w="15" w:type="dxa"/>
        </w:trPr>
        <w:tc>
          <w:tcPr>
            <w:tcW w:w="0" w:type="auto"/>
            <w:vAlign w:val="center"/>
            <w:hideMark/>
          </w:tcPr>
          <w:p w14:paraId="363863B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C5526E3" w14:textId="77777777" w:rsidR="00921A47" w:rsidRPr="006518C9" w:rsidRDefault="00921A47">
            <w:pPr>
              <w:pStyle w:val="HTMLPreformatted"/>
            </w:pPr>
            <w:r w:rsidRPr="006518C9">
              <w:t>Path /MzIdentML/SequenceCollection/Peptide</w:t>
            </w:r>
          </w:p>
          <w:p w14:paraId="59C1A509" w14:textId="77777777" w:rsidR="00921A47" w:rsidRPr="006518C9" w:rsidRDefault="00921A47">
            <w:pPr>
              <w:pStyle w:val="HTMLPreformatted"/>
            </w:pPr>
            <w:r w:rsidRPr="006518C9">
              <w:t xml:space="preserve">MAY supply a *child* term of </w:t>
            </w:r>
            <w:hyperlink r:id="rId197"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169E4CB9" w14:textId="77777777" w:rsidR="00921A47" w:rsidRPr="006518C9" w:rsidRDefault="00844757" w:rsidP="00921A47">
      <w:pPr>
        <w:rPr>
          <w:b/>
          <w:lang w:val="en-US"/>
        </w:rPr>
      </w:pPr>
      <w:r w:rsidRPr="006518C9">
        <w:rPr>
          <w:b/>
          <w:lang w:val="en-US"/>
        </w:rPr>
        <w:t>Example for cross-linking:</w:t>
      </w:r>
    </w:p>
    <w:p w14:paraId="51F2257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5193C19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2C76674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55656C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F0EDC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824DF1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698F4CA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397C473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FC594D9"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09EC30B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accession="MS:1002510" name="cross-link acceptor" value="1"&gt;&lt;/cvParam&gt;</w:t>
      </w:r>
    </w:p>
    <w:p w14:paraId="45147A1F"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9DDB3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6BEFB2A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65A5C38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234AEC7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0C5F0DB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name="BS3"&gt;&lt;/cvParam&gt;</w:t>
      </w:r>
    </w:p>
    <w:p w14:paraId="359EEA7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accession="MS:1002509" name="cross-link donor" value="1"&gt;&lt;/cvParam&gt;</w:t>
      </w:r>
    </w:p>
    <w:p w14:paraId="2C94E8A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7AD8B2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07C0647D" w14:textId="77777777" w:rsidR="00343259" w:rsidRPr="006518C9" w:rsidRDefault="00343259" w:rsidP="00343259">
      <w:pPr>
        <w:rPr>
          <w:rFonts w:cs="Arial"/>
          <w:lang w:val="en-US"/>
        </w:rPr>
      </w:pPr>
    </w:p>
    <w:p w14:paraId="7ADBB28C" w14:textId="77777777" w:rsidR="00921A47" w:rsidRPr="006518C9" w:rsidRDefault="00921A47" w:rsidP="00921A47">
      <w:pPr>
        <w:pStyle w:val="Heading2"/>
      </w:pPr>
      <w:bookmarkStart w:id="222" w:name="_Toc457214104"/>
      <w:r w:rsidRPr="006518C9">
        <w:t>Element &lt;</w:t>
      </w:r>
      <w:bookmarkStart w:id="223" w:name="PeptideEvidence"/>
      <w:r w:rsidRPr="006518C9">
        <w:t>PeptideEvidence</w:t>
      </w:r>
      <w:bookmarkEnd w:id="223"/>
      <w:r w:rsidRPr="006518C9">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4A1058BB" w14:textId="77777777" w:rsidTr="00921A47">
        <w:trPr>
          <w:tblCellSpacing w:w="15" w:type="dxa"/>
        </w:trPr>
        <w:tc>
          <w:tcPr>
            <w:tcW w:w="0" w:type="auto"/>
            <w:vAlign w:val="center"/>
            <w:hideMark/>
          </w:tcPr>
          <w:p w14:paraId="595DAC5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A8FBF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D615D4"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6DA9646" w14:textId="77777777" w:rsidTr="00921A47">
        <w:trPr>
          <w:tblCellSpacing w:w="15" w:type="dxa"/>
        </w:trPr>
        <w:tc>
          <w:tcPr>
            <w:tcW w:w="0" w:type="auto"/>
            <w:vAlign w:val="center"/>
            <w:hideMark/>
          </w:tcPr>
          <w:p w14:paraId="7028DB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71B285" w14:textId="77777777" w:rsidR="00921A47" w:rsidRPr="006518C9" w:rsidRDefault="00921A47">
            <w:pPr>
              <w:rPr>
                <w:sz w:val="24"/>
                <w:szCs w:val="24"/>
                <w:lang w:val="en-US"/>
              </w:rPr>
            </w:pPr>
            <w:r w:rsidRPr="006518C9">
              <w:rPr>
                <w:lang w:val="en-US"/>
              </w:rPr>
              <w:t xml:space="preserve">PeptideEvidenceType </w:t>
            </w:r>
          </w:p>
        </w:tc>
      </w:tr>
      <w:tr w:rsidR="00921A47" w:rsidRPr="006518C9" w14:paraId="08239676" w14:textId="77777777" w:rsidTr="00921A47">
        <w:trPr>
          <w:tblCellSpacing w:w="15" w:type="dxa"/>
        </w:trPr>
        <w:tc>
          <w:tcPr>
            <w:tcW w:w="0" w:type="auto"/>
            <w:vAlign w:val="center"/>
            <w:hideMark/>
          </w:tcPr>
          <w:p w14:paraId="2AC3BB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5FC558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B1595"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E47B8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F1936"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126FD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74263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FE184"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7DB4A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A6B9"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6BED1D"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157E9B5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AB3B2"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FC717B"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A4FE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DF8310D"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75CC251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AF7E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A45C4F"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64047"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58CCE1E"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26F09F4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70B04"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02E6C7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4301"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82E654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A436C0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2C4B"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F22357B"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697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35C62B4"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64B53A1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4442D"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E0840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728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525C2F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7CC891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3A08A"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FB28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E1C3"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F1EAE2"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23409C3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3F88B"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F52C762" w14:textId="77777777" w:rsidR="00921A47" w:rsidRPr="006518C9" w:rsidRDefault="00921A47">
                  <w:pPr>
                    <w:rPr>
                      <w:lang w:val="en-US"/>
                    </w:rPr>
                  </w:pPr>
                  <w:r w:rsidRPr="006518C9">
                    <w:rPr>
                      <w:lang w:val="en-US"/>
                    </w:rPr>
                    <w:t>xsd:string with restriction</w:t>
                  </w:r>
                </w:p>
                <w:p w14:paraId="05B7E11B"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8ED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CCAE1F"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47F7EDD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6230F"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6B9C96" w14:textId="77777777" w:rsidR="00921A47" w:rsidRPr="006518C9" w:rsidRDefault="00921A47">
                  <w:pPr>
                    <w:rPr>
                      <w:lang w:val="en-US"/>
                    </w:rPr>
                  </w:pPr>
                  <w:r w:rsidRPr="006518C9">
                    <w:rPr>
                      <w:lang w:val="en-US"/>
                    </w:rPr>
                    <w:t>xsd:string with restriction</w:t>
                  </w:r>
                </w:p>
                <w:p w14:paraId="496311CA"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E5BE1"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407BD59"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577474F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9AF7"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A81B63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951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AF58177"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6525A9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9080C"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A766A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897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92C9BE"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7069064C" w14:textId="77777777" w:rsidR="00921A47" w:rsidRPr="006518C9" w:rsidRDefault="00921A47">
            <w:pPr>
              <w:rPr>
                <w:sz w:val="24"/>
                <w:szCs w:val="24"/>
                <w:lang w:val="en-US"/>
              </w:rPr>
            </w:pPr>
          </w:p>
        </w:tc>
      </w:tr>
      <w:tr w:rsidR="00921A47" w:rsidRPr="006518C9" w14:paraId="651F5B3E" w14:textId="77777777" w:rsidTr="00921A47">
        <w:trPr>
          <w:tblCellSpacing w:w="15" w:type="dxa"/>
        </w:trPr>
        <w:tc>
          <w:tcPr>
            <w:tcW w:w="0" w:type="auto"/>
            <w:vAlign w:val="center"/>
            <w:hideMark/>
          </w:tcPr>
          <w:p w14:paraId="584FE24A"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14:paraId="7647D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91E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B6B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9829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3BE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82D8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7C8A3"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E8FB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E84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3E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FA43E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9C262"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2EF8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3A2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A6AD" w14:textId="77777777" w:rsidR="00921A47" w:rsidRPr="006518C9" w:rsidRDefault="00921A47">
                  <w:pPr>
                    <w:rPr>
                      <w:sz w:val="24"/>
                      <w:szCs w:val="24"/>
                      <w:lang w:val="en-US"/>
                    </w:rPr>
                  </w:pPr>
                  <w:r w:rsidRPr="006518C9">
                    <w:rPr>
                      <w:lang w:val="en-US"/>
                    </w:rPr>
                    <w:t>A single user-defined parameter.</w:t>
                  </w:r>
                </w:p>
              </w:tc>
            </w:tr>
          </w:tbl>
          <w:p w14:paraId="6B0CCCF2" w14:textId="77777777" w:rsidR="00921A47" w:rsidRPr="006518C9" w:rsidRDefault="00921A47">
            <w:pPr>
              <w:rPr>
                <w:sz w:val="24"/>
                <w:szCs w:val="24"/>
                <w:lang w:val="en-US"/>
              </w:rPr>
            </w:pPr>
          </w:p>
        </w:tc>
      </w:tr>
      <w:tr w:rsidR="00921A47" w:rsidRPr="006518C9" w14:paraId="02296CB3" w14:textId="77777777" w:rsidTr="00921A47">
        <w:trPr>
          <w:tblCellSpacing w:w="15" w:type="dxa"/>
        </w:trPr>
        <w:tc>
          <w:tcPr>
            <w:tcW w:w="0" w:type="auto"/>
            <w:vAlign w:val="center"/>
            <w:hideMark/>
          </w:tcPr>
          <w:p w14:paraId="7EFC591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1F40747"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79C802EF" w14:textId="77777777" w:rsidR="000C18A7" w:rsidRPr="006518C9" w:rsidRDefault="00921A47">
            <w:pPr>
              <w:pStyle w:val="HTMLPreformatted"/>
            </w:pPr>
            <w:r w:rsidRPr="006518C9">
              <w:t>3##Carbamidomethyl(C):12##Carbamidomethyl(C):18##Carbamidomethyl(C):25##Carbamidomethyl(C):</w:t>
            </w:r>
          </w:p>
          <w:p w14:paraId="09258A5B"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00397E88" w14:textId="77777777" w:rsidR="0057277F" w:rsidRPr="006518C9" w:rsidRDefault="00921A47">
            <w:pPr>
              <w:pStyle w:val="HTMLPreformatted"/>
            </w:pPr>
            <w:r w:rsidRPr="006518C9">
              <w:t>&lt;/PeptideEvidence&gt;</w:t>
            </w:r>
          </w:p>
          <w:p w14:paraId="38B7E719" w14:textId="77777777" w:rsidR="0057277F" w:rsidRPr="006518C9" w:rsidRDefault="0057277F">
            <w:pPr>
              <w:pStyle w:val="HTMLPreformatted"/>
            </w:pPr>
          </w:p>
        </w:tc>
      </w:tr>
      <w:tr w:rsidR="00921A47" w:rsidRPr="006518C9" w14:paraId="51F7925A" w14:textId="77777777" w:rsidTr="000C18A7">
        <w:trPr>
          <w:tblCellSpacing w:w="15" w:type="dxa"/>
        </w:trPr>
        <w:tc>
          <w:tcPr>
            <w:tcW w:w="0" w:type="auto"/>
            <w:vAlign w:val="center"/>
          </w:tcPr>
          <w:p w14:paraId="0A3BBCE3" w14:textId="77777777" w:rsidR="00921A47" w:rsidRPr="006518C9" w:rsidRDefault="00921A47">
            <w:pPr>
              <w:rPr>
                <w:sz w:val="24"/>
                <w:szCs w:val="24"/>
                <w:lang w:val="en-US"/>
              </w:rPr>
            </w:pPr>
          </w:p>
        </w:tc>
        <w:tc>
          <w:tcPr>
            <w:tcW w:w="0" w:type="auto"/>
            <w:vAlign w:val="center"/>
          </w:tcPr>
          <w:p w14:paraId="30CA0A3D" w14:textId="77777777" w:rsidR="00921A47" w:rsidRPr="006518C9" w:rsidRDefault="00921A47">
            <w:pPr>
              <w:rPr>
                <w:sz w:val="24"/>
                <w:szCs w:val="24"/>
                <w:lang w:val="en-US"/>
              </w:rPr>
            </w:pPr>
          </w:p>
        </w:tc>
      </w:tr>
    </w:tbl>
    <w:p w14:paraId="21B66D3D" w14:textId="77777777" w:rsidR="00921A47" w:rsidRPr="006518C9" w:rsidRDefault="0057277F" w:rsidP="00921A47">
      <w:pPr>
        <w:rPr>
          <w:b/>
          <w:lang w:val="en-US"/>
        </w:rPr>
      </w:pPr>
      <w:r w:rsidRPr="006518C9">
        <w:rPr>
          <w:b/>
          <w:lang w:val="en-US"/>
        </w:rPr>
        <w:t>Example for proteogenomics search:</w:t>
      </w:r>
    </w:p>
    <w:p w14:paraId="6E89738E"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2A2309D8"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accession="MS:1002640" name="peptide end on chromosome" value="186717716"&gt;&lt;/cvParam&gt;</w:t>
      </w:r>
    </w:p>
    <w:p w14:paraId="1D3D75AB"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accession="MS:1002641" name="peptide exon count" value="1"&gt;&lt;/cvParam&gt;</w:t>
      </w:r>
    </w:p>
    <w:p w14:paraId="59D7DE90"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accession="MS:1002642" name="peptide exon nucleotide sizes" value="45"&gt;&lt;/cvParam&gt;</w:t>
      </w:r>
    </w:p>
    <w:p w14:paraId="4982120E"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accession="MS:1002643" name="peptide start positions on chromosome" value="186717673"&gt;&lt;/cvParam&gt;</w:t>
      </w:r>
    </w:p>
    <w:p w14:paraId="1DFB717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523C958E" w14:textId="77777777" w:rsidR="002C31F5" w:rsidRPr="006518C9" w:rsidRDefault="002C31F5" w:rsidP="002C31F5">
      <w:pPr>
        <w:jc w:val="both"/>
        <w:rPr>
          <w:rFonts w:cs="Arial"/>
          <w:lang w:val="en-US"/>
        </w:rPr>
      </w:pPr>
    </w:p>
    <w:p w14:paraId="794252AE" w14:textId="77777777" w:rsidR="00921A47" w:rsidRPr="006518C9" w:rsidRDefault="00921A47" w:rsidP="00921A47">
      <w:pPr>
        <w:pStyle w:val="Heading2"/>
      </w:pPr>
      <w:bookmarkStart w:id="224" w:name="_Toc457214105"/>
      <w:r w:rsidRPr="006518C9">
        <w:t>Element &lt;</w:t>
      </w:r>
      <w:bookmarkStart w:id="225" w:name="PeptideEvidenceRef"/>
      <w:r w:rsidRPr="006518C9">
        <w:t>PeptideEvidenceRef</w:t>
      </w:r>
      <w:bookmarkEnd w:id="225"/>
      <w:r w:rsidRPr="006518C9">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14:paraId="7F45C2F6" w14:textId="77777777" w:rsidTr="00921A47">
        <w:trPr>
          <w:tblCellSpacing w:w="15" w:type="dxa"/>
        </w:trPr>
        <w:tc>
          <w:tcPr>
            <w:tcW w:w="0" w:type="auto"/>
            <w:vAlign w:val="center"/>
            <w:hideMark/>
          </w:tcPr>
          <w:p w14:paraId="006AE53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E7EFCF"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1FE78B9A"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0E36927" w14:textId="77777777" w:rsidR="00921A47" w:rsidRPr="006518C9" w:rsidRDefault="00921A47">
            <w:pPr>
              <w:rPr>
                <w:sz w:val="24"/>
                <w:szCs w:val="24"/>
                <w:lang w:val="en-US"/>
              </w:rPr>
            </w:pPr>
            <w:r w:rsidRPr="006518C9">
              <w:rPr>
                <w:lang w:val="en-US"/>
              </w:rPr>
              <w:t xml:space="preserve">referenced here. </w:t>
            </w:r>
          </w:p>
        </w:tc>
      </w:tr>
      <w:tr w:rsidR="00921A47" w:rsidRPr="006518C9" w14:paraId="7EF08034" w14:textId="77777777" w:rsidTr="00921A47">
        <w:trPr>
          <w:tblCellSpacing w:w="15" w:type="dxa"/>
        </w:trPr>
        <w:tc>
          <w:tcPr>
            <w:tcW w:w="0" w:type="auto"/>
            <w:vAlign w:val="center"/>
            <w:hideMark/>
          </w:tcPr>
          <w:p w14:paraId="32554B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D5131CF"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30C3CAD" w14:textId="77777777" w:rsidTr="00921A47">
        <w:trPr>
          <w:tblCellSpacing w:w="15" w:type="dxa"/>
        </w:trPr>
        <w:tc>
          <w:tcPr>
            <w:tcW w:w="0" w:type="auto"/>
            <w:vAlign w:val="center"/>
            <w:hideMark/>
          </w:tcPr>
          <w:p w14:paraId="6B7338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14:paraId="3DD002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D08C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601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EBC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681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264E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27C"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B4A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4708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8723" w14:textId="77777777" w:rsidR="00921A47" w:rsidRPr="006518C9" w:rsidRDefault="00921A47">
                  <w:pPr>
                    <w:rPr>
                      <w:sz w:val="24"/>
                      <w:szCs w:val="24"/>
                      <w:lang w:val="en-US"/>
                    </w:rPr>
                  </w:pPr>
                  <w:r w:rsidRPr="006518C9">
                    <w:rPr>
                      <w:lang w:val="en-US"/>
                    </w:rPr>
                    <w:t>A reference to the PeptideEvidenceItem element(s).</w:t>
                  </w:r>
                </w:p>
              </w:tc>
            </w:tr>
          </w:tbl>
          <w:p w14:paraId="17982691" w14:textId="77777777" w:rsidR="00921A47" w:rsidRPr="006518C9" w:rsidRDefault="00921A47">
            <w:pPr>
              <w:rPr>
                <w:sz w:val="24"/>
                <w:szCs w:val="24"/>
                <w:lang w:val="en-US"/>
              </w:rPr>
            </w:pPr>
          </w:p>
        </w:tc>
      </w:tr>
      <w:tr w:rsidR="00921A47" w:rsidRPr="006518C9" w14:paraId="33A411C8" w14:textId="77777777" w:rsidTr="00921A47">
        <w:trPr>
          <w:tblCellSpacing w:w="15" w:type="dxa"/>
        </w:trPr>
        <w:tc>
          <w:tcPr>
            <w:tcW w:w="0" w:type="auto"/>
            <w:vAlign w:val="center"/>
            <w:hideMark/>
          </w:tcPr>
          <w:p w14:paraId="478094E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ADE77BB" w14:textId="77777777" w:rsidR="00921A47" w:rsidRPr="006518C9" w:rsidRDefault="00921A47">
            <w:pPr>
              <w:rPr>
                <w:sz w:val="24"/>
                <w:szCs w:val="24"/>
                <w:lang w:val="en-US"/>
              </w:rPr>
            </w:pPr>
            <w:r w:rsidRPr="006518C9">
              <w:rPr>
                <w:lang w:val="en-US"/>
              </w:rPr>
              <w:t>none</w:t>
            </w:r>
          </w:p>
        </w:tc>
      </w:tr>
      <w:tr w:rsidR="00921A47" w:rsidRPr="006518C9" w14:paraId="006EE012" w14:textId="77777777" w:rsidTr="00921A47">
        <w:trPr>
          <w:tblCellSpacing w:w="15" w:type="dxa"/>
        </w:trPr>
        <w:tc>
          <w:tcPr>
            <w:tcW w:w="0" w:type="auto"/>
            <w:vAlign w:val="center"/>
            <w:hideMark/>
          </w:tcPr>
          <w:p w14:paraId="384AFF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02A1D75" w14:textId="77777777" w:rsidR="000C18A7" w:rsidRPr="006518C9" w:rsidRDefault="00921A47">
            <w:pPr>
              <w:pStyle w:val="HTMLPreformatted"/>
            </w:pPr>
            <w:r w:rsidRPr="006518C9">
              <w:t>&lt;PeptideEvidenceRef peptideEvidence_ref="GEGGAQDGSGTEGVGATGAAGGRGAQGAPGGTGGAGSGSGLHHQQDSGYQGASGSGGAQSGGR_generic|A_ENSP</w:t>
            </w:r>
          </w:p>
          <w:p w14:paraId="5AB8D922" w14:textId="77777777" w:rsidR="00921A47" w:rsidRPr="006518C9" w:rsidRDefault="00921A47">
            <w:pPr>
              <w:pStyle w:val="HTMLPreformatted"/>
            </w:pPr>
            <w:r w:rsidRPr="006518C9">
              <w:t>00000352272_REVERSED|p:known_125_187"&gt;&lt;/PeptideEvidenceRef&gt;</w:t>
            </w:r>
          </w:p>
        </w:tc>
      </w:tr>
      <w:tr w:rsidR="00921A47" w:rsidRPr="006518C9" w14:paraId="336A6094" w14:textId="77777777" w:rsidTr="00921A47">
        <w:trPr>
          <w:tblCellSpacing w:w="15" w:type="dxa"/>
        </w:trPr>
        <w:tc>
          <w:tcPr>
            <w:tcW w:w="0" w:type="auto"/>
            <w:vAlign w:val="center"/>
            <w:hideMark/>
          </w:tcPr>
          <w:p w14:paraId="3896C98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BBE730D" w14:textId="77777777" w:rsidR="00921A47" w:rsidRPr="006518C9" w:rsidRDefault="00921A47">
            <w:pPr>
              <w:pStyle w:val="HTMLPreformatted"/>
            </w:pPr>
            <w:r w:rsidRPr="006518C9">
              <w:t>&lt;cvParam cvRef="PSI-MS" accession="MS:1002356" name="PSM-level combined FDRScore" value="3.9523759266648643E-7"&gt;&lt;/cvParam&gt;</w:t>
            </w:r>
          </w:p>
          <w:p w14:paraId="24507657" w14:textId="77777777" w:rsidR="00921A47" w:rsidRPr="006518C9" w:rsidRDefault="00921A47">
            <w:pPr>
              <w:pStyle w:val="HTMLPreformatted"/>
            </w:pPr>
            <w:r w:rsidRPr="006518C9">
              <w:t>&lt;cvParam cvRef="PSI-MS" accession="MS:1002359" name="distinct peptide-level local FDR" value="0.0"&gt;&lt;/cvParam&gt;</w:t>
            </w:r>
          </w:p>
          <w:p w14:paraId="3DD8BF6C" w14:textId="77777777" w:rsidR="00921A47" w:rsidRPr="006518C9" w:rsidRDefault="00921A47">
            <w:pPr>
              <w:pStyle w:val="HTMLPreformatted"/>
            </w:pPr>
            <w:r w:rsidRPr="006518C9">
              <w:t>&lt;cvParam cvRef="PSI-MS" accession="MS:1001868" name="distinct peptide-level q-value" value="0.0"&gt;&lt;/cvParam&gt;</w:t>
            </w:r>
          </w:p>
          <w:p w14:paraId="3F346794" w14:textId="77777777" w:rsidR="00921A47" w:rsidRPr="006518C9" w:rsidRDefault="00921A47">
            <w:pPr>
              <w:pStyle w:val="HTMLPreformatted"/>
            </w:pPr>
            <w:r w:rsidRPr="006518C9">
              <w:t>&lt;cvParam cvRef="PSI-MS" accession="MS:1002360" name="distinct peptide-level FDRScore" value="3.0117913560694526E-7"&gt;&lt;/cvParam&gt;</w:t>
            </w:r>
          </w:p>
          <w:p w14:paraId="58766E55" w14:textId="77777777" w:rsidR="00921A47" w:rsidRPr="006518C9" w:rsidRDefault="00921A47">
            <w:pPr>
              <w:pStyle w:val="HTMLPreformatted"/>
            </w:pPr>
            <w:r w:rsidRPr="006518C9">
              <w:t>&lt;cvParam cvRef="PSI-MS" accession="MS:1002500" name="peptide passes threshold" value="true"&gt;&lt;/cvParam&gt;</w:t>
            </w:r>
          </w:p>
          <w:p w14:paraId="52739D5A" w14:textId="77777777" w:rsidR="00921A47" w:rsidRPr="006518C9" w:rsidRDefault="00921A47">
            <w:pPr>
              <w:pStyle w:val="HTMLPreformatted"/>
            </w:pPr>
            <w:r w:rsidRPr="006518C9">
              <w:t>&lt;cvParam cvRef="PSI-MS" accession="MS:1002520" name="peptide group ID" value="AVMDDFAAFVEK_##Oxidation(M):3"&gt;&lt;/cvParam&gt;</w:t>
            </w:r>
          </w:p>
          <w:p w14:paraId="386863CE" w14:textId="77777777" w:rsidR="00921A47" w:rsidRPr="006518C9" w:rsidRDefault="00921A47">
            <w:pPr>
              <w:pStyle w:val="HTMLPreformatted"/>
            </w:pPr>
            <w:r w:rsidRPr="006518C9">
              <w:t>&lt;cvParam cvRef="PSI-MS" accession="MS:1002439" name="final PSM list UNDER DISCUSSION"&gt;&lt;/cvParam&gt;</w:t>
            </w:r>
          </w:p>
          <w:p w14:paraId="17C9B513" w14:textId="77777777" w:rsidR="00921A47" w:rsidRPr="006518C9" w:rsidRDefault="00921A47">
            <w:pPr>
              <w:pStyle w:val="HTMLPreformatted"/>
            </w:pPr>
            <w:r w:rsidRPr="006518C9">
              <w:t>&lt;cvParam cvRef="PSI-MS" accession="MS:1002511" name="Cross-linked spectrum identification item." value="21"&gt;&lt;/cvParam&gt;</w:t>
            </w:r>
          </w:p>
          <w:p w14:paraId="30344836" w14:textId="77777777" w:rsidR="00921A47" w:rsidRPr="006518C9" w:rsidRDefault="00921A47">
            <w:pPr>
              <w:pStyle w:val="HTMLPreformatted"/>
            </w:pPr>
            <w:r w:rsidRPr="006518C9">
              <w:t>&lt;cvParam cvRef="PSI-MS" accession="MS:1002545" name="The xi result 'Score'." value="2.769918944845425"&gt;&lt;/cvParam&gt;</w:t>
            </w:r>
          </w:p>
          <w:p w14:paraId="60C2FCD5" w14:textId="77777777" w:rsidR="00921A47" w:rsidRPr="006518C9" w:rsidRDefault="00921A47">
            <w:pPr>
              <w:pStyle w:val="HTMLPreformatted"/>
            </w:pPr>
            <w:r w:rsidRPr="006518C9">
              <w:t>&lt;cvParam cvRef="PSI-MS" accession="MS:1000797" name="peak list scans" value="6655"&gt;&lt;/cvParam&gt;</w:t>
            </w:r>
          </w:p>
        </w:tc>
      </w:tr>
      <w:tr w:rsidR="00921A47" w:rsidRPr="006518C9" w14:paraId="1BF8CB43" w14:textId="77777777" w:rsidTr="00921A47">
        <w:trPr>
          <w:tblCellSpacing w:w="15" w:type="dxa"/>
        </w:trPr>
        <w:tc>
          <w:tcPr>
            <w:tcW w:w="0" w:type="auto"/>
            <w:vAlign w:val="center"/>
            <w:hideMark/>
          </w:tcPr>
          <w:p w14:paraId="1307E882"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316F756E" w14:textId="77777777" w:rsidR="00921A47" w:rsidRPr="006518C9" w:rsidRDefault="00921A47">
            <w:pPr>
              <w:pStyle w:val="HTMLPreformatted"/>
            </w:pPr>
            <w:r w:rsidRPr="006518C9">
              <w:t>&lt;userParam name="search engines identifying PSM" value="12"&gt;&lt;/userParam&gt;</w:t>
            </w:r>
          </w:p>
        </w:tc>
      </w:tr>
    </w:tbl>
    <w:p w14:paraId="329A9C10" w14:textId="77777777" w:rsidR="00921A47" w:rsidRPr="006518C9" w:rsidRDefault="00921A47" w:rsidP="00921A47">
      <w:pPr>
        <w:rPr>
          <w:lang w:val="en-US"/>
        </w:rPr>
      </w:pPr>
    </w:p>
    <w:p w14:paraId="7061D9AB" w14:textId="77777777" w:rsidR="00921A47" w:rsidRPr="006518C9" w:rsidRDefault="00921A47" w:rsidP="00921A47">
      <w:pPr>
        <w:pStyle w:val="Heading2"/>
      </w:pPr>
      <w:bookmarkStart w:id="226" w:name="_Toc457214106"/>
      <w:r w:rsidRPr="006518C9">
        <w:t>Element &lt;</w:t>
      </w:r>
      <w:bookmarkStart w:id="227" w:name="PeptideHypothesis"/>
      <w:r w:rsidRPr="006518C9">
        <w:t>PeptideHypothesis</w:t>
      </w:r>
      <w:bookmarkEnd w:id="227"/>
      <w:r w:rsidRPr="006518C9">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14:paraId="7F50DD03" w14:textId="77777777" w:rsidTr="00921A47">
        <w:trPr>
          <w:tblCellSpacing w:w="15" w:type="dxa"/>
        </w:trPr>
        <w:tc>
          <w:tcPr>
            <w:tcW w:w="0" w:type="auto"/>
            <w:vAlign w:val="center"/>
            <w:hideMark/>
          </w:tcPr>
          <w:p w14:paraId="74E8566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469864"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63BD552A" w14:textId="77777777" w:rsidTr="00921A47">
        <w:trPr>
          <w:tblCellSpacing w:w="15" w:type="dxa"/>
        </w:trPr>
        <w:tc>
          <w:tcPr>
            <w:tcW w:w="0" w:type="auto"/>
            <w:vAlign w:val="center"/>
            <w:hideMark/>
          </w:tcPr>
          <w:p w14:paraId="5C3BAE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94138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549ABD6D" w14:textId="77777777" w:rsidTr="00921A47">
        <w:trPr>
          <w:tblCellSpacing w:w="15" w:type="dxa"/>
        </w:trPr>
        <w:tc>
          <w:tcPr>
            <w:tcW w:w="0" w:type="auto"/>
            <w:vAlign w:val="center"/>
            <w:hideMark/>
          </w:tcPr>
          <w:p w14:paraId="71791EA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14:paraId="127D4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A9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977C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645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1C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92F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DD216"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1790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0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3C67" w14:textId="77777777" w:rsidR="00921A47" w:rsidRPr="006518C9" w:rsidRDefault="00921A47">
                  <w:pPr>
                    <w:rPr>
                      <w:sz w:val="24"/>
                      <w:szCs w:val="24"/>
                      <w:lang w:val="en-US"/>
                    </w:rPr>
                  </w:pPr>
                  <w:r w:rsidRPr="006518C9">
                    <w:rPr>
                      <w:lang w:val="en-US"/>
                    </w:rPr>
                    <w:t xml:space="preserve">A reference to the PeptideEvidence element on which this hypothesis is based. </w:t>
                  </w:r>
                </w:p>
              </w:tc>
            </w:tr>
          </w:tbl>
          <w:p w14:paraId="4E9F6962" w14:textId="77777777" w:rsidR="00921A47" w:rsidRPr="006518C9" w:rsidRDefault="00921A47">
            <w:pPr>
              <w:rPr>
                <w:sz w:val="24"/>
                <w:szCs w:val="24"/>
                <w:lang w:val="en-US"/>
              </w:rPr>
            </w:pPr>
          </w:p>
        </w:tc>
      </w:tr>
      <w:tr w:rsidR="00921A47" w:rsidRPr="006518C9" w14:paraId="6E7C83A6" w14:textId="77777777" w:rsidTr="00921A47">
        <w:trPr>
          <w:tblCellSpacing w:w="15" w:type="dxa"/>
        </w:trPr>
        <w:tc>
          <w:tcPr>
            <w:tcW w:w="0" w:type="auto"/>
            <w:vAlign w:val="center"/>
            <w:hideMark/>
          </w:tcPr>
          <w:p w14:paraId="4F61DCD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14:paraId="7197E0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2AAB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945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71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B4F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EDF4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ADE2F" w14:textId="77777777" w:rsidR="00921A47" w:rsidRPr="006518C9" w:rsidRDefault="0032247A">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AAA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F102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5036" w14:textId="77777777" w:rsidR="00921A47" w:rsidRPr="006518C9" w:rsidRDefault="00921A47">
                  <w:pPr>
                    <w:rPr>
                      <w:sz w:val="24"/>
                      <w:szCs w:val="24"/>
                      <w:lang w:val="en-US"/>
                    </w:rPr>
                  </w:pPr>
                  <w:r w:rsidRPr="006518C9">
                    <w:rPr>
                      <w:lang w:val="en-US"/>
                    </w:rP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4C96D8C" w14:textId="77777777" w:rsidR="00921A47" w:rsidRPr="006518C9" w:rsidRDefault="00921A47">
            <w:pPr>
              <w:rPr>
                <w:sz w:val="24"/>
                <w:szCs w:val="24"/>
                <w:lang w:val="en-US"/>
              </w:rPr>
            </w:pPr>
          </w:p>
        </w:tc>
      </w:tr>
      <w:tr w:rsidR="00921A47" w:rsidRPr="006518C9" w14:paraId="5E9C9112" w14:textId="77777777" w:rsidTr="00921A47">
        <w:trPr>
          <w:tblCellSpacing w:w="15" w:type="dxa"/>
        </w:trPr>
        <w:tc>
          <w:tcPr>
            <w:tcW w:w="0" w:type="auto"/>
            <w:vAlign w:val="center"/>
            <w:hideMark/>
          </w:tcPr>
          <w:p w14:paraId="39D377C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0A80776" w14:textId="77777777" w:rsidR="00921A47" w:rsidRPr="006518C9" w:rsidRDefault="00921A47">
            <w:pPr>
              <w:pStyle w:val="HTMLPreformatted"/>
            </w:pPr>
            <w:r w:rsidRPr="006518C9">
              <w:t xml:space="preserve">            &lt;PeptideHypothesis peptideEvidence_ref="PepEv_1864"&gt;</w:t>
            </w:r>
          </w:p>
          <w:p w14:paraId="4932E361" w14:textId="77777777" w:rsidR="00921A47" w:rsidRPr="006518C9" w:rsidRDefault="00921A47">
            <w:pPr>
              <w:pStyle w:val="HTMLPreformatted"/>
            </w:pPr>
            <w:r w:rsidRPr="006518C9">
              <w:t xml:space="preserve">              &lt;SpectrumIdentificationItemRef spectrumIdentificationItem_ref="SII_1780_1"/&gt;</w:t>
            </w:r>
          </w:p>
          <w:p w14:paraId="4049CBD8" w14:textId="77777777" w:rsidR="00921A47" w:rsidRPr="006518C9" w:rsidRDefault="00921A47">
            <w:pPr>
              <w:pStyle w:val="HTMLPreformatted"/>
            </w:pPr>
            <w:r w:rsidRPr="006518C9">
              <w:t xml:space="preserve">              &lt;SpectrumIdentificationItemRef spectrumIdentificationItem_ref="SII_2217_1"/&gt;</w:t>
            </w:r>
          </w:p>
          <w:p w14:paraId="6A1DE6F9" w14:textId="77777777" w:rsidR="00921A47" w:rsidRPr="006518C9" w:rsidRDefault="00921A47">
            <w:pPr>
              <w:pStyle w:val="HTMLPreformatted"/>
            </w:pPr>
            <w:r w:rsidRPr="006518C9">
              <w:t xml:space="preserve">              &lt;SpectrumIdentificationItemRef spectrumIdentificationItem_ref="SII_3245_1"/&gt;</w:t>
            </w:r>
          </w:p>
          <w:p w14:paraId="1832BF91" w14:textId="77777777" w:rsidR="00921A47" w:rsidRPr="006518C9" w:rsidRDefault="00921A47">
            <w:pPr>
              <w:pStyle w:val="HTMLPreformatted"/>
            </w:pPr>
            <w:r w:rsidRPr="006518C9">
              <w:t xml:space="preserve">              &lt;SpectrumIdentificationItemRef spectrumIdentificationItem_ref="SII_4362_1"/&gt;</w:t>
            </w:r>
          </w:p>
          <w:p w14:paraId="6DEBE0BC" w14:textId="77777777" w:rsidR="00921A47" w:rsidRPr="006518C9" w:rsidRDefault="00921A47">
            <w:pPr>
              <w:pStyle w:val="HTMLPreformatted"/>
            </w:pPr>
            <w:r w:rsidRPr="006518C9">
              <w:t xml:space="preserve">              &lt;SpectrumIdentificationItemRef spectrumIdentificationItem_ref="SII_5349_1"/&gt;</w:t>
            </w:r>
          </w:p>
          <w:p w14:paraId="0D197BF2" w14:textId="77777777" w:rsidR="00921A47" w:rsidRPr="006518C9" w:rsidRDefault="00921A47">
            <w:pPr>
              <w:pStyle w:val="HTMLPreformatted"/>
            </w:pPr>
            <w:r w:rsidRPr="006518C9">
              <w:t xml:space="preserve">              &lt;SpectrumIdentificationItemRef spectrumIdentificationItem_ref="SII_5621_1"/&gt;</w:t>
            </w:r>
          </w:p>
          <w:p w14:paraId="25B498E8" w14:textId="77777777" w:rsidR="00921A47" w:rsidRPr="006518C9" w:rsidRDefault="00921A47">
            <w:pPr>
              <w:pStyle w:val="HTMLPreformatted"/>
            </w:pPr>
            <w:r w:rsidRPr="006518C9">
              <w:t xml:space="preserve">  ...</w:t>
            </w:r>
          </w:p>
          <w:p w14:paraId="1C5AB348" w14:textId="77777777" w:rsidR="00921A47" w:rsidRPr="006518C9" w:rsidRDefault="00921A47">
            <w:pPr>
              <w:pStyle w:val="HTMLPreformatted"/>
            </w:pPr>
            <w:r w:rsidRPr="006518C9">
              <w:t>&lt;/PeptideHypothesis&gt;</w:t>
            </w:r>
          </w:p>
        </w:tc>
      </w:tr>
      <w:tr w:rsidR="00921A47" w:rsidRPr="006518C9" w14:paraId="48095DAF" w14:textId="77777777" w:rsidTr="00921A47">
        <w:trPr>
          <w:tblCellSpacing w:w="15" w:type="dxa"/>
        </w:trPr>
        <w:tc>
          <w:tcPr>
            <w:tcW w:w="0" w:type="auto"/>
            <w:vAlign w:val="center"/>
            <w:hideMark/>
          </w:tcPr>
          <w:p w14:paraId="3776370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2AF3EB" w14:textId="77777777" w:rsidR="00921A47" w:rsidRPr="006518C9" w:rsidRDefault="00921A47">
            <w:pPr>
              <w:pStyle w:val="HTMLPreformatted"/>
            </w:pPr>
            <w:r w:rsidRPr="006518C9">
              <w:t>&lt;cvParam accession="MS:1001097" cvRef="PSI-MS" value="1" name="distinct peptide sequences"/&gt;</w:t>
            </w:r>
          </w:p>
          <w:p w14:paraId="03DC646D" w14:textId="77777777" w:rsidR="00921A47" w:rsidRPr="006518C9" w:rsidRDefault="00921A47">
            <w:pPr>
              <w:pStyle w:val="HTMLPreformatted"/>
            </w:pPr>
            <w:r w:rsidRPr="006518C9">
              <w:t>&lt;cvParam accession="MS:1002235" cvRef="PSI-MS" value="81.01860914459425" name="ProteoGrouper:PDH score"/&gt;</w:t>
            </w:r>
          </w:p>
          <w:p w14:paraId="39056C36" w14:textId="77777777" w:rsidR="00921A47" w:rsidRPr="006518C9" w:rsidRDefault="00921A47">
            <w:pPr>
              <w:pStyle w:val="HTMLPreformatted"/>
            </w:pPr>
            <w:r w:rsidRPr="006518C9">
              <w:t>&lt;cvParam accession="MS:1002401" cvRef="PSI-MS" name="leading protein"/&gt;</w:t>
            </w:r>
          </w:p>
          <w:p w14:paraId="20151974" w14:textId="77777777" w:rsidR="00921A47" w:rsidRPr="006518C9" w:rsidRDefault="00921A47">
            <w:pPr>
              <w:pStyle w:val="HTMLPreformatted"/>
            </w:pPr>
            <w:r w:rsidRPr="006518C9">
              <w:t>&lt;cvParam accession="MS:1002403" cvRef="PSI-MS" name="group representative"/&gt;</w:t>
            </w:r>
          </w:p>
          <w:p w14:paraId="647E35B4" w14:textId="77777777" w:rsidR="00921A47" w:rsidRPr="006518C9" w:rsidRDefault="00921A47">
            <w:pPr>
              <w:pStyle w:val="HTMLPreformatted"/>
            </w:pPr>
            <w:r w:rsidRPr="006518C9">
              <w:t>&lt;cvParam accession="MS:1001594" cvRef="PSI-MS" value="PDH_15" name="sequence same-set protein"/&gt;</w:t>
            </w:r>
          </w:p>
          <w:p w14:paraId="58DF2DEE" w14:textId="77777777" w:rsidR="00921A47" w:rsidRPr="006518C9" w:rsidRDefault="00921A47">
            <w:pPr>
              <w:pStyle w:val="HTMLPreformatted"/>
            </w:pPr>
            <w:r w:rsidRPr="006518C9">
              <w:t>&lt;cvParam accession="MS:1002415" cvRef="PSI-MS" value="true" name="protein group passes threshold"/&gt;</w:t>
            </w:r>
          </w:p>
          <w:p w14:paraId="04F1E0C0" w14:textId="77777777" w:rsidR="00921A47" w:rsidRPr="006518C9" w:rsidRDefault="00921A47">
            <w:pPr>
              <w:pStyle w:val="HTMLPreformatted"/>
            </w:pPr>
            <w:r w:rsidRPr="006518C9">
              <w:t>&lt;cvParam accession="MS:1002236" cvRef="PSI-MS" value="43.73236628236426" name="ProteoGrouper:PAG score"/&gt;</w:t>
            </w:r>
          </w:p>
          <w:p w14:paraId="4E47DEB2" w14:textId="77777777" w:rsidR="00921A47" w:rsidRPr="006518C9" w:rsidRDefault="00921A47">
            <w:pPr>
              <w:pStyle w:val="HTMLPreformatted"/>
            </w:pPr>
            <w:r w:rsidRPr="006518C9">
              <w:t>&lt;cvParam accession="MS:1002407" cvRef="PSI-MS" value="2" name="cluster identifier"/&gt;</w:t>
            </w:r>
          </w:p>
          <w:p w14:paraId="36372E4D" w14:textId="77777777" w:rsidR="00921A47" w:rsidRPr="006518C9" w:rsidRDefault="00921A47">
            <w:pPr>
              <w:pStyle w:val="HTMLPreformatted"/>
            </w:pPr>
            <w:r w:rsidRPr="006518C9">
              <w:t>&lt;cvParam accession="MS:1002404" cvRef="PSI-MS" value="4" name="count of identified proteins"/&gt;</w:t>
            </w:r>
          </w:p>
          <w:p w14:paraId="7DF81F6E" w14:textId="77777777" w:rsidR="00921A47" w:rsidRPr="006518C9" w:rsidRDefault="00921A47">
            <w:pPr>
              <w:pStyle w:val="HTMLPreformatted"/>
            </w:pPr>
            <w:r w:rsidRPr="006518C9">
              <w:t>&lt;cvParam accession="MS:1001596" cvRef="PSI-MS" value="PDH_239" name="sequence sub-set protein"/&gt;</w:t>
            </w:r>
          </w:p>
          <w:p w14:paraId="32DAA889" w14:textId="77777777" w:rsidR="00921A47" w:rsidRPr="006518C9" w:rsidRDefault="00921A47">
            <w:pPr>
              <w:pStyle w:val="HTMLPreformatted"/>
            </w:pPr>
            <w:r w:rsidRPr="006518C9">
              <w:t>&lt;cvParam accession="MS:1002402" cvRef="PSI-MS" name="non-leading protein"/&gt;</w:t>
            </w:r>
          </w:p>
          <w:p w14:paraId="09806711" w14:textId="77777777" w:rsidR="00921A47" w:rsidRPr="006518C9" w:rsidRDefault="00921A47">
            <w:pPr>
              <w:pStyle w:val="HTMLPreformatted"/>
            </w:pPr>
            <w:r w:rsidRPr="006518C9">
              <w:t>&lt;cvParam accession="MS:1001598" cvRef="PSI-MS" value="PDH_167" name="sequence subsumable protein"/&gt;</w:t>
            </w:r>
          </w:p>
          <w:p w14:paraId="1DFE9BBE" w14:textId="77777777" w:rsidR="00921A47" w:rsidRPr="006518C9" w:rsidRDefault="00921A47">
            <w:pPr>
              <w:pStyle w:val="HTMLPreformatted"/>
            </w:pPr>
            <w:r w:rsidRPr="006518C9">
              <w:t>&lt;cvParam name="mascot:score" value="1416.6296969697" cvRef="PSI-MS" accession="MS:1001171" /&gt;</w:t>
            </w:r>
          </w:p>
          <w:p w14:paraId="4BA99413" w14:textId="77777777" w:rsidR="00921A47" w:rsidRPr="006518C9" w:rsidRDefault="00921A47">
            <w:pPr>
              <w:pStyle w:val="HTMLPreformatted"/>
            </w:pPr>
            <w:r w:rsidRPr="006518C9">
              <w:t>&lt;cvParam name="PAnalyzer:conclusive protein" cvRef="PSI-MS" accession="MS:1002213" /&gt;</w:t>
            </w:r>
          </w:p>
          <w:p w14:paraId="43A284C1" w14:textId="77777777" w:rsidR="00921A47" w:rsidRPr="006518C9" w:rsidRDefault="00921A47">
            <w:pPr>
              <w:pStyle w:val="HTMLPreformatted"/>
            </w:pPr>
            <w:r w:rsidRPr="006518C9">
              <w:t>&lt;cvParam name="PAnalyzer:non-conclusive protein" cvRef="PSI-MS" accession="MS:1002215" /&gt;</w:t>
            </w:r>
          </w:p>
          <w:p w14:paraId="4CCBB083" w14:textId="77777777" w:rsidR="00921A47" w:rsidRPr="006518C9" w:rsidRDefault="00921A47">
            <w:pPr>
              <w:pStyle w:val="HTMLPreformatted"/>
            </w:pPr>
            <w:r w:rsidRPr="006518C9">
              <w:t>&lt;cvParam name="PAnalyzer:indistinguishable protein" cvRef="PSI-MS" accession="MS:1002214" /&gt;</w:t>
            </w:r>
          </w:p>
          <w:p w14:paraId="3D3F679C" w14:textId="77777777" w:rsidR="00921A47" w:rsidRPr="006518C9" w:rsidRDefault="00921A47">
            <w:pPr>
              <w:pStyle w:val="HTMLPreformatted"/>
            </w:pPr>
            <w:r w:rsidRPr="006518C9">
              <w:t>&lt;cvParam cvRef="PSI-MS" accession="MS:1001093" name="sequence coverage" value="0.19"/&gt;</w:t>
            </w:r>
          </w:p>
          <w:p w14:paraId="4476933A" w14:textId="77777777" w:rsidR="00921A47" w:rsidRPr="006518C9" w:rsidRDefault="00921A47">
            <w:pPr>
              <w:pStyle w:val="HTMLPreformatted"/>
            </w:pPr>
            <w:r w:rsidRPr="006518C9">
              <w:t>&lt;cvParam cvRef="PSI-MS" accession="MS:1002470" name="PeptideShaker protein group score" value="100.0"/&gt;</w:t>
            </w:r>
          </w:p>
          <w:p w14:paraId="13FB03D2" w14:textId="77777777" w:rsidR="00921A47" w:rsidRPr="006518C9" w:rsidRDefault="00921A47">
            <w:pPr>
              <w:pStyle w:val="HTMLPreformatted"/>
            </w:pPr>
            <w:r w:rsidRPr="006518C9">
              <w:t>&lt;cvParam cvRef="PSI-MS" accession="MS:1002471" name="PeptideShaker protein group confidence" value="100.0"/&gt;</w:t>
            </w:r>
          </w:p>
          <w:p w14:paraId="1FCE4A69"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464E5CEA" w14:textId="77777777" w:rsidTr="00921A47">
        <w:trPr>
          <w:tblCellSpacing w:w="15" w:type="dxa"/>
        </w:trPr>
        <w:tc>
          <w:tcPr>
            <w:tcW w:w="0" w:type="auto"/>
            <w:vAlign w:val="center"/>
            <w:hideMark/>
          </w:tcPr>
          <w:p w14:paraId="2A5BDD9D"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21519E1D" w14:textId="77777777" w:rsidR="00921A47" w:rsidRPr="006518C9" w:rsidRDefault="00921A47">
            <w:pPr>
              <w:pStyle w:val="HTMLPreformatted"/>
            </w:pPr>
            <w:r w:rsidRPr="006518C9">
              <w:t>&lt;userParam value="IINEPTAAAIAYGLDK" name="razor peptides"/&gt;</w:t>
            </w:r>
          </w:p>
          <w:p w14:paraId="532B7C5A" w14:textId="77777777" w:rsidR="00921A47" w:rsidRPr="006518C9" w:rsidRDefault="00921A47">
            <w:pPr>
              <w:pStyle w:val="HTMLPreformatted"/>
            </w:pPr>
            <w:r w:rsidRPr="006518C9">
              <w:t>&lt;userParam value="SLSDTLEEVLSSSGEK" name="unique peptides"/&gt;</w:t>
            </w:r>
          </w:p>
        </w:tc>
      </w:tr>
    </w:tbl>
    <w:p w14:paraId="474F5D24" w14:textId="77777777" w:rsidR="00921A47" w:rsidRPr="006518C9" w:rsidRDefault="00921A47" w:rsidP="00921A47">
      <w:pPr>
        <w:rPr>
          <w:lang w:val="en-US"/>
        </w:rPr>
      </w:pPr>
    </w:p>
    <w:p w14:paraId="4AB509A4" w14:textId="77777777" w:rsidR="00921A47" w:rsidRPr="006518C9" w:rsidRDefault="00921A47" w:rsidP="00921A47">
      <w:pPr>
        <w:pStyle w:val="Heading2"/>
      </w:pPr>
      <w:bookmarkStart w:id="228" w:name="_Toc457214107"/>
      <w:r w:rsidRPr="006518C9">
        <w:t>Element &lt;</w:t>
      </w:r>
      <w:bookmarkStart w:id="229" w:name="PeptideSequence"/>
      <w:r w:rsidRPr="006518C9">
        <w:t>PeptideSequence</w:t>
      </w:r>
      <w:bookmarkEnd w:id="229"/>
      <w:r w:rsidRPr="006518C9">
        <w:t>&gt;</w:t>
      </w:r>
      <w:bookmarkEnd w:id="2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14:paraId="10722FDB" w14:textId="77777777" w:rsidTr="00921A47">
        <w:trPr>
          <w:tblCellSpacing w:w="15" w:type="dxa"/>
        </w:trPr>
        <w:tc>
          <w:tcPr>
            <w:tcW w:w="0" w:type="auto"/>
            <w:vAlign w:val="center"/>
            <w:hideMark/>
          </w:tcPr>
          <w:p w14:paraId="1E3FB11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78C6E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7DE401BE" w14:textId="77777777" w:rsidTr="00921A47">
        <w:trPr>
          <w:tblCellSpacing w:w="15" w:type="dxa"/>
        </w:trPr>
        <w:tc>
          <w:tcPr>
            <w:tcW w:w="0" w:type="auto"/>
            <w:vAlign w:val="center"/>
            <w:hideMark/>
          </w:tcPr>
          <w:p w14:paraId="07A2AC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AEE06A" w14:textId="77777777" w:rsidR="00921A47" w:rsidRPr="006518C9" w:rsidRDefault="00921A47">
            <w:pPr>
              <w:rPr>
                <w:sz w:val="24"/>
                <w:szCs w:val="24"/>
                <w:lang w:val="en-US"/>
              </w:rPr>
            </w:pPr>
            <w:r w:rsidRPr="006518C9">
              <w:rPr>
                <w:lang w:val="en-US"/>
              </w:rPr>
              <w:t xml:space="preserve">sequence </w:t>
            </w:r>
          </w:p>
        </w:tc>
      </w:tr>
      <w:tr w:rsidR="00921A47" w:rsidRPr="006518C9" w14:paraId="7851F939" w14:textId="77777777" w:rsidTr="00921A47">
        <w:trPr>
          <w:tblCellSpacing w:w="15" w:type="dxa"/>
        </w:trPr>
        <w:tc>
          <w:tcPr>
            <w:tcW w:w="0" w:type="auto"/>
            <w:vAlign w:val="center"/>
            <w:hideMark/>
          </w:tcPr>
          <w:p w14:paraId="2F23E1E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ACA5" w14:textId="77777777" w:rsidR="00921A47" w:rsidRPr="006518C9" w:rsidRDefault="00921A47">
            <w:pPr>
              <w:rPr>
                <w:sz w:val="24"/>
                <w:szCs w:val="24"/>
                <w:lang w:val="en-US"/>
              </w:rPr>
            </w:pPr>
            <w:r w:rsidRPr="006518C9">
              <w:rPr>
                <w:lang w:val="en-US"/>
              </w:rPr>
              <w:t>none</w:t>
            </w:r>
          </w:p>
        </w:tc>
      </w:tr>
      <w:tr w:rsidR="00921A47" w:rsidRPr="006518C9" w14:paraId="4D3C5D6B" w14:textId="77777777" w:rsidTr="00921A47">
        <w:trPr>
          <w:tblCellSpacing w:w="15" w:type="dxa"/>
        </w:trPr>
        <w:tc>
          <w:tcPr>
            <w:tcW w:w="0" w:type="auto"/>
            <w:vAlign w:val="center"/>
            <w:hideMark/>
          </w:tcPr>
          <w:p w14:paraId="7BD3044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95717E3" w14:textId="77777777" w:rsidR="00921A47" w:rsidRPr="006518C9" w:rsidRDefault="00921A47">
            <w:pPr>
              <w:rPr>
                <w:sz w:val="24"/>
                <w:szCs w:val="24"/>
                <w:lang w:val="en-US"/>
              </w:rPr>
            </w:pPr>
            <w:r w:rsidRPr="006518C9">
              <w:rPr>
                <w:lang w:val="en-US"/>
              </w:rPr>
              <w:t>none</w:t>
            </w:r>
          </w:p>
        </w:tc>
      </w:tr>
      <w:tr w:rsidR="00921A47" w:rsidRPr="006518C9" w14:paraId="7E184BDB" w14:textId="77777777" w:rsidTr="00921A47">
        <w:trPr>
          <w:tblCellSpacing w:w="15" w:type="dxa"/>
        </w:trPr>
        <w:tc>
          <w:tcPr>
            <w:tcW w:w="0" w:type="auto"/>
            <w:vAlign w:val="center"/>
            <w:hideMark/>
          </w:tcPr>
          <w:p w14:paraId="1FD8B8A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31806A" w14:textId="77777777" w:rsidR="00921A47" w:rsidRPr="006518C9" w:rsidRDefault="00921A47">
            <w:pPr>
              <w:pStyle w:val="HTMLPreformatted"/>
            </w:pPr>
            <w:r w:rsidRPr="006518C9">
              <w:t>&lt;PeptideSequence&gt;GEGGAQDGSGTEGVGATGAAGGRGAQGAPGGTGGAGSGSGLHHQQDSGYQGASGSGGAQSGGR&lt;/PeptideSequence&gt;</w:t>
            </w:r>
          </w:p>
        </w:tc>
      </w:tr>
    </w:tbl>
    <w:p w14:paraId="0522F93D" w14:textId="77777777" w:rsidR="00921A47" w:rsidRPr="006518C9" w:rsidRDefault="00921A47" w:rsidP="00921A47">
      <w:pPr>
        <w:rPr>
          <w:lang w:val="en-US"/>
        </w:rPr>
      </w:pPr>
    </w:p>
    <w:p w14:paraId="29C04332" w14:textId="77777777" w:rsidR="00921A47" w:rsidRPr="006518C9" w:rsidRDefault="00921A47" w:rsidP="00921A47">
      <w:pPr>
        <w:pStyle w:val="Heading2"/>
      </w:pPr>
      <w:bookmarkStart w:id="230" w:name="_Toc457214108"/>
      <w:r w:rsidRPr="006518C9">
        <w:t>Element &lt;</w:t>
      </w:r>
      <w:bookmarkStart w:id="231" w:name="Person"/>
      <w:r w:rsidRPr="006518C9">
        <w:t>Person</w:t>
      </w:r>
      <w:bookmarkEnd w:id="231"/>
      <w:r w:rsidRPr="006518C9">
        <w:t>&gt;</w:t>
      </w:r>
      <w:bookmarkEnd w:id="2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14:paraId="1197993D" w14:textId="77777777" w:rsidTr="00921A47">
        <w:trPr>
          <w:tblCellSpacing w:w="15" w:type="dxa"/>
        </w:trPr>
        <w:tc>
          <w:tcPr>
            <w:tcW w:w="0" w:type="auto"/>
            <w:vAlign w:val="center"/>
            <w:hideMark/>
          </w:tcPr>
          <w:p w14:paraId="4FDEAB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59F1A2"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1E5760B4" w14:textId="77777777" w:rsidTr="00921A47">
        <w:trPr>
          <w:tblCellSpacing w:w="15" w:type="dxa"/>
        </w:trPr>
        <w:tc>
          <w:tcPr>
            <w:tcW w:w="0" w:type="auto"/>
            <w:vAlign w:val="center"/>
            <w:hideMark/>
          </w:tcPr>
          <w:p w14:paraId="7FDE74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1FADB3" w14:textId="77777777" w:rsidR="00921A47" w:rsidRPr="006518C9" w:rsidRDefault="00921A47">
            <w:pPr>
              <w:rPr>
                <w:sz w:val="24"/>
                <w:szCs w:val="24"/>
                <w:lang w:val="en-US"/>
              </w:rPr>
            </w:pPr>
            <w:r w:rsidRPr="006518C9">
              <w:rPr>
                <w:lang w:val="en-US"/>
              </w:rPr>
              <w:t xml:space="preserve">PersonType </w:t>
            </w:r>
          </w:p>
        </w:tc>
      </w:tr>
      <w:tr w:rsidR="00921A47" w:rsidRPr="006518C9" w14:paraId="001982F2" w14:textId="77777777" w:rsidTr="00921A47">
        <w:trPr>
          <w:tblCellSpacing w:w="15" w:type="dxa"/>
        </w:trPr>
        <w:tc>
          <w:tcPr>
            <w:tcW w:w="0" w:type="auto"/>
            <w:vAlign w:val="center"/>
            <w:hideMark/>
          </w:tcPr>
          <w:p w14:paraId="1925A7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14:paraId="3B452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664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45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A3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49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C53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EA0C1"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09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564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9D9" w14:textId="77777777" w:rsidR="00921A47" w:rsidRPr="006518C9" w:rsidRDefault="00921A47">
                  <w:pPr>
                    <w:rPr>
                      <w:sz w:val="24"/>
                      <w:szCs w:val="24"/>
                      <w:lang w:val="en-US"/>
                    </w:rPr>
                  </w:pPr>
                  <w:r w:rsidRPr="006518C9">
                    <w:rPr>
                      <w:lang w:val="en-US"/>
                    </w:rPr>
                    <w:t>The Person's first name.</w:t>
                  </w:r>
                </w:p>
              </w:tc>
            </w:tr>
            <w:tr w:rsidR="00921A47" w:rsidRPr="006518C9" w14:paraId="6995F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B4D1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63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705F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2A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w:t>
                  </w:r>
                  <w:r w:rsidRPr="006518C9">
                    <w:rPr>
                      <w:lang w:val="en-US"/>
                    </w:rPr>
                    <w:lastRenderedPageBreak/>
                    <w:t xml:space="preserve">a repository) of its use. </w:t>
                  </w:r>
                </w:p>
              </w:tc>
            </w:tr>
            <w:tr w:rsidR="00921A47" w:rsidRPr="006518C9" w14:paraId="7CEA73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7D36" w14:textId="77777777" w:rsidR="00921A47" w:rsidRPr="006518C9" w:rsidRDefault="00921A47">
                  <w:pPr>
                    <w:rPr>
                      <w:sz w:val="24"/>
                      <w:szCs w:val="24"/>
                      <w:lang w:val="en-US"/>
                    </w:rPr>
                  </w:pPr>
                  <w:r w:rsidRPr="006518C9">
                    <w:rPr>
                      <w:lang w:val="en-US"/>
                    </w:rP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552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6D9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C2E4" w14:textId="77777777" w:rsidR="00921A47" w:rsidRPr="006518C9" w:rsidRDefault="00921A47">
                  <w:pPr>
                    <w:rPr>
                      <w:sz w:val="24"/>
                      <w:szCs w:val="24"/>
                      <w:lang w:val="en-US"/>
                    </w:rPr>
                  </w:pPr>
                  <w:r w:rsidRPr="006518C9">
                    <w:rPr>
                      <w:lang w:val="en-US"/>
                    </w:rPr>
                    <w:t>The Person's last/family name.</w:t>
                  </w:r>
                </w:p>
              </w:tc>
            </w:tr>
            <w:tr w:rsidR="00921A47" w:rsidRPr="006518C9" w14:paraId="4493B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54B73"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60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6D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97900" w14:textId="77777777" w:rsidR="00921A47" w:rsidRPr="006518C9" w:rsidRDefault="00921A47">
                  <w:pPr>
                    <w:rPr>
                      <w:sz w:val="24"/>
                      <w:szCs w:val="24"/>
                      <w:lang w:val="en-US"/>
                    </w:rPr>
                  </w:pPr>
                  <w:r w:rsidRPr="006518C9">
                    <w:rPr>
                      <w:lang w:val="en-US"/>
                    </w:rPr>
                    <w:t>The Person's middle initial.</w:t>
                  </w:r>
                </w:p>
              </w:tc>
            </w:tr>
            <w:tr w:rsidR="00921A47" w:rsidRPr="006518C9" w14:paraId="427F2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CE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799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515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5EF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44B8427" w14:textId="77777777" w:rsidR="00921A47" w:rsidRPr="006518C9" w:rsidRDefault="00921A47">
            <w:pPr>
              <w:rPr>
                <w:sz w:val="24"/>
                <w:szCs w:val="24"/>
                <w:lang w:val="en-US"/>
              </w:rPr>
            </w:pPr>
          </w:p>
        </w:tc>
      </w:tr>
      <w:tr w:rsidR="00921A47" w:rsidRPr="006518C9" w14:paraId="15081DE8" w14:textId="77777777" w:rsidTr="00921A47">
        <w:trPr>
          <w:tblCellSpacing w:w="15" w:type="dxa"/>
        </w:trPr>
        <w:tc>
          <w:tcPr>
            <w:tcW w:w="0" w:type="auto"/>
            <w:vAlign w:val="center"/>
            <w:hideMark/>
          </w:tcPr>
          <w:p w14:paraId="6DC128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14:paraId="35DDEB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C99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78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3F3F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37EA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07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73E16"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3596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216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2DB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C3B8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528F3"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90ED3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3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9FA" w14:textId="77777777" w:rsidR="00921A47" w:rsidRPr="006518C9" w:rsidRDefault="00921A47">
                  <w:pPr>
                    <w:rPr>
                      <w:sz w:val="24"/>
                      <w:szCs w:val="24"/>
                      <w:lang w:val="en-US"/>
                    </w:rPr>
                  </w:pPr>
                  <w:r w:rsidRPr="006518C9">
                    <w:rPr>
                      <w:lang w:val="en-US"/>
                    </w:rPr>
                    <w:t>A single user-defined parameter.</w:t>
                  </w:r>
                </w:p>
              </w:tc>
            </w:tr>
            <w:tr w:rsidR="00921A47" w:rsidRPr="006518C9" w14:paraId="0A802C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B2E7C" w14:textId="77777777" w:rsidR="00921A47" w:rsidRPr="006518C9" w:rsidRDefault="0032247A">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350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5E6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65DFA" w14:textId="77777777" w:rsidR="00921A47" w:rsidRPr="006518C9" w:rsidRDefault="00921A47">
                  <w:pPr>
                    <w:rPr>
                      <w:sz w:val="24"/>
                      <w:szCs w:val="24"/>
                      <w:lang w:val="en-US"/>
                    </w:rPr>
                  </w:pPr>
                  <w:r w:rsidRPr="006518C9">
                    <w:rPr>
                      <w:lang w:val="en-US"/>
                    </w:rPr>
                    <w:t>The organization a person belongs to.</w:t>
                  </w:r>
                </w:p>
              </w:tc>
            </w:tr>
          </w:tbl>
          <w:p w14:paraId="723C7958" w14:textId="77777777" w:rsidR="00921A47" w:rsidRPr="006518C9" w:rsidRDefault="00921A47">
            <w:pPr>
              <w:rPr>
                <w:sz w:val="24"/>
                <w:szCs w:val="24"/>
                <w:lang w:val="en-US"/>
              </w:rPr>
            </w:pPr>
          </w:p>
        </w:tc>
      </w:tr>
      <w:tr w:rsidR="00921A47" w:rsidRPr="006518C9" w14:paraId="286B1CAA" w14:textId="77777777" w:rsidTr="00921A47">
        <w:trPr>
          <w:tblCellSpacing w:w="15" w:type="dxa"/>
        </w:trPr>
        <w:tc>
          <w:tcPr>
            <w:tcW w:w="0" w:type="auto"/>
            <w:vAlign w:val="center"/>
            <w:hideMark/>
          </w:tcPr>
          <w:p w14:paraId="7370075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D6D8C5" w14:textId="77777777" w:rsidR="00921A47" w:rsidRPr="006518C9" w:rsidRDefault="00921A47">
            <w:pPr>
              <w:pStyle w:val="HTMLPreformatted"/>
            </w:pPr>
            <w:r w:rsidRPr="006518C9">
              <w:t xml:space="preserve">    &lt;Person firstName="test" lastName="test" id="PROVIDER"&gt;</w:t>
            </w:r>
          </w:p>
          <w:p w14:paraId="6C46C5B8" w14:textId="77777777" w:rsidR="00921A47" w:rsidRPr="006518C9" w:rsidRDefault="00921A47">
            <w:pPr>
              <w:pStyle w:val="HTMLPreformatted"/>
            </w:pPr>
            <w:r w:rsidRPr="006518C9">
              <w:t xml:space="preserve">      &lt;cvParam cvRef="PSI-MS" accession="MS:1000587" name="contact address" value="test"/&gt;</w:t>
            </w:r>
          </w:p>
          <w:p w14:paraId="721C20F9" w14:textId="77777777" w:rsidR="00921A47" w:rsidRPr="006518C9" w:rsidRDefault="00921A47">
            <w:pPr>
              <w:pStyle w:val="HTMLPreformatted"/>
            </w:pPr>
            <w:r w:rsidRPr="006518C9">
              <w:t xml:space="preserve">      &lt;cvParam cvRef="PSI-MS" accession="MS:1000588" name="contact URL" value="test"/&gt;</w:t>
            </w:r>
          </w:p>
          <w:p w14:paraId="3C29D77C" w14:textId="77777777" w:rsidR="00921A47" w:rsidRPr="006518C9" w:rsidRDefault="00921A47">
            <w:pPr>
              <w:pStyle w:val="HTMLPreformatted"/>
            </w:pPr>
            <w:r w:rsidRPr="006518C9">
              <w:t xml:space="preserve">      &lt;cvParam cvRef="PSI-MS" accession="MS:1000589" name="contact email" value="testtest"/&gt;</w:t>
            </w:r>
          </w:p>
          <w:p w14:paraId="2C3C8099" w14:textId="77777777" w:rsidR="00921A47" w:rsidRPr="006518C9" w:rsidRDefault="00921A47">
            <w:pPr>
              <w:pStyle w:val="HTMLPreformatted"/>
            </w:pPr>
            <w:r w:rsidRPr="006518C9">
              <w:t xml:space="preserve">      &lt;Affiliation organization_ref="ORG_DOC_OWNER"/&gt;</w:t>
            </w:r>
          </w:p>
          <w:p w14:paraId="281E2B2D" w14:textId="77777777" w:rsidR="00921A47" w:rsidRPr="006518C9" w:rsidRDefault="00921A47">
            <w:pPr>
              <w:pStyle w:val="HTMLPreformatted"/>
            </w:pPr>
            <w:r w:rsidRPr="006518C9">
              <w:t xml:space="preserve">    &lt;/Person&gt;</w:t>
            </w:r>
          </w:p>
        </w:tc>
      </w:tr>
      <w:tr w:rsidR="00921A47" w:rsidRPr="006518C9" w14:paraId="7460B541" w14:textId="77777777" w:rsidTr="00921A47">
        <w:trPr>
          <w:tblCellSpacing w:w="15" w:type="dxa"/>
        </w:trPr>
        <w:tc>
          <w:tcPr>
            <w:tcW w:w="0" w:type="auto"/>
            <w:vAlign w:val="center"/>
            <w:hideMark/>
          </w:tcPr>
          <w:p w14:paraId="30376BE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932E444" w14:textId="77777777" w:rsidR="00921A47" w:rsidRPr="006518C9" w:rsidRDefault="00921A47">
            <w:pPr>
              <w:pStyle w:val="HTMLPreformatted"/>
            </w:pPr>
            <w:r w:rsidRPr="006518C9">
              <w:t>Path /MzIdentML/AuditCollection/Person</w:t>
            </w:r>
          </w:p>
          <w:p w14:paraId="106BE7C3" w14:textId="77777777" w:rsidR="00921A47" w:rsidRPr="006518C9" w:rsidRDefault="00921A47">
            <w:pPr>
              <w:pStyle w:val="HTMLPreformatted"/>
            </w:pPr>
            <w:r w:rsidRPr="006518C9">
              <w:t xml:space="preserve">SHOULD supply term </w:t>
            </w:r>
            <w:hyperlink r:id="rId198" w:tgtFrame="new" w:history="1">
              <w:r w:rsidRPr="006518C9">
                <w:rPr>
                  <w:rStyle w:val="Hyperlink"/>
                </w:rPr>
                <w:t>MS:1000588</w:t>
              </w:r>
            </w:hyperlink>
            <w:r w:rsidRPr="006518C9">
              <w:t xml:space="preserve"> (</w:t>
            </w:r>
            <w:r w:rsidRPr="006518C9">
              <w:rPr>
                <w:rStyle w:val="popup"/>
              </w:rPr>
              <w:t>contact URL</w:t>
            </w:r>
            <w:r w:rsidRPr="006518C9">
              <w:t>) one or more times</w:t>
            </w:r>
          </w:p>
          <w:p w14:paraId="16A6DC44" w14:textId="77777777" w:rsidR="00921A47" w:rsidRPr="006518C9" w:rsidRDefault="00921A47">
            <w:pPr>
              <w:pStyle w:val="HTMLPreformatted"/>
            </w:pPr>
            <w:r w:rsidRPr="006518C9">
              <w:t xml:space="preserve">SHOULD supply term </w:t>
            </w:r>
            <w:hyperlink r:id="rId199"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1A5CC791" w14:textId="77777777" w:rsidR="00921A47" w:rsidRPr="006518C9" w:rsidRDefault="00921A47">
            <w:pPr>
              <w:pStyle w:val="HTMLPreformatted"/>
            </w:pPr>
            <w:r w:rsidRPr="006518C9">
              <w:t xml:space="preserve">SHOULD supply term </w:t>
            </w:r>
            <w:hyperlink r:id="rId200"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34350B75" w14:textId="77777777" w:rsidTr="00921A47">
        <w:trPr>
          <w:tblCellSpacing w:w="15" w:type="dxa"/>
        </w:trPr>
        <w:tc>
          <w:tcPr>
            <w:tcW w:w="0" w:type="auto"/>
            <w:vAlign w:val="center"/>
            <w:hideMark/>
          </w:tcPr>
          <w:p w14:paraId="3D16659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433555" w14:textId="77777777" w:rsidR="00921A47" w:rsidRPr="006518C9" w:rsidRDefault="00921A47">
            <w:pPr>
              <w:pStyle w:val="HTMLPreformatted"/>
            </w:pPr>
            <w:r w:rsidRPr="006518C9">
              <w:t>&lt;cvParam cvRef="PSI-MS" accession="MS:1000587" name="contact address" value="address"&gt;&lt;/cvParam&gt;</w:t>
            </w:r>
          </w:p>
          <w:p w14:paraId="7061C68F" w14:textId="77777777" w:rsidR="00921A47" w:rsidRPr="006518C9" w:rsidRDefault="00921A47">
            <w:pPr>
              <w:pStyle w:val="HTMLPreformatted"/>
            </w:pPr>
            <w:r w:rsidRPr="006518C9">
              <w:t>&lt;cvParam accession="MS:1000589" cvRef="PSI-MS" value="smartinez@proteored.org" name="contact email"/&gt;</w:t>
            </w:r>
          </w:p>
          <w:p w14:paraId="720B3D21" w14:textId="77777777" w:rsidR="00921A47" w:rsidRPr="006518C9" w:rsidRDefault="00921A47">
            <w:pPr>
              <w:pStyle w:val="HTMLPreformatted"/>
            </w:pPr>
            <w:r w:rsidRPr="006518C9">
              <w:t>&lt;cvParam cvRef="PSI-MS" accession="MS:1000588" name="contact URL" value="test"/&gt;</w:t>
            </w:r>
          </w:p>
        </w:tc>
      </w:tr>
    </w:tbl>
    <w:p w14:paraId="720553B4" w14:textId="77777777" w:rsidR="00921A47" w:rsidRPr="006518C9" w:rsidRDefault="00921A47" w:rsidP="00921A47">
      <w:pPr>
        <w:rPr>
          <w:lang w:val="en-US"/>
        </w:rPr>
      </w:pPr>
    </w:p>
    <w:p w14:paraId="5169162D" w14:textId="77777777" w:rsidR="00921A47" w:rsidRPr="006518C9" w:rsidRDefault="00921A47" w:rsidP="00921A47">
      <w:pPr>
        <w:pStyle w:val="Heading2"/>
      </w:pPr>
      <w:bookmarkStart w:id="232" w:name="_Toc457214109"/>
      <w:r w:rsidRPr="006518C9">
        <w:t>Element &lt;</w:t>
      </w:r>
      <w:bookmarkStart w:id="233" w:name="ProteinAmbiguityGroup"/>
      <w:r w:rsidRPr="006518C9">
        <w:t>ProteinAmbiguityGroup</w:t>
      </w:r>
      <w:bookmarkEnd w:id="233"/>
      <w:r w:rsidRPr="006518C9">
        <w:t>&gt;</w:t>
      </w:r>
      <w:bookmarkEnd w:id="2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14:paraId="418A1262" w14:textId="77777777" w:rsidTr="00921A47">
        <w:trPr>
          <w:tblCellSpacing w:w="15" w:type="dxa"/>
        </w:trPr>
        <w:tc>
          <w:tcPr>
            <w:tcW w:w="0" w:type="auto"/>
            <w:vAlign w:val="center"/>
            <w:hideMark/>
          </w:tcPr>
          <w:p w14:paraId="4784AAD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9BDD6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4446619F" w14:textId="77777777" w:rsidTr="00921A47">
        <w:trPr>
          <w:tblCellSpacing w:w="15" w:type="dxa"/>
        </w:trPr>
        <w:tc>
          <w:tcPr>
            <w:tcW w:w="0" w:type="auto"/>
            <w:vAlign w:val="center"/>
            <w:hideMark/>
          </w:tcPr>
          <w:p w14:paraId="68F0228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86DBA"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340E120A" w14:textId="77777777" w:rsidTr="00921A47">
        <w:trPr>
          <w:tblCellSpacing w:w="15" w:type="dxa"/>
        </w:trPr>
        <w:tc>
          <w:tcPr>
            <w:tcW w:w="0" w:type="auto"/>
            <w:vAlign w:val="center"/>
            <w:hideMark/>
          </w:tcPr>
          <w:p w14:paraId="5B1BDD9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14:paraId="0FA7C3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BE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D78D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9D5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75032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176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696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0E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572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0326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C46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18BA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05D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70AB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855864C" w14:textId="77777777" w:rsidR="00921A47" w:rsidRPr="006518C9" w:rsidRDefault="00921A47">
            <w:pPr>
              <w:rPr>
                <w:sz w:val="24"/>
                <w:szCs w:val="24"/>
                <w:lang w:val="en-US"/>
              </w:rPr>
            </w:pPr>
          </w:p>
        </w:tc>
      </w:tr>
      <w:tr w:rsidR="00921A47" w:rsidRPr="006518C9" w14:paraId="603D123F" w14:textId="77777777" w:rsidTr="00921A47">
        <w:trPr>
          <w:tblCellSpacing w:w="15" w:type="dxa"/>
        </w:trPr>
        <w:tc>
          <w:tcPr>
            <w:tcW w:w="0" w:type="auto"/>
            <w:vAlign w:val="center"/>
            <w:hideMark/>
          </w:tcPr>
          <w:p w14:paraId="1AD6C9D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14:paraId="21FA06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A56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05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E0F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9FB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57C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8BA1D" w14:textId="77777777" w:rsidR="00921A47" w:rsidRPr="006518C9" w:rsidRDefault="0032247A">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98938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03CD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EB89"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9600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ABC7D"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DDAE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2D0E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7F6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D998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7196"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C465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3FA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D121" w14:textId="77777777" w:rsidR="00921A47" w:rsidRPr="006518C9" w:rsidRDefault="00921A47">
                  <w:pPr>
                    <w:rPr>
                      <w:sz w:val="24"/>
                      <w:szCs w:val="24"/>
                      <w:lang w:val="en-US"/>
                    </w:rPr>
                  </w:pPr>
                  <w:r w:rsidRPr="006518C9">
                    <w:rPr>
                      <w:lang w:val="en-US"/>
                    </w:rPr>
                    <w:t>A single user-defined parameter.</w:t>
                  </w:r>
                </w:p>
              </w:tc>
            </w:tr>
          </w:tbl>
          <w:p w14:paraId="14F6EF0A" w14:textId="77777777" w:rsidR="00921A47" w:rsidRPr="006518C9" w:rsidRDefault="00921A47">
            <w:pPr>
              <w:rPr>
                <w:sz w:val="24"/>
                <w:szCs w:val="24"/>
                <w:lang w:val="en-US"/>
              </w:rPr>
            </w:pPr>
          </w:p>
        </w:tc>
      </w:tr>
      <w:tr w:rsidR="00921A47" w:rsidRPr="006518C9" w14:paraId="4B0CFECB" w14:textId="77777777" w:rsidTr="00921A47">
        <w:trPr>
          <w:tblCellSpacing w:w="15" w:type="dxa"/>
        </w:trPr>
        <w:tc>
          <w:tcPr>
            <w:tcW w:w="0" w:type="auto"/>
            <w:vAlign w:val="center"/>
            <w:hideMark/>
          </w:tcPr>
          <w:p w14:paraId="21F1DCE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B40725" w14:textId="77777777" w:rsidR="00921A47" w:rsidRPr="006518C9" w:rsidRDefault="00921A47">
            <w:pPr>
              <w:pStyle w:val="HTMLPreformatted"/>
            </w:pPr>
            <w:r w:rsidRPr="006518C9">
              <w:t>&lt;ProteinAmbiguityGroup id="PAG_1"&gt;</w:t>
            </w:r>
          </w:p>
          <w:p w14:paraId="5382FAFF"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62E3D955" w14:textId="77777777" w:rsidR="00921A47" w:rsidRPr="006518C9" w:rsidRDefault="00921A47">
            <w:pPr>
              <w:pStyle w:val="HTMLPreformatted"/>
            </w:pPr>
            <w:r w:rsidRPr="006518C9">
              <w:t xml:space="preserve">        &lt;PeptideHypothesis peptideEvidence_ref="PE13_2_63"&gt;</w:t>
            </w:r>
          </w:p>
          <w:p w14:paraId="5A1583C5" w14:textId="77777777" w:rsidR="00921A47" w:rsidRPr="006518C9" w:rsidRDefault="00921A47">
            <w:pPr>
              <w:pStyle w:val="HTMLPreformatted"/>
            </w:pPr>
            <w:r w:rsidRPr="006518C9">
              <w:t xml:space="preserve">            &lt;SpectrumIdentificationItemRef spectrumIdentificationItem_ref="SII_13_1"/&gt;</w:t>
            </w:r>
          </w:p>
          <w:p w14:paraId="066CFA01" w14:textId="77777777" w:rsidR="00921A47" w:rsidRPr="006518C9" w:rsidRDefault="00921A47">
            <w:pPr>
              <w:pStyle w:val="HTMLPreformatted"/>
            </w:pPr>
            <w:r w:rsidRPr="006518C9">
              <w:t xml:space="preserve">        &lt;/PeptideHypothesis&gt;</w:t>
            </w:r>
          </w:p>
          <w:p w14:paraId="1DBFBF3F" w14:textId="77777777" w:rsidR="00921A47" w:rsidRPr="006518C9" w:rsidRDefault="00921A47">
            <w:pPr>
              <w:pStyle w:val="HTMLPreformatted"/>
            </w:pPr>
            <w:r w:rsidRPr="006518C9">
              <w:t xml:space="preserve">        &lt;cvParam accession="MS:1001097" cvRef="PSI-MS" value="1" name="distinct peptide sequences"/&gt;</w:t>
            </w:r>
          </w:p>
          <w:p w14:paraId="6018A748" w14:textId="77777777" w:rsidR="00921A47" w:rsidRPr="006518C9" w:rsidRDefault="00921A47">
            <w:pPr>
              <w:pStyle w:val="HTMLPreformatted"/>
            </w:pPr>
            <w:r w:rsidRPr="006518C9">
              <w:t xml:space="preserve">        &lt;cvParam accession="MS:1002235" cvRef="PSI-MS" value="34.57557513936462" name="ProteoGrouper:PDH score"/&gt;</w:t>
            </w:r>
          </w:p>
          <w:p w14:paraId="2CD6555E" w14:textId="77777777" w:rsidR="00921A47" w:rsidRPr="006518C9" w:rsidRDefault="00921A47">
            <w:pPr>
              <w:pStyle w:val="HTMLPreformatted"/>
            </w:pPr>
            <w:r w:rsidRPr="006518C9">
              <w:t xml:space="preserve">  ...</w:t>
            </w:r>
          </w:p>
          <w:p w14:paraId="3595B351" w14:textId="77777777" w:rsidR="00921A47" w:rsidRPr="006518C9" w:rsidRDefault="00921A47">
            <w:pPr>
              <w:pStyle w:val="HTMLPreformatted"/>
            </w:pPr>
            <w:r w:rsidRPr="006518C9">
              <w:t>&lt;/ProteinAmbiguityGroup&gt;</w:t>
            </w:r>
          </w:p>
        </w:tc>
      </w:tr>
      <w:tr w:rsidR="00921A47" w:rsidRPr="006518C9" w14:paraId="6DF51B83" w14:textId="77777777" w:rsidTr="00921A47">
        <w:trPr>
          <w:tblCellSpacing w:w="15" w:type="dxa"/>
        </w:trPr>
        <w:tc>
          <w:tcPr>
            <w:tcW w:w="0" w:type="auto"/>
            <w:vAlign w:val="center"/>
            <w:hideMark/>
          </w:tcPr>
          <w:p w14:paraId="4C979FD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FDAE83E" w14:textId="77777777" w:rsidR="00921A47" w:rsidRPr="006518C9" w:rsidRDefault="00921A47">
            <w:pPr>
              <w:pStyle w:val="HTMLPreformatted"/>
            </w:pPr>
            <w:r w:rsidRPr="006518C9">
              <w:t>Path /MzIdentML/DataCollection/AnalysisData/ProteinDetectionList/ProteinAmbiguityGroup</w:t>
            </w:r>
          </w:p>
          <w:p w14:paraId="3C0C9220" w14:textId="77777777" w:rsidR="00921A47" w:rsidRPr="006518C9" w:rsidRDefault="00921A47">
            <w:pPr>
              <w:pStyle w:val="HTMLPreformatted"/>
            </w:pPr>
            <w:r w:rsidRPr="006518C9">
              <w:t xml:space="preserve">MUST supply term </w:t>
            </w:r>
            <w:hyperlink r:id="rId201"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494EBC5A" w14:textId="77777777" w:rsidR="00921A47" w:rsidRPr="006518C9" w:rsidRDefault="00921A47">
            <w:pPr>
              <w:pStyle w:val="HTMLPreformatted"/>
            </w:pPr>
            <w:r w:rsidRPr="006518C9">
              <w:t xml:space="preserve">MAY supply a *child* term of </w:t>
            </w:r>
            <w:hyperlink r:id="rId202"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6C9CA3A8" w14:textId="77777777" w:rsidR="00921A47" w:rsidRPr="006518C9" w:rsidRDefault="00921A47">
            <w:pPr>
              <w:pStyle w:val="HTMLPreformatted"/>
            </w:pPr>
            <w:r w:rsidRPr="006518C9">
              <w:lastRenderedPageBreak/>
              <w:t xml:space="preserve">  e.g.: </w:t>
            </w:r>
            <w:hyperlink r:id="rId203"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3F5180" w14:textId="77777777" w:rsidR="00921A47" w:rsidRPr="006518C9" w:rsidRDefault="00921A47">
            <w:pPr>
              <w:pStyle w:val="HTMLPreformatted"/>
            </w:pPr>
            <w:r w:rsidRPr="006518C9">
              <w:t xml:space="preserve">  e.g.: </w:t>
            </w:r>
            <w:hyperlink r:id="rId204"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282683E0" w14:textId="77777777" w:rsidR="00921A47" w:rsidRPr="006518C9" w:rsidRDefault="00921A47">
            <w:pPr>
              <w:pStyle w:val="HTMLPreformatted"/>
            </w:pPr>
            <w:r w:rsidRPr="006518C9">
              <w:t xml:space="preserve">  e.g.: </w:t>
            </w:r>
            <w:hyperlink r:id="rId205" w:tgtFrame="new" w:history="1">
              <w:r w:rsidRPr="006518C9">
                <w:rPr>
                  <w:rStyle w:val="Hyperlink"/>
                </w:rPr>
                <w:t>MS:1001301</w:t>
              </w:r>
            </w:hyperlink>
            <w:r w:rsidRPr="006518C9">
              <w:t xml:space="preserve"> (</w:t>
            </w:r>
            <w:r w:rsidRPr="006518C9">
              <w:rPr>
                <w:rStyle w:val="popup"/>
              </w:rPr>
              <w:t>protein rank</w:t>
            </w:r>
            <w:r w:rsidRPr="006518C9">
              <w:t xml:space="preserve">) </w:t>
            </w:r>
          </w:p>
          <w:p w14:paraId="689E0330" w14:textId="77777777" w:rsidR="00921A47" w:rsidRPr="006518C9" w:rsidRDefault="00921A47">
            <w:pPr>
              <w:pStyle w:val="HTMLPreformatted"/>
            </w:pPr>
            <w:r w:rsidRPr="006518C9">
              <w:t xml:space="preserve">  e.g.: </w:t>
            </w:r>
            <w:hyperlink r:id="rId206"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10ED27F9" w14:textId="77777777" w:rsidR="00921A47" w:rsidRPr="006518C9" w:rsidRDefault="00921A47">
            <w:pPr>
              <w:pStyle w:val="HTMLPreformatted"/>
            </w:pPr>
            <w:r w:rsidRPr="006518C9">
              <w:t xml:space="preserve">  e.g.: </w:t>
            </w:r>
            <w:hyperlink r:id="rId207"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52345A2" w14:textId="77777777" w:rsidR="00921A47" w:rsidRPr="006518C9" w:rsidRDefault="00921A47">
            <w:pPr>
              <w:pStyle w:val="HTMLPreformatted"/>
            </w:pPr>
            <w:r w:rsidRPr="006518C9">
              <w:t xml:space="preserve">  e.g.: </w:t>
            </w:r>
            <w:hyperlink r:id="rId208"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6533514F" w14:textId="77777777" w:rsidR="00921A47" w:rsidRPr="006518C9" w:rsidRDefault="00921A47">
            <w:pPr>
              <w:pStyle w:val="HTMLPreformatted"/>
            </w:pPr>
            <w:r w:rsidRPr="006518C9">
              <w:t xml:space="preserve">  e.g.: </w:t>
            </w:r>
            <w:hyperlink r:id="rId209"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7CC32E78" w14:textId="77777777" w:rsidR="00921A47" w:rsidRPr="006518C9" w:rsidRDefault="00921A47">
            <w:pPr>
              <w:pStyle w:val="HTMLPreformatted"/>
            </w:pPr>
            <w:r w:rsidRPr="006518C9">
              <w:t xml:space="preserve">  e.g.: </w:t>
            </w:r>
            <w:hyperlink r:id="rId210"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6DAAB93" w14:textId="77777777" w:rsidR="00921A47" w:rsidRPr="006518C9" w:rsidRDefault="00921A47">
            <w:pPr>
              <w:pStyle w:val="HTMLPreformatted"/>
            </w:pPr>
            <w:r w:rsidRPr="006518C9">
              <w:t xml:space="preserve">  e.g.: </w:t>
            </w:r>
            <w:hyperlink r:id="rId211"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6F2D6D1E" w14:textId="77777777" w:rsidR="00921A47" w:rsidRPr="006518C9" w:rsidRDefault="00A12EAA" w:rsidP="00921A47">
      <w:pPr>
        <w:rPr>
          <w:b/>
          <w:lang w:val="en-US"/>
        </w:rPr>
      </w:pPr>
      <w:r w:rsidRPr="006518C9">
        <w:rPr>
          <w:b/>
          <w:lang w:val="en-US"/>
        </w:rPr>
        <w:lastRenderedPageBreak/>
        <w:t>Example for protein grouping:</w:t>
      </w:r>
    </w:p>
    <w:p w14:paraId="3CC013E8"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FC8767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38746148"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peptideEvidence_ref="PE_APVPPSQAR(0;144.1021)-332-340-RRRRRQ7TMJ9|Q7TMJ9_MOUSE"&gt;</w:t>
      </w:r>
    </w:p>
    <w:p w14:paraId="63C4E2A4"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spectrumIdentificationItem_ref="2:[0,144.1021]:APVPPSQAR:index=26699"&gt;&lt;/SpectrumIdentificationItemRef&gt;</w:t>
      </w:r>
    </w:p>
    <w:p w14:paraId="1337A577"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58D391AF"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value="2.0881360887005513"&gt;&lt;/cvParam&gt;</w:t>
      </w:r>
    </w:p>
    <w:p w14:paraId="4788BD0B"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3C919FF"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34F74506"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accession="MS:1002415" name="protein group passes threshold" value="true"&gt;&lt;/cvParam&gt;</w:t>
      </w:r>
    </w:p>
    <w:p w14:paraId="0D1FB48D"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accession="MS:1002407" name="cluster identifier" value="2814"&gt;&lt;/cvParam&gt;</w:t>
      </w:r>
    </w:p>
    <w:p w14:paraId="145E2FA3"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7C562C58" w14:textId="77777777" w:rsidR="00A12EAA" w:rsidRPr="006518C9" w:rsidRDefault="00A12EAA" w:rsidP="00A12EAA">
      <w:pPr>
        <w:rPr>
          <w:lang w:val="en-US"/>
        </w:rPr>
      </w:pPr>
    </w:p>
    <w:p w14:paraId="10F02BA6" w14:textId="77777777" w:rsidR="00921A47" w:rsidRPr="006518C9" w:rsidRDefault="00921A47" w:rsidP="00921A47">
      <w:pPr>
        <w:pStyle w:val="Heading2"/>
      </w:pPr>
      <w:bookmarkStart w:id="234" w:name="_Toc457214110"/>
      <w:r w:rsidRPr="006518C9">
        <w:t>Element &lt;</w:t>
      </w:r>
      <w:bookmarkStart w:id="235" w:name="ProteinDetection"/>
      <w:r w:rsidRPr="006518C9">
        <w:t>ProteinDetection</w:t>
      </w:r>
      <w:bookmarkEnd w:id="235"/>
      <w:r w:rsidRPr="006518C9">
        <w:t>&gt;</w:t>
      </w:r>
      <w:bookmarkEnd w:id="2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14:paraId="2E8E470B" w14:textId="77777777" w:rsidTr="00921A47">
        <w:trPr>
          <w:tblCellSpacing w:w="15" w:type="dxa"/>
        </w:trPr>
        <w:tc>
          <w:tcPr>
            <w:tcW w:w="0" w:type="auto"/>
            <w:vAlign w:val="center"/>
            <w:hideMark/>
          </w:tcPr>
          <w:p w14:paraId="68C7468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FEAD23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1C75D777" w14:textId="77777777" w:rsidTr="00921A47">
        <w:trPr>
          <w:tblCellSpacing w:w="15" w:type="dxa"/>
        </w:trPr>
        <w:tc>
          <w:tcPr>
            <w:tcW w:w="0" w:type="auto"/>
            <w:vAlign w:val="center"/>
            <w:hideMark/>
          </w:tcPr>
          <w:p w14:paraId="23482F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3415565" w14:textId="77777777" w:rsidR="00921A47" w:rsidRPr="006518C9" w:rsidRDefault="00921A47">
            <w:pPr>
              <w:rPr>
                <w:sz w:val="24"/>
                <w:szCs w:val="24"/>
                <w:lang w:val="en-US"/>
              </w:rPr>
            </w:pPr>
            <w:r w:rsidRPr="006518C9">
              <w:rPr>
                <w:lang w:val="en-US"/>
              </w:rPr>
              <w:t xml:space="preserve">ProteinDetectionType </w:t>
            </w:r>
          </w:p>
        </w:tc>
      </w:tr>
      <w:tr w:rsidR="00921A47" w:rsidRPr="006518C9" w14:paraId="0D16A8E7" w14:textId="77777777" w:rsidTr="00921A47">
        <w:trPr>
          <w:tblCellSpacing w:w="15" w:type="dxa"/>
        </w:trPr>
        <w:tc>
          <w:tcPr>
            <w:tcW w:w="0" w:type="auto"/>
            <w:vAlign w:val="center"/>
            <w:hideMark/>
          </w:tcPr>
          <w:p w14:paraId="6FD7A6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14:paraId="3D6B5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638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6E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BDD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C0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9175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29ACA"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2156"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8D9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161F" w14:textId="77777777" w:rsidR="00921A47" w:rsidRPr="006518C9" w:rsidRDefault="00921A47">
                  <w:pPr>
                    <w:rPr>
                      <w:sz w:val="24"/>
                      <w:szCs w:val="24"/>
                      <w:lang w:val="en-US"/>
                    </w:rPr>
                  </w:pPr>
                  <w:r w:rsidRPr="006518C9">
                    <w:rPr>
                      <w:lang w:val="en-US"/>
                    </w:rPr>
                    <w:t>When the protocol was applied.</w:t>
                  </w:r>
                </w:p>
              </w:tc>
            </w:tr>
            <w:tr w:rsidR="00921A47" w:rsidRPr="006518C9" w14:paraId="265319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E2D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F3A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E681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C486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B2CC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D9FE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49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891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E0AF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712EA"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D50F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98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5EA0"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0DF75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41091D"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4DB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D377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2C0B"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620A2E9" w14:textId="77777777" w:rsidR="00921A47" w:rsidRPr="006518C9" w:rsidRDefault="00921A47">
            <w:pPr>
              <w:rPr>
                <w:sz w:val="24"/>
                <w:szCs w:val="24"/>
                <w:lang w:val="en-US"/>
              </w:rPr>
            </w:pPr>
          </w:p>
        </w:tc>
      </w:tr>
      <w:tr w:rsidR="00921A47" w:rsidRPr="006518C9" w14:paraId="3BBF6017" w14:textId="77777777" w:rsidTr="00921A47">
        <w:trPr>
          <w:tblCellSpacing w:w="15" w:type="dxa"/>
        </w:trPr>
        <w:tc>
          <w:tcPr>
            <w:tcW w:w="0" w:type="auto"/>
            <w:vAlign w:val="center"/>
            <w:hideMark/>
          </w:tcPr>
          <w:p w14:paraId="395A5AB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14:paraId="4E8357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8070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C03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863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E11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4A96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329AC" w14:textId="77777777" w:rsidR="00921A47" w:rsidRPr="006518C9" w:rsidRDefault="0032247A">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276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0C0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D95D"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5C837F81" w14:textId="77777777" w:rsidR="00921A47" w:rsidRPr="006518C9" w:rsidRDefault="00921A47">
            <w:pPr>
              <w:rPr>
                <w:sz w:val="24"/>
                <w:szCs w:val="24"/>
                <w:lang w:val="en-US"/>
              </w:rPr>
            </w:pPr>
          </w:p>
        </w:tc>
      </w:tr>
      <w:tr w:rsidR="00921A47" w:rsidRPr="006518C9" w14:paraId="3684F6AF" w14:textId="77777777" w:rsidTr="00921A47">
        <w:trPr>
          <w:tblCellSpacing w:w="15" w:type="dxa"/>
        </w:trPr>
        <w:tc>
          <w:tcPr>
            <w:tcW w:w="0" w:type="auto"/>
            <w:vAlign w:val="center"/>
            <w:hideMark/>
          </w:tcPr>
          <w:p w14:paraId="37D61F3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790236"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39569B0C" w14:textId="77777777" w:rsidR="00921A47" w:rsidRPr="006518C9" w:rsidRDefault="00921A47">
            <w:pPr>
              <w:pStyle w:val="HTMLPreformatted"/>
            </w:pPr>
            <w:r w:rsidRPr="006518C9">
              <w:t xml:space="preserve">  &lt;InputSpectrumIdentifications spectrumIdentificationList_ref="SIL_1" /&gt;</w:t>
            </w:r>
          </w:p>
          <w:p w14:paraId="4A86F57F" w14:textId="77777777" w:rsidR="00921A47" w:rsidRPr="006518C9" w:rsidRDefault="00921A47">
            <w:pPr>
              <w:pStyle w:val="HTMLPreformatted"/>
            </w:pPr>
            <w:r w:rsidRPr="006518C9">
              <w:t>&lt;/ProteinDetection&gt;</w:t>
            </w:r>
          </w:p>
        </w:tc>
      </w:tr>
    </w:tbl>
    <w:p w14:paraId="25F8607B" w14:textId="77777777" w:rsidR="00921A47" w:rsidRPr="006518C9" w:rsidRDefault="00921A47" w:rsidP="00921A47">
      <w:pPr>
        <w:rPr>
          <w:lang w:val="en-US"/>
        </w:rPr>
      </w:pPr>
    </w:p>
    <w:p w14:paraId="449A1E68" w14:textId="77777777" w:rsidR="00921A47" w:rsidRPr="006518C9" w:rsidRDefault="00921A47" w:rsidP="00921A47">
      <w:pPr>
        <w:pStyle w:val="Heading2"/>
      </w:pPr>
      <w:bookmarkStart w:id="236" w:name="_Toc457214111"/>
      <w:r w:rsidRPr="006518C9">
        <w:t>Element &lt;</w:t>
      </w:r>
      <w:bookmarkStart w:id="237" w:name="ProteinDetectionHypothesis"/>
      <w:r w:rsidRPr="006518C9">
        <w:t>ProteinDetectionHypothesis</w:t>
      </w:r>
      <w:bookmarkEnd w:id="237"/>
      <w:r w:rsidRPr="006518C9">
        <w:t>&gt;</w:t>
      </w:r>
      <w:bookmarkEnd w:id="2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0E0C6AD9" w14:textId="77777777" w:rsidTr="00921A47">
        <w:trPr>
          <w:tblCellSpacing w:w="15" w:type="dxa"/>
        </w:trPr>
        <w:tc>
          <w:tcPr>
            <w:tcW w:w="0" w:type="auto"/>
            <w:vAlign w:val="center"/>
            <w:hideMark/>
          </w:tcPr>
          <w:p w14:paraId="678D5F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A174D9"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0D7A887C" w14:textId="77777777" w:rsidTr="00921A47">
        <w:trPr>
          <w:tblCellSpacing w:w="15" w:type="dxa"/>
        </w:trPr>
        <w:tc>
          <w:tcPr>
            <w:tcW w:w="0" w:type="auto"/>
            <w:vAlign w:val="center"/>
            <w:hideMark/>
          </w:tcPr>
          <w:p w14:paraId="0D6BBB4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FC98B0"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17B515CB" w14:textId="77777777" w:rsidTr="00921A47">
        <w:trPr>
          <w:tblCellSpacing w:w="15" w:type="dxa"/>
        </w:trPr>
        <w:tc>
          <w:tcPr>
            <w:tcW w:w="0" w:type="auto"/>
            <w:vAlign w:val="center"/>
            <w:hideMark/>
          </w:tcPr>
          <w:p w14:paraId="30D2A9E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14:paraId="67F8C94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DE1B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ADB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CC6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DD24D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864B4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17BD"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E912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DA7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81CC46"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w:t>
                  </w:r>
                  <w:r w:rsidRPr="006518C9">
                    <w:rPr>
                      <w:lang w:val="en-US"/>
                    </w:rPr>
                    <w:lastRenderedPageBreak/>
                    <w:t xml:space="preserve">software should assume that the DBSequence entry referenced here is the definitive identifier for the protein. </w:t>
                  </w:r>
                </w:p>
              </w:tc>
            </w:tr>
            <w:tr w:rsidR="00921A47" w:rsidRPr="006518C9" w14:paraId="5727111D"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1F4CD"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91D7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232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CFBA3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E7380D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768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EF9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F1F77"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BD6E74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1A551CEF"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256C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E8C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084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DD5B38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4E43BCF6" w14:textId="77777777" w:rsidR="00921A47" w:rsidRPr="006518C9" w:rsidRDefault="00921A47">
            <w:pPr>
              <w:rPr>
                <w:sz w:val="24"/>
                <w:szCs w:val="24"/>
                <w:lang w:val="en-US"/>
              </w:rPr>
            </w:pPr>
          </w:p>
        </w:tc>
      </w:tr>
      <w:tr w:rsidR="00921A47" w:rsidRPr="006518C9" w14:paraId="013FAD56" w14:textId="77777777" w:rsidTr="00921A47">
        <w:trPr>
          <w:tblCellSpacing w:w="15" w:type="dxa"/>
        </w:trPr>
        <w:tc>
          <w:tcPr>
            <w:tcW w:w="0" w:type="auto"/>
            <w:vAlign w:val="center"/>
            <w:hideMark/>
          </w:tcPr>
          <w:p w14:paraId="1911B9D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31BE8EB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3C75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65E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E37B"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461A9D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731995"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650AE" w14:textId="77777777" w:rsidR="00921A47" w:rsidRPr="006518C9" w:rsidRDefault="0032247A">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021E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738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C2603F8"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4AFA73B1"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56D3"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74B3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D69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4505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ADF721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352A97"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AF9B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E3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2D88A2" w14:textId="77777777" w:rsidR="00921A47" w:rsidRPr="006518C9" w:rsidRDefault="00921A47">
                  <w:pPr>
                    <w:rPr>
                      <w:sz w:val="24"/>
                      <w:szCs w:val="24"/>
                      <w:lang w:val="en-US"/>
                    </w:rPr>
                  </w:pPr>
                  <w:r w:rsidRPr="006518C9">
                    <w:rPr>
                      <w:lang w:val="en-US"/>
                    </w:rPr>
                    <w:t>A single user-defined parameter.</w:t>
                  </w:r>
                </w:p>
              </w:tc>
            </w:tr>
          </w:tbl>
          <w:p w14:paraId="7927A707" w14:textId="77777777" w:rsidR="00921A47" w:rsidRPr="006518C9" w:rsidRDefault="00921A47">
            <w:pPr>
              <w:rPr>
                <w:sz w:val="24"/>
                <w:szCs w:val="24"/>
                <w:lang w:val="en-US"/>
              </w:rPr>
            </w:pPr>
          </w:p>
        </w:tc>
      </w:tr>
      <w:tr w:rsidR="00921A47" w:rsidRPr="006518C9" w14:paraId="6167D042" w14:textId="77777777" w:rsidTr="00921A47">
        <w:trPr>
          <w:tblCellSpacing w:w="15" w:type="dxa"/>
        </w:trPr>
        <w:tc>
          <w:tcPr>
            <w:tcW w:w="0" w:type="auto"/>
            <w:vAlign w:val="center"/>
            <w:hideMark/>
          </w:tcPr>
          <w:p w14:paraId="02E95E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C9560A"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3FF689A5" w14:textId="77777777" w:rsidR="00921A47" w:rsidRPr="006518C9" w:rsidRDefault="00921A47">
            <w:pPr>
              <w:pStyle w:val="HTMLPreformatted"/>
            </w:pPr>
            <w:r w:rsidRPr="006518C9">
              <w:t xml:space="preserve">    &lt;PeptideHypothesis peptideEvidence_ref="PE13_2_62"&gt;</w:t>
            </w:r>
          </w:p>
          <w:p w14:paraId="700B5F85" w14:textId="77777777" w:rsidR="00921A47" w:rsidRPr="006518C9" w:rsidRDefault="00921A47">
            <w:pPr>
              <w:pStyle w:val="HTMLPreformatted"/>
            </w:pPr>
            <w:r w:rsidRPr="006518C9">
              <w:t xml:space="preserve">        &lt;SpectrumIdentificationItemRef spectrumIdentificationItem_ref="SII_13_1"/&gt;</w:t>
            </w:r>
          </w:p>
          <w:p w14:paraId="7F5C76AF" w14:textId="77777777" w:rsidR="00921A47" w:rsidRPr="006518C9" w:rsidRDefault="00921A47">
            <w:pPr>
              <w:pStyle w:val="HTMLPreformatted"/>
            </w:pPr>
            <w:r w:rsidRPr="006518C9">
              <w:t xml:space="preserve">    &lt;/PeptideHypothesis&gt;</w:t>
            </w:r>
          </w:p>
          <w:p w14:paraId="19422411" w14:textId="77777777" w:rsidR="00921A47" w:rsidRPr="006518C9" w:rsidRDefault="00921A47">
            <w:pPr>
              <w:pStyle w:val="HTMLPreformatted"/>
            </w:pPr>
            <w:r w:rsidRPr="006518C9">
              <w:t xml:space="preserve">    &lt;cvParam accession="MS:1001097" cvRef="PSI-MS" value="1" name="distinct peptide sequences"/&gt;</w:t>
            </w:r>
          </w:p>
          <w:p w14:paraId="196E69D5" w14:textId="77777777" w:rsidR="00921A47" w:rsidRPr="006518C9" w:rsidRDefault="00921A47">
            <w:pPr>
              <w:pStyle w:val="HTMLPreformatted"/>
            </w:pPr>
            <w:r w:rsidRPr="006518C9">
              <w:t xml:space="preserve">    &lt;cvParam accession="MS:1002235" cvRef="PSI-MS" value="34.57557513936462" name="ProteoGrouper:PDH score"/&gt;</w:t>
            </w:r>
          </w:p>
          <w:p w14:paraId="3BDED90F" w14:textId="77777777" w:rsidR="00921A47" w:rsidRPr="006518C9" w:rsidRDefault="00921A47">
            <w:pPr>
              <w:pStyle w:val="HTMLPreformatted"/>
            </w:pPr>
            <w:r w:rsidRPr="006518C9">
              <w:t xml:space="preserve">    &lt;cvParam accession="MS:1001594" cvRef="PSI-MS" value="PDH_11" name="sequence same-set protein"/&gt;</w:t>
            </w:r>
          </w:p>
          <w:p w14:paraId="6F39F5A1" w14:textId="77777777" w:rsidR="00921A47" w:rsidRPr="006518C9" w:rsidRDefault="00921A47">
            <w:pPr>
              <w:pStyle w:val="HTMLPreformatted"/>
            </w:pPr>
            <w:r w:rsidRPr="006518C9">
              <w:t xml:space="preserve">  ...</w:t>
            </w:r>
          </w:p>
          <w:p w14:paraId="1D9111E2" w14:textId="77777777" w:rsidR="00921A47" w:rsidRPr="006518C9" w:rsidRDefault="00921A47">
            <w:pPr>
              <w:pStyle w:val="HTMLPreformatted"/>
            </w:pPr>
            <w:r w:rsidRPr="006518C9">
              <w:t>&lt;/ProteinDetectionHypothesis&gt;</w:t>
            </w:r>
          </w:p>
        </w:tc>
      </w:tr>
      <w:tr w:rsidR="00921A47" w:rsidRPr="006518C9" w14:paraId="5ACA4350" w14:textId="77777777" w:rsidTr="00921A47">
        <w:trPr>
          <w:tblCellSpacing w:w="15" w:type="dxa"/>
        </w:trPr>
        <w:tc>
          <w:tcPr>
            <w:tcW w:w="0" w:type="auto"/>
            <w:vAlign w:val="center"/>
            <w:hideMark/>
          </w:tcPr>
          <w:p w14:paraId="66AD66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5521147" w14:textId="77777777" w:rsidR="00B77DDF" w:rsidRPr="006518C9" w:rsidRDefault="00921A47">
            <w:pPr>
              <w:pStyle w:val="HTMLPreformatted"/>
            </w:pPr>
            <w:r w:rsidRPr="006518C9">
              <w:t>Path /MzIdentML/DataCollection/AnalysisData/ProteinDetectionList/ProteinAmbiguityGroup/ProteinDetection</w:t>
            </w:r>
          </w:p>
          <w:p w14:paraId="586D8458" w14:textId="77777777" w:rsidR="00921A47" w:rsidRPr="006518C9" w:rsidRDefault="00921A47">
            <w:pPr>
              <w:pStyle w:val="HTMLPreformatted"/>
            </w:pPr>
            <w:r w:rsidRPr="006518C9">
              <w:t>Hypothesis</w:t>
            </w:r>
          </w:p>
          <w:p w14:paraId="7C7AFC9B" w14:textId="77777777" w:rsidR="00921A47" w:rsidRPr="006518C9" w:rsidRDefault="00921A47">
            <w:pPr>
              <w:pStyle w:val="HTMLPreformatted"/>
            </w:pPr>
            <w:r w:rsidRPr="006518C9">
              <w:t xml:space="preserve">MAY supply term </w:t>
            </w:r>
            <w:hyperlink r:id="rId212" w:tgtFrame="new" w:history="1">
              <w:r w:rsidRPr="006518C9">
                <w:rPr>
                  <w:rStyle w:val="Hyperlink"/>
                </w:rPr>
                <w:t>MS:1002403</w:t>
              </w:r>
            </w:hyperlink>
            <w:r w:rsidRPr="006518C9">
              <w:t xml:space="preserve"> (</w:t>
            </w:r>
            <w:r w:rsidRPr="006518C9">
              <w:rPr>
                <w:rStyle w:val="popup"/>
              </w:rPr>
              <w:t>group representative</w:t>
            </w:r>
            <w:r w:rsidRPr="006518C9">
              <w:t>) only once</w:t>
            </w:r>
          </w:p>
          <w:p w14:paraId="1539C1F1" w14:textId="77777777" w:rsidR="00921A47" w:rsidRPr="006518C9" w:rsidRDefault="00921A47">
            <w:pPr>
              <w:pStyle w:val="HTMLPreformatted"/>
            </w:pPr>
            <w:r w:rsidRPr="006518C9">
              <w:t xml:space="preserve">MAY supply a *child* term of </w:t>
            </w:r>
            <w:hyperlink r:id="rId213"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63D2094C" w14:textId="77777777" w:rsidR="00921A47" w:rsidRPr="006518C9" w:rsidRDefault="00921A47">
            <w:pPr>
              <w:pStyle w:val="HTMLPreformatted"/>
            </w:pPr>
            <w:r w:rsidRPr="006518C9">
              <w:t xml:space="preserve">  e.g.: </w:t>
            </w:r>
            <w:hyperlink r:id="rId214"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0BBBA525" w14:textId="77777777" w:rsidR="00921A47" w:rsidRPr="006518C9" w:rsidRDefault="00921A47">
            <w:pPr>
              <w:pStyle w:val="HTMLPreformatted"/>
            </w:pPr>
            <w:r w:rsidRPr="006518C9">
              <w:t xml:space="preserve">  e.g.: </w:t>
            </w:r>
            <w:hyperlink r:id="rId215"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38BB2B92" w14:textId="77777777" w:rsidR="00921A47" w:rsidRPr="006518C9" w:rsidRDefault="00921A47">
            <w:pPr>
              <w:pStyle w:val="HTMLPreformatted"/>
            </w:pPr>
            <w:r w:rsidRPr="006518C9">
              <w:t xml:space="preserve">  e.g.: </w:t>
            </w:r>
            <w:hyperlink r:id="rId216"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F83638A" w14:textId="77777777" w:rsidR="00921A47" w:rsidRPr="006518C9" w:rsidRDefault="00921A47">
            <w:pPr>
              <w:pStyle w:val="HTMLPreformatted"/>
            </w:pPr>
            <w:r w:rsidRPr="006518C9">
              <w:t xml:space="preserve">  e.g.: </w:t>
            </w:r>
            <w:hyperlink r:id="rId217"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6E8EADB9" w14:textId="77777777" w:rsidR="00921A47" w:rsidRPr="006518C9" w:rsidRDefault="00921A47">
            <w:pPr>
              <w:pStyle w:val="HTMLPreformatted"/>
            </w:pPr>
            <w:r w:rsidRPr="006518C9">
              <w:t xml:space="preserve">  e.g.: </w:t>
            </w:r>
            <w:hyperlink r:id="rId218"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72AB9780" w14:textId="77777777" w:rsidR="00921A47" w:rsidRPr="006518C9" w:rsidRDefault="00921A47">
            <w:pPr>
              <w:pStyle w:val="HTMLPreformatted"/>
            </w:pPr>
            <w:r w:rsidRPr="006518C9">
              <w:t xml:space="preserve">  e.g.: </w:t>
            </w:r>
            <w:hyperlink r:id="rId219"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3BE00F19" w14:textId="77777777" w:rsidR="00921A47" w:rsidRPr="006518C9" w:rsidRDefault="00921A47">
            <w:pPr>
              <w:pStyle w:val="HTMLPreformatted"/>
            </w:pPr>
            <w:r w:rsidRPr="006518C9">
              <w:t xml:space="preserve">  e.g.: </w:t>
            </w:r>
            <w:hyperlink r:id="rId220"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1DB006D4" w14:textId="77777777" w:rsidR="00921A47" w:rsidRPr="006518C9" w:rsidRDefault="00921A47">
            <w:pPr>
              <w:pStyle w:val="HTMLPreformatted"/>
            </w:pPr>
            <w:r w:rsidRPr="006518C9">
              <w:t xml:space="preserve">  e.g.: </w:t>
            </w:r>
            <w:hyperlink r:id="rId221" w:tgtFrame="new" w:history="1">
              <w:r w:rsidRPr="006518C9">
                <w:rPr>
                  <w:rStyle w:val="Hyperlink"/>
                </w:rPr>
                <w:t>MS:1001157</w:t>
              </w:r>
            </w:hyperlink>
            <w:r w:rsidRPr="006518C9">
              <w:t xml:space="preserve"> (</w:t>
            </w:r>
            <w:r w:rsidRPr="006518C9">
              <w:rPr>
                <w:rStyle w:val="popup"/>
              </w:rPr>
              <w:t>SEQUEST:sp</w:t>
            </w:r>
            <w:r w:rsidRPr="006518C9">
              <w:t xml:space="preserve">) </w:t>
            </w:r>
          </w:p>
          <w:p w14:paraId="0502B734" w14:textId="77777777" w:rsidR="00921A47" w:rsidRPr="006518C9" w:rsidRDefault="00921A47">
            <w:pPr>
              <w:pStyle w:val="HTMLPreformatted"/>
            </w:pPr>
            <w:r w:rsidRPr="006518C9">
              <w:t xml:space="preserve">  e.g.: </w:t>
            </w:r>
            <w:hyperlink r:id="rId222"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543B049B" w14:textId="77777777" w:rsidR="00921A47" w:rsidRPr="006518C9" w:rsidRDefault="00921A47">
            <w:pPr>
              <w:pStyle w:val="HTMLPreformatted"/>
            </w:pPr>
            <w:r w:rsidRPr="006518C9">
              <w:t xml:space="preserve">  e.g.: </w:t>
            </w:r>
            <w:hyperlink r:id="rId223"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772C896B" w14:textId="77777777" w:rsidR="00921A47" w:rsidRPr="006518C9" w:rsidRDefault="00921A47">
            <w:pPr>
              <w:pStyle w:val="HTMLPreformatted"/>
            </w:pPr>
            <w:r w:rsidRPr="006518C9">
              <w:t xml:space="preserve">  </w:t>
            </w:r>
            <w:hyperlink r:id="rId224" w:tgtFrame="new" w:history="1">
              <w:r w:rsidRPr="006518C9">
                <w:rPr>
                  <w:rStyle w:val="Hyperlink"/>
                </w:rPr>
                <w:t>et al.</w:t>
              </w:r>
            </w:hyperlink>
          </w:p>
          <w:p w14:paraId="02A0C948" w14:textId="77777777" w:rsidR="00921A47" w:rsidRPr="006518C9" w:rsidRDefault="00921A47">
            <w:pPr>
              <w:pStyle w:val="HTMLPreformatted"/>
            </w:pPr>
            <w:r w:rsidRPr="006518C9">
              <w:t xml:space="preserve">MUST supply term </w:t>
            </w:r>
            <w:hyperlink r:id="rId225" w:tgtFrame="new" w:history="1">
              <w:r w:rsidRPr="006518C9">
                <w:rPr>
                  <w:rStyle w:val="Hyperlink"/>
                </w:rPr>
                <w:t>MS:1002402</w:t>
              </w:r>
            </w:hyperlink>
            <w:r w:rsidRPr="006518C9">
              <w:t xml:space="preserve"> (</w:t>
            </w:r>
            <w:r w:rsidRPr="006518C9">
              <w:rPr>
                <w:rStyle w:val="popup"/>
              </w:rPr>
              <w:t>non-leading protein</w:t>
            </w:r>
            <w:r w:rsidRPr="006518C9">
              <w:t>) only once</w:t>
            </w:r>
          </w:p>
          <w:p w14:paraId="6D5688EC" w14:textId="77777777" w:rsidR="00921A47" w:rsidRPr="006518C9" w:rsidRDefault="00921A47">
            <w:pPr>
              <w:pStyle w:val="HTMLPreformatted"/>
            </w:pPr>
            <w:r w:rsidRPr="006518C9">
              <w:t xml:space="preserve">MAY supply a *child* term of </w:t>
            </w:r>
            <w:hyperlink r:id="rId226"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2BCFC7AA" w14:textId="77777777" w:rsidR="00921A47" w:rsidRPr="006518C9" w:rsidRDefault="00921A47">
            <w:pPr>
              <w:pStyle w:val="HTMLPreformatted"/>
            </w:pPr>
            <w:r w:rsidRPr="006518C9">
              <w:t xml:space="preserve">  e.g.: </w:t>
            </w:r>
            <w:hyperlink r:id="rId227"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5D2B8DF6" w14:textId="77777777" w:rsidR="00921A47" w:rsidRPr="006518C9" w:rsidRDefault="00921A47">
            <w:pPr>
              <w:pStyle w:val="HTMLPreformatted"/>
            </w:pPr>
            <w:r w:rsidRPr="006518C9">
              <w:t xml:space="preserve">  e.g.: </w:t>
            </w:r>
            <w:hyperlink r:id="rId228"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AF201F6" w14:textId="77777777" w:rsidR="00921A47" w:rsidRPr="006518C9" w:rsidRDefault="00921A47">
            <w:pPr>
              <w:pStyle w:val="HTMLPreformatted"/>
            </w:pPr>
            <w:r w:rsidRPr="006518C9">
              <w:t xml:space="preserve">  e.g.: </w:t>
            </w:r>
            <w:hyperlink r:id="rId229"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61423446" w14:textId="77777777" w:rsidR="00921A47" w:rsidRPr="006518C9" w:rsidRDefault="00921A47">
            <w:pPr>
              <w:pStyle w:val="HTMLPreformatted"/>
            </w:pPr>
            <w:r w:rsidRPr="006518C9">
              <w:t xml:space="preserve">  e.g.: </w:t>
            </w:r>
            <w:hyperlink r:id="rId230" w:tgtFrame="new" w:history="1">
              <w:r w:rsidRPr="006518C9">
                <w:rPr>
                  <w:rStyle w:val="Hyperlink"/>
                </w:rPr>
                <w:t>MS:1001157</w:t>
              </w:r>
            </w:hyperlink>
            <w:r w:rsidRPr="006518C9">
              <w:t xml:space="preserve"> (</w:t>
            </w:r>
            <w:r w:rsidRPr="006518C9">
              <w:rPr>
                <w:rStyle w:val="popup"/>
              </w:rPr>
              <w:t>SEQUEST:sp</w:t>
            </w:r>
            <w:r w:rsidRPr="006518C9">
              <w:t xml:space="preserve">) </w:t>
            </w:r>
          </w:p>
          <w:p w14:paraId="43DC4FA6" w14:textId="77777777" w:rsidR="00921A47" w:rsidRPr="006518C9" w:rsidRDefault="00921A47">
            <w:pPr>
              <w:pStyle w:val="HTMLPreformatted"/>
            </w:pPr>
            <w:r w:rsidRPr="006518C9">
              <w:t xml:space="preserve">  e.g.: </w:t>
            </w:r>
            <w:hyperlink r:id="rId231"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75E8748F" w14:textId="77777777" w:rsidR="00921A47" w:rsidRPr="006518C9" w:rsidRDefault="00921A47">
            <w:pPr>
              <w:pStyle w:val="HTMLPreformatted"/>
            </w:pPr>
            <w:r w:rsidRPr="006518C9">
              <w:t xml:space="preserve">  e.g.: </w:t>
            </w:r>
            <w:hyperlink r:id="rId232"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71CC894F" w14:textId="77777777" w:rsidR="00921A47" w:rsidRPr="006518C9" w:rsidRDefault="00921A47">
            <w:pPr>
              <w:pStyle w:val="HTMLPreformatted"/>
            </w:pPr>
            <w:r w:rsidRPr="006518C9">
              <w:t xml:space="preserve">  e.g.: </w:t>
            </w:r>
            <w:hyperlink r:id="rId233" w:tgtFrame="new" w:history="1">
              <w:r w:rsidRPr="006518C9">
                <w:rPr>
                  <w:rStyle w:val="Hyperlink"/>
                </w:rPr>
                <w:t>MS:1001160</w:t>
              </w:r>
            </w:hyperlink>
            <w:r w:rsidRPr="006518C9">
              <w:t xml:space="preserve"> (</w:t>
            </w:r>
            <w:r w:rsidRPr="006518C9">
              <w:rPr>
                <w:rStyle w:val="popup"/>
              </w:rPr>
              <w:t>SEQUEST:sf</w:t>
            </w:r>
            <w:r w:rsidRPr="006518C9">
              <w:t xml:space="preserve">) </w:t>
            </w:r>
          </w:p>
          <w:p w14:paraId="4EBC832D" w14:textId="77777777" w:rsidR="00921A47" w:rsidRPr="006518C9" w:rsidRDefault="00921A47">
            <w:pPr>
              <w:pStyle w:val="HTMLPreformatted"/>
            </w:pPr>
            <w:r w:rsidRPr="006518C9">
              <w:t xml:space="preserve">  e.g.: </w:t>
            </w:r>
            <w:hyperlink r:id="rId234"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1012958" w14:textId="77777777" w:rsidR="00921A47" w:rsidRPr="006518C9" w:rsidRDefault="00921A47">
            <w:pPr>
              <w:pStyle w:val="HTMLPreformatted"/>
            </w:pPr>
            <w:r w:rsidRPr="006518C9">
              <w:t xml:space="preserve">  e.g.: </w:t>
            </w:r>
            <w:hyperlink r:id="rId235"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49BE033" w14:textId="77777777" w:rsidR="00921A47" w:rsidRPr="006518C9" w:rsidRDefault="00921A47">
            <w:pPr>
              <w:pStyle w:val="HTMLPreformatted"/>
            </w:pPr>
            <w:r w:rsidRPr="006518C9">
              <w:t xml:space="preserve">  e.g.: </w:t>
            </w:r>
            <w:hyperlink r:id="rId236"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AF4C617" w14:textId="77777777" w:rsidR="00921A47" w:rsidRPr="006518C9" w:rsidRDefault="00921A47">
            <w:pPr>
              <w:pStyle w:val="HTMLPreformatted"/>
            </w:pPr>
            <w:r w:rsidRPr="006518C9">
              <w:t xml:space="preserve">  </w:t>
            </w:r>
            <w:hyperlink r:id="rId237" w:tgtFrame="new" w:history="1">
              <w:r w:rsidRPr="006518C9">
                <w:rPr>
                  <w:rStyle w:val="Hyperlink"/>
                </w:rPr>
                <w:t>et al.</w:t>
              </w:r>
            </w:hyperlink>
          </w:p>
          <w:p w14:paraId="5B6037B8" w14:textId="77777777" w:rsidR="00921A47" w:rsidRPr="006518C9" w:rsidRDefault="00921A47">
            <w:pPr>
              <w:pStyle w:val="HTMLPreformatted"/>
            </w:pPr>
            <w:r w:rsidRPr="006518C9">
              <w:t xml:space="preserve">MAY supply a *child* term of </w:t>
            </w:r>
            <w:hyperlink r:id="rId238"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1546861B" w14:textId="77777777" w:rsidR="00921A47" w:rsidRPr="006518C9" w:rsidRDefault="00921A47">
            <w:pPr>
              <w:pStyle w:val="HTMLPreformatted"/>
            </w:pPr>
            <w:r w:rsidRPr="006518C9">
              <w:t xml:space="preserve">  e.g.: </w:t>
            </w:r>
            <w:hyperlink r:id="rId239"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D9381BD" w14:textId="77777777" w:rsidR="00921A47" w:rsidRPr="006518C9" w:rsidRDefault="00921A47">
            <w:pPr>
              <w:pStyle w:val="HTMLPreformatted"/>
            </w:pPr>
            <w:r w:rsidRPr="006518C9">
              <w:t xml:space="preserve">  e.g.: </w:t>
            </w:r>
            <w:hyperlink r:id="rId240"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2EE517E3" w14:textId="77777777" w:rsidR="00921A47" w:rsidRPr="006518C9" w:rsidRDefault="00921A47">
            <w:pPr>
              <w:pStyle w:val="HTMLPreformatted"/>
            </w:pPr>
            <w:r w:rsidRPr="006518C9">
              <w:t xml:space="preserve">  e.g.: </w:t>
            </w:r>
            <w:hyperlink r:id="rId241"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5D22C58" w14:textId="77777777" w:rsidR="00921A47" w:rsidRPr="006518C9" w:rsidRDefault="00921A47">
            <w:pPr>
              <w:pStyle w:val="HTMLPreformatted"/>
            </w:pPr>
            <w:r w:rsidRPr="006518C9">
              <w:t xml:space="preserve">  e.g.: </w:t>
            </w:r>
            <w:hyperlink r:id="rId242"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0AFBED62" w14:textId="77777777" w:rsidR="00921A47" w:rsidRPr="006518C9" w:rsidRDefault="00921A47">
            <w:pPr>
              <w:pStyle w:val="HTMLPreformatted"/>
            </w:pPr>
            <w:r w:rsidRPr="006518C9">
              <w:t xml:space="preserve">  e.g.: </w:t>
            </w:r>
            <w:hyperlink r:id="rId243"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7DCE9207" w14:textId="77777777" w:rsidR="00921A47" w:rsidRPr="006518C9" w:rsidRDefault="00921A47">
            <w:pPr>
              <w:pStyle w:val="HTMLPreformatted"/>
            </w:pPr>
            <w:r w:rsidRPr="006518C9">
              <w:t xml:space="preserve">  e.g.: </w:t>
            </w:r>
            <w:hyperlink r:id="rId244"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78C5170B" w14:textId="77777777" w:rsidR="00921A47" w:rsidRPr="006518C9" w:rsidRDefault="00921A47">
            <w:pPr>
              <w:pStyle w:val="HTMLPreformatted"/>
            </w:pPr>
            <w:r w:rsidRPr="006518C9">
              <w:t xml:space="preserve">  e.g.: </w:t>
            </w:r>
            <w:hyperlink r:id="rId245"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3C11EE9E" w14:textId="77777777" w:rsidR="00921A47" w:rsidRPr="006518C9" w:rsidRDefault="00921A47">
            <w:pPr>
              <w:pStyle w:val="HTMLPreformatted"/>
            </w:pPr>
            <w:r w:rsidRPr="006518C9">
              <w:t xml:space="preserve">  e.g.: </w:t>
            </w:r>
            <w:hyperlink r:id="rId246"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6FBF35A" w14:textId="77777777" w:rsidR="00921A47" w:rsidRPr="006518C9" w:rsidRDefault="00921A47">
            <w:pPr>
              <w:pStyle w:val="HTMLPreformatted"/>
            </w:pPr>
            <w:r w:rsidRPr="006518C9">
              <w:lastRenderedPageBreak/>
              <w:t xml:space="preserve">  e.g.: </w:t>
            </w:r>
            <w:hyperlink r:id="rId247"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5AB36FE7" w14:textId="77777777" w:rsidR="00921A47" w:rsidRPr="006518C9" w:rsidRDefault="00921A47">
            <w:pPr>
              <w:pStyle w:val="HTMLPreformatted"/>
            </w:pPr>
            <w:r w:rsidRPr="006518C9">
              <w:t xml:space="preserve">  e.g.: </w:t>
            </w:r>
            <w:hyperlink r:id="rId248"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30D8D134" w14:textId="77777777" w:rsidR="00921A47" w:rsidRPr="006518C9" w:rsidRDefault="00921A47">
            <w:pPr>
              <w:pStyle w:val="HTMLPreformatted"/>
            </w:pPr>
            <w:r w:rsidRPr="006518C9">
              <w:t xml:space="preserve">  </w:t>
            </w:r>
            <w:hyperlink r:id="rId249" w:tgtFrame="new" w:history="1">
              <w:r w:rsidRPr="006518C9">
                <w:rPr>
                  <w:rStyle w:val="Hyperlink"/>
                </w:rPr>
                <w:t>et al.</w:t>
              </w:r>
            </w:hyperlink>
          </w:p>
          <w:p w14:paraId="08DE7B08" w14:textId="77777777" w:rsidR="00921A47" w:rsidRPr="006518C9" w:rsidRDefault="00921A47">
            <w:pPr>
              <w:pStyle w:val="HTMLPreformatted"/>
            </w:pPr>
            <w:r w:rsidRPr="006518C9">
              <w:t xml:space="preserve">MAY supply a *child* term of </w:t>
            </w:r>
            <w:hyperlink r:id="rId250"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5A228BCA" w14:textId="77777777" w:rsidR="00921A47" w:rsidRPr="006518C9" w:rsidRDefault="00921A47">
            <w:pPr>
              <w:pStyle w:val="HTMLPreformatted"/>
            </w:pPr>
            <w:r w:rsidRPr="006518C9">
              <w:t xml:space="preserve">  e.g.: </w:t>
            </w:r>
            <w:hyperlink r:id="rId251"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A59B2D3" w14:textId="77777777" w:rsidR="00921A47" w:rsidRPr="006518C9" w:rsidRDefault="00921A47">
            <w:pPr>
              <w:pStyle w:val="HTMLPreformatted"/>
            </w:pPr>
            <w:r w:rsidRPr="006518C9">
              <w:t xml:space="preserve">  e.g.: </w:t>
            </w:r>
            <w:hyperlink r:id="rId252"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5E2E3ED0" w14:textId="77777777" w:rsidR="00921A47" w:rsidRPr="006518C9" w:rsidRDefault="00921A47">
            <w:pPr>
              <w:pStyle w:val="HTMLPreformatted"/>
            </w:pPr>
            <w:r w:rsidRPr="006518C9">
              <w:t xml:space="preserve">  e.g.: </w:t>
            </w:r>
            <w:hyperlink r:id="rId253"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2C9CA3" w14:textId="77777777" w:rsidR="00921A47" w:rsidRPr="006518C9" w:rsidRDefault="00921A47">
            <w:pPr>
              <w:pStyle w:val="HTMLPreformatted"/>
            </w:pPr>
            <w:r w:rsidRPr="006518C9">
              <w:t xml:space="preserve">  e.g.: </w:t>
            </w:r>
            <w:hyperlink r:id="rId254"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5D81E258" w14:textId="77777777" w:rsidR="00921A47" w:rsidRPr="006518C9" w:rsidRDefault="00921A47">
            <w:pPr>
              <w:pStyle w:val="HTMLPreformatted"/>
            </w:pPr>
            <w:r w:rsidRPr="006518C9">
              <w:t xml:space="preserve">  e.g.: </w:t>
            </w:r>
            <w:hyperlink r:id="rId255"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5AD52E99" w14:textId="77777777" w:rsidR="00921A47" w:rsidRPr="006518C9" w:rsidRDefault="00921A47">
            <w:pPr>
              <w:pStyle w:val="HTMLPreformatted"/>
            </w:pPr>
            <w:r w:rsidRPr="006518C9">
              <w:t xml:space="preserve">  e.g.: </w:t>
            </w:r>
            <w:hyperlink r:id="rId256"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3F697B40" w14:textId="77777777" w:rsidR="00921A47" w:rsidRPr="006518C9" w:rsidRDefault="00921A47">
            <w:pPr>
              <w:pStyle w:val="HTMLPreformatted"/>
            </w:pPr>
            <w:r w:rsidRPr="006518C9">
              <w:t xml:space="preserve">  e.g.: </w:t>
            </w:r>
            <w:hyperlink r:id="rId257"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4CAA0DA8" w14:textId="77777777" w:rsidR="00921A47" w:rsidRPr="006518C9" w:rsidRDefault="00921A47">
            <w:pPr>
              <w:pStyle w:val="HTMLPreformatted"/>
            </w:pPr>
            <w:r w:rsidRPr="006518C9">
              <w:t xml:space="preserve">  e.g.: </w:t>
            </w:r>
            <w:hyperlink r:id="rId258"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32DAC3D8" w14:textId="77777777" w:rsidR="00921A47" w:rsidRPr="006518C9" w:rsidRDefault="00921A47">
            <w:pPr>
              <w:pStyle w:val="HTMLPreformatted"/>
            </w:pPr>
            <w:r w:rsidRPr="006518C9">
              <w:t xml:space="preserve">  e.g.: </w:t>
            </w:r>
            <w:hyperlink r:id="rId259"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0D97F8D5" w14:textId="77777777" w:rsidR="00921A47" w:rsidRPr="006518C9" w:rsidRDefault="00921A47">
            <w:pPr>
              <w:pStyle w:val="HTMLPreformatted"/>
            </w:pPr>
            <w:r w:rsidRPr="006518C9">
              <w:t xml:space="preserve">  e.g.: </w:t>
            </w:r>
            <w:hyperlink r:id="rId260"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1A31C22C" w14:textId="77777777" w:rsidR="00921A47" w:rsidRPr="006518C9" w:rsidRDefault="00921A47">
            <w:pPr>
              <w:pStyle w:val="HTMLPreformatted"/>
            </w:pPr>
            <w:r w:rsidRPr="006518C9">
              <w:t xml:space="preserve">  </w:t>
            </w:r>
            <w:hyperlink r:id="rId261" w:tgtFrame="new" w:history="1">
              <w:r w:rsidRPr="006518C9">
                <w:rPr>
                  <w:rStyle w:val="Hyperlink"/>
                </w:rPr>
                <w:t>et al.</w:t>
              </w:r>
            </w:hyperlink>
          </w:p>
          <w:p w14:paraId="01F2CDB5" w14:textId="77777777" w:rsidR="00921A47" w:rsidRPr="006518C9" w:rsidRDefault="00921A47">
            <w:pPr>
              <w:pStyle w:val="HTMLPreformatted"/>
            </w:pPr>
            <w:r w:rsidRPr="006518C9">
              <w:t xml:space="preserve">MUST supply term </w:t>
            </w:r>
            <w:hyperlink r:id="rId262"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1C853480" w14:textId="77777777" w:rsidR="00921A47" w:rsidRPr="006518C9" w:rsidRDefault="00E81A39" w:rsidP="00921A47">
      <w:pPr>
        <w:rPr>
          <w:b/>
          <w:lang w:val="en-US"/>
        </w:rPr>
      </w:pPr>
      <w:r w:rsidRPr="006518C9">
        <w:rPr>
          <w:b/>
          <w:lang w:val="en-US"/>
        </w:rPr>
        <w:lastRenderedPageBreak/>
        <w:t>Example for protein grouping:</w:t>
      </w:r>
    </w:p>
    <w:p w14:paraId="3D3BD436"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value="107.73038501509386"&gt;&lt;/cvParam&gt;</w:t>
      </w:r>
    </w:p>
    <w:p w14:paraId="3B4900EC"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7AB52763"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accession="MS:1001594" name="sequence same-set protein" value="PDH_Q3TWF2_PAG_2106 PDH_Q3U7T8_PAG_2106 PDH_Q3U9G2_PAG_2106"&gt;&lt;/cvParam&gt;</w:t>
      </w:r>
    </w:p>
    <w:p w14:paraId="12B4F003"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42685E0F" w14:textId="77777777" w:rsidR="00E81A39" w:rsidRPr="006518C9" w:rsidRDefault="00E81A39" w:rsidP="00E81A39">
      <w:pPr>
        <w:rPr>
          <w:lang w:val="en-US"/>
        </w:rPr>
      </w:pPr>
    </w:p>
    <w:p w14:paraId="38ED3D6A" w14:textId="77777777" w:rsidR="00921A47" w:rsidRPr="006518C9" w:rsidRDefault="00921A47" w:rsidP="00921A47">
      <w:pPr>
        <w:pStyle w:val="Heading2"/>
      </w:pPr>
      <w:bookmarkStart w:id="238" w:name="_Toc457214112"/>
      <w:r w:rsidRPr="006518C9">
        <w:t>Element &lt;</w:t>
      </w:r>
      <w:bookmarkStart w:id="239" w:name="ProteinDetectionList"/>
      <w:r w:rsidRPr="006518C9">
        <w:t>ProteinDetectionList</w:t>
      </w:r>
      <w:bookmarkEnd w:id="239"/>
      <w:r w:rsidRPr="006518C9">
        <w:t>&gt;</w:t>
      </w:r>
      <w:bookmarkEnd w:id="2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14:paraId="1BCB72FB" w14:textId="77777777" w:rsidTr="00921A47">
        <w:trPr>
          <w:tblCellSpacing w:w="15" w:type="dxa"/>
        </w:trPr>
        <w:tc>
          <w:tcPr>
            <w:tcW w:w="0" w:type="auto"/>
            <w:vAlign w:val="center"/>
            <w:hideMark/>
          </w:tcPr>
          <w:p w14:paraId="0059EEC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2A88B6"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6C141B1C" w14:textId="77777777" w:rsidTr="00921A47">
        <w:trPr>
          <w:tblCellSpacing w:w="15" w:type="dxa"/>
        </w:trPr>
        <w:tc>
          <w:tcPr>
            <w:tcW w:w="0" w:type="auto"/>
            <w:vAlign w:val="center"/>
            <w:hideMark/>
          </w:tcPr>
          <w:p w14:paraId="6706C64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F08B13"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6517A48" w14:textId="77777777" w:rsidTr="00921A47">
        <w:trPr>
          <w:tblCellSpacing w:w="15" w:type="dxa"/>
        </w:trPr>
        <w:tc>
          <w:tcPr>
            <w:tcW w:w="0" w:type="auto"/>
            <w:vAlign w:val="center"/>
            <w:hideMark/>
          </w:tcPr>
          <w:p w14:paraId="5A60FEC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14:paraId="2F719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9F61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207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4B6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9C2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5DE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53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D45F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236E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0BE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2280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12F7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D3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839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70C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B9DC9E" w14:textId="77777777" w:rsidR="00921A47" w:rsidRPr="006518C9" w:rsidRDefault="00921A47">
            <w:pPr>
              <w:rPr>
                <w:sz w:val="24"/>
                <w:szCs w:val="24"/>
                <w:lang w:val="en-US"/>
              </w:rPr>
            </w:pPr>
          </w:p>
        </w:tc>
      </w:tr>
      <w:tr w:rsidR="00921A47" w:rsidRPr="006518C9" w14:paraId="0FB5BCD9" w14:textId="77777777" w:rsidTr="00921A47">
        <w:trPr>
          <w:tblCellSpacing w:w="15" w:type="dxa"/>
        </w:trPr>
        <w:tc>
          <w:tcPr>
            <w:tcW w:w="0" w:type="auto"/>
            <w:vAlign w:val="center"/>
            <w:hideMark/>
          </w:tcPr>
          <w:p w14:paraId="6ECCF0A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14:paraId="5704B8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9F27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896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E30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6B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6C00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3AA6B" w14:textId="77777777" w:rsidR="00921A47" w:rsidRPr="006518C9" w:rsidRDefault="0032247A">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7DC3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4F6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88AC"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4F52C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5767"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D7EE8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657E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29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95866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7821"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708C4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C7E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AF27" w14:textId="77777777" w:rsidR="00921A47" w:rsidRPr="006518C9" w:rsidRDefault="00921A47">
                  <w:pPr>
                    <w:rPr>
                      <w:sz w:val="24"/>
                      <w:szCs w:val="24"/>
                      <w:lang w:val="en-US"/>
                    </w:rPr>
                  </w:pPr>
                  <w:r w:rsidRPr="006518C9">
                    <w:rPr>
                      <w:lang w:val="en-US"/>
                    </w:rPr>
                    <w:t>A single user-defined parameter.</w:t>
                  </w:r>
                </w:p>
              </w:tc>
            </w:tr>
          </w:tbl>
          <w:p w14:paraId="4F58760D" w14:textId="77777777" w:rsidR="00921A47" w:rsidRPr="006518C9" w:rsidRDefault="00921A47">
            <w:pPr>
              <w:rPr>
                <w:sz w:val="24"/>
                <w:szCs w:val="24"/>
                <w:lang w:val="en-US"/>
              </w:rPr>
            </w:pPr>
          </w:p>
        </w:tc>
      </w:tr>
      <w:tr w:rsidR="00921A47" w:rsidRPr="006518C9" w14:paraId="786FD1CB" w14:textId="77777777" w:rsidTr="00921A47">
        <w:trPr>
          <w:tblCellSpacing w:w="15" w:type="dxa"/>
        </w:trPr>
        <w:tc>
          <w:tcPr>
            <w:tcW w:w="0" w:type="auto"/>
            <w:vAlign w:val="center"/>
            <w:hideMark/>
          </w:tcPr>
          <w:p w14:paraId="4A1A886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6F0B541" w14:textId="77777777" w:rsidR="00921A47" w:rsidRPr="006518C9" w:rsidRDefault="00921A47">
            <w:pPr>
              <w:pStyle w:val="HTMLPreformatted"/>
            </w:pPr>
            <w:r w:rsidRPr="006518C9">
              <w:t>&lt;ProteinDetectionList id="PDL_1" xmlns="http://psidev.info/psi/pi/mzIdentML/1.2"&gt;</w:t>
            </w:r>
          </w:p>
          <w:p w14:paraId="0B6681E4" w14:textId="77777777" w:rsidR="00921A47" w:rsidRPr="006518C9" w:rsidRDefault="00921A47">
            <w:pPr>
              <w:pStyle w:val="HTMLPreformatted"/>
            </w:pPr>
            <w:r w:rsidRPr="006518C9">
              <w:t xml:space="preserve">    &lt;ProteinAmbiguityGroup id="PAG_0"&gt;</w:t>
            </w:r>
          </w:p>
          <w:p w14:paraId="7691C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5124617D" w14:textId="77777777" w:rsidR="00921A47" w:rsidRPr="006518C9" w:rsidRDefault="00921A47">
            <w:pPr>
              <w:pStyle w:val="HTMLPreformatted"/>
            </w:pPr>
            <w:r w:rsidRPr="006518C9">
              <w:t xml:space="preserve">            &lt;PeptideHypothesis peptideEvidence_ref="PE16_2_69"&gt;</w:t>
            </w:r>
          </w:p>
          <w:p w14:paraId="7BBCD624" w14:textId="77777777" w:rsidR="00921A47" w:rsidRPr="006518C9" w:rsidRDefault="00921A47">
            <w:pPr>
              <w:pStyle w:val="HTMLPreformatted"/>
            </w:pPr>
            <w:r w:rsidRPr="006518C9">
              <w:t xml:space="preserve">                &lt;SpectrumIdentificationItemRef spectrumIdentificationItem_ref="SII_16_1"/&gt;</w:t>
            </w:r>
          </w:p>
          <w:p w14:paraId="16702C33" w14:textId="77777777" w:rsidR="00921A47" w:rsidRPr="006518C9" w:rsidRDefault="00921A47">
            <w:pPr>
              <w:pStyle w:val="HTMLPreformatted"/>
            </w:pPr>
            <w:r w:rsidRPr="006518C9">
              <w:t xml:space="preserve">            &lt;/PeptideHypothesis&gt;</w:t>
            </w:r>
          </w:p>
          <w:p w14:paraId="685C6396" w14:textId="77777777" w:rsidR="00921A47" w:rsidRPr="006518C9" w:rsidRDefault="00921A47">
            <w:pPr>
              <w:pStyle w:val="HTMLPreformatted"/>
            </w:pPr>
            <w:r w:rsidRPr="006518C9">
              <w:t xml:space="preserve">            &lt;PeptideHypothesis peptideEvidence_ref="PE17_2_107"&gt;</w:t>
            </w:r>
          </w:p>
          <w:p w14:paraId="3B656123" w14:textId="77777777" w:rsidR="00921A47" w:rsidRPr="006518C9" w:rsidRDefault="00921A47">
            <w:pPr>
              <w:pStyle w:val="HTMLPreformatted"/>
            </w:pPr>
            <w:r w:rsidRPr="006518C9">
              <w:t xml:space="preserve">  ...</w:t>
            </w:r>
          </w:p>
          <w:p w14:paraId="3B4C47EB" w14:textId="77777777" w:rsidR="00921A47" w:rsidRPr="006518C9" w:rsidRDefault="00921A47">
            <w:pPr>
              <w:pStyle w:val="HTMLPreformatted"/>
            </w:pPr>
            <w:r w:rsidRPr="006518C9">
              <w:t>&lt;/ProteinDetectionList&gt;</w:t>
            </w:r>
          </w:p>
        </w:tc>
      </w:tr>
      <w:tr w:rsidR="00921A47" w:rsidRPr="006518C9" w14:paraId="291A355A" w14:textId="77777777" w:rsidTr="00921A47">
        <w:trPr>
          <w:tblCellSpacing w:w="15" w:type="dxa"/>
        </w:trPr>
        <w:tc>
          <w:tcPr>
            <w:tcW w:w="0" w:type="auto"/>
            <w:vAlign w:val="center"/>
            <w:hideMark/>
          </w:tcPr>
          <w:p w14:paraId="74D0474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54AD28B" w14:textId="77777777" w:rsidR="00921A47" w:rsidRPr="006518C9" w:rsidRDefault="00921A47">
            <w:pPr>
              <w:pStyle w:val="HTMLPreformatted"/>
            </w:pPr>
            <w:r w:rsidRPr="006518C9">
              <w:t>Path /MzIdentML/DataCollection/AnalysisData/ProteinDetectionList</w:t>
            </w:r>
          </w:p>
          <w:p w14:paraId="527C0C6A" w14:textId="77777777" w:rsidR="00921A47" w:rsidRPr="006518C9" w:rsidRDefault="00921A47">
            <w:pPr>
              <w:pStyle w:val="HTMLPreformatted"/>
            </w:pPr>
            <w:r w:rsidRPr="006518C9">
              <w:t xml:space="preserve">MAY supply a *child* term of </w:t>
            </w:r>
            <w:hyperlink r:id="rId263"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7BF52A54" w14:textId="77777777" w:rsidR="00921A47" w:rsidRPr="006518C9" w:rsidRDefault="00921A47">
            <w:pPr>
              <w:pStyle w:val="HTMLPreformatted"/>
            </w:pPr>
            <w:r w:rsidRPr="006518C9">
              <w:t xml:space="preserve">  e.g.: </w:t>
            </w:r>
            <w:hyperlink r:id="rId264"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0765C0F8" w14:textId="77777777" w:rsidR="00921A47" w:rsidRPr="006518C9" w:rsidRDefault="00921A47">
            <w:pPr>
              <w:pStyle w:val="HTMLPreformatted"/>
            </w:pPr>
            <w:r w:rsidRPr="006518C9">
              <w:t xml:space="preserve">  e.g.: </w:t>
            </w:r>
            <w:hyperlink r:id="rId265"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65A8A5A9" w14:textId="77777777" w:rsidR="00921A47" w:rsidRPr="006518C9" w:rsidRDefault="00921A47">
            <w:pPr>
              <w:pStyle w:val="HTMLPreformatted"/>
            </w:pPr>
            <w:r w:rsidRPr="006518C9">
              <w:t xml:space="preserve">  e.g.: </w:t>
            </w:r>
            <w:hyperlink r:id="rId266"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11E82DBF" w14:textId="77777777" w:rsidR="00921A47" w:rsidRPr="006518C9" w:rsidRDefault="00921A47">
            <w:pPr>
              <w:pStyle w:val="HTMLPreformatted"/>
            </w:pPr>
            <w:r w:rsidRPr="006518C9">
              <w:t xml:space="preserve">  e.g.: </w:t>
            </w:r>
            <w:hyperlink r:id="rId267"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132FBAB4" w14:textId="77777777" w:rsidR="00921A47" w:rsidRPr="006518C9" w:rsidRDefault="00921A47">
            <w:pPr>
              <w:pStyle w:val="HTMLPreformatted"/>
            </w:pPr>
            <w:r w:rsidRPr="006518C9">
              <w:t xml:space="preserve">MUST supply term </w:t>
            </w:r>
            <w:hyperlink r:id="rId268"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6D7D8CBE" w14:textId="77777777" w:rsidR="00921A47" w:rsidRPr="006518C9" w:rsidRDefault="00921A47" w:rsidP="00921A47">
      <w:pPr>
        <w:rPr>
          <w:lang w:val="en-US"/>
        </w:rPr>
      </w:pPr>
    </w:p>
    <w:p w14:paraId="048D4711" w14:textId="77777777" w:rsidR="00921A47" w:rsidRPr="006518C9" w:rsidRDefault="00921A47" w:rsidP="00921A47">
      <w:pPr>
        <w:pStyle w:val="Heading2"/>
      </w:pPr>
      <w:bookmarkStart w:id="240" w:name="_Toc457214113"/>
      <w:r w:rsidRPr="006518C9">
        <w:t>Element &lt;</w:t>
      </w:r>
      <w:bookmarkStart w:id="241" w:name="ProteinDetectionProtocol"/>
      <w:r w:rsidRPr="006518C9">
        <w:t>ProteinDetectionProtocol</w:t>
      </w:r>
      <w:bookmarkEnd w:id="241"/>
      <w:r w:rsidRPr="006518C9">
        <w:t>&gt;</w:t>
      </w:r>
      <w:bookmarkEnd w:id="2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RPr="006518C9" w14:paraId="3B88D331" w14:textId="77777777" w:rsidTr="00921A47">
        <w:trPr>
          <w:tblCellSpacing w:w="15" w:type="dxa"/>
        </w:trPr>
        <w:tc>
          <w:tcPr>
            <w:tcW w:w="0" w:type="auto"/>
            <w:vAlign w:val="center"/>
            <w:hideMark/>
          </w:tcPr>
          <w:p w14:paraId="3AEC1C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F07DBD2"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247C2388" w14:textId="77777777" w:rsidTr="00921A47">
        <w:trPr>
          <w:tblCellSpacing w:w="15" w:type="dxa"/>
        </w:trPr>
        <w:tc>
          <w:tcPr>
            <w:tcW w:w="0" w:type="auto"/>
            <w:vAlign w:val="center"/>
            <w:hideMark/>
          </w:tcPr>
          <w:p w14:paraId="0B1AD8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F8BD1F"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0B78B013" w14:textId="77777777" w:rsidTr="00921A47">
        <w:trPr>
          <w:tblCellSpacing w:w="15" w:type="dxa"/>
        </w:trPr>
        <w:tc>
          <w:tcPr>
            <w:tcW w:w="0" w:type="auto"/>
            <w:vAlign w:val="center"/>
            <w:hideMark/>
          </w:tcPr>
          <w:p w14:paraId="496BE701"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5618495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9FF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37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306A"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0E3B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BD006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3493A"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D2B1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BA08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BD9F5F1"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046D509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5782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FA9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BB4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94558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D0B954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8DA8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B0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F67C3"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D0C545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6A5CD9" w14:textId="77777777" w:rsidR="00921A47" w:rsidRPr="006518C9" w:rsidRDefault="00921A47">
            <w:pPr>
              <w:rPr>
                <w:sz w:val="24"/>
                <w:szCs w:val="24"/>
                <w:lang w:val="en-US"/>
              </w:rPr>
            </w:pPr>
          </w:p>
        </w:tc>
      </w:tr>
      <w:tr w:rsidR="00921A47" w:rsidRPr="006518C9" w14:paraId="686FA617" w14:textId="77777777" w:rsidTr="00921A47">
        <w:trPr>
          <w:tblCellSpacing w:w="15" w:type="dxa"/>
        </w:trPr>
        <w:tc>
          <w:tcPr>
            <w:tcW w:w="0" w:type="auto"/>
            <w:vAlign w:val="center"/>
            <w:hideMark/>
          </w:tcPr>
          <w:p w14:paraId="30078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652AF4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BDE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95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CF5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6135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4B9C4E"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B690B" w14:textId="77777777" w:rsidR="00921A47" w:rsidRPr="006518C9" w:rsidRDefault="0032247A">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99CF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A4D33"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E008DC4"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F5ADBC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818CE" w14:textId="77777777" w:rsidR="00921A47" w:rsidRPr="006518C9" w:rsidRDefault="0032247A">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9C60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2A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B55A2FF"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2BAEB557" w14:textId="77777777" w:rsidR="00921A47" w:rsidRPr="006518C9" w:rsidRDefault="00921A47">
            <w:pPr>
              <w:rPr>
                <w:sz w:val="24"/>
                <w:szCs w:val="24"/>
                <w:lang w:val="en-US"/>
              </w:rPr>
            </w:pPr>
          </w:p>
        </w:tc>
      </w:tr>
      <w:tr w:rsidR="00921A47" w:rsidRPr="006518C9" w14:paraId="4359664A" w14:textId="77777777" w:rsidTr="00921A47">
        <w:trPr>
          <w:tblCellSpacing w:w="15" w:type="dxa"/>
        </w:trPr>
        <w:tc>
          <w:tcPr>
            <w:tcW w:w="0" w:type="auto"/>
            <w:vAlign w:val="center"/>
            <w:hideMark/>
          </w:tcPr>
          <w:p w14:paraId="1E43B83E"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6FFEDFA"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"http://www.peptideatlas.org/PSI/schemas/mzIdentML/1.2/figures/ProteinDetectionProtocol.png"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"http://www.peptideatlas.org/PSI/schemas/mzIdentML/1.2/figures/ProteinDetectionProtocol.png"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"http://www.peptideatlas.org/PSI/schemas/mzIdentML/1.2/figures/ProteinDetectionProtocol.png"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"http://www.peptideatlas.org/PSI/schemas/mzIdentML/1.2/figures/ProteinDetectionProtocol.png"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"http://www.peptideatlas.org/PSI/schemas/mzIdentML/1.2/figures/ProteinDetectionProtocol.png"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"http://www.peptideatlas.org/PSI/schemas/mzIdentML/1.2/figures/ProteinDetectionProtocol.png"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"http://www.peptideatlas.org/PSI/schemas/mzIdentML/1.2/figures/ProteinDetectionProtocol.png"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"http://www.peptideatlas.org/PSI/schemas/mzIdentML/1.2/figures/ProteinDetectionProtocol.png"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"http://www.peptideatlas.org/PSI/schemas/mzIdentML/1.2/figures/ProteinDetectionProtocol.png"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"http://www.peptideatlas.org/PSI/schemas/mzIdentML/1.2/figures/ProteinDetectionProtocol.png"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"http://www.peptideatlas.org/PSI/schemas/mzIdentML/1.2/figures/ProteinDetectionProtocol.png"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"http://www.peptideatlas.org/PSI/schemas/mzIdentML/1.2/figures/ProteinDetectionProtocol.png"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"http://www.peptideatlas.org/PSI/schemas/mzIdentML/1.2/figures/ProteinDetectionProtocol.png"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"http://www.peptideatlas.org/PSI/schemas/mzIdentML/1.2/figures/ProteinDetectionProtocol.png"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"http://www.peptideatlas.org/PSI/schemas/mzIdentML/1.2/figures/ProteinDetectionProtocol.png"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"http://www.peptideatlas.org/PSI/schemas/mzIdentML/1.2/figures/ProteinDetectionProtocol.png" \* MERGEFORMATINET </w:instrText>
            </w:r>
            <w:r w:rsidR="0032247A">
              <w:rPr>
                <w:lang w:val="en-US"/>
              </w:rPr>
              <w:fldChar w:fldCharType="separate"/>
            </w:r>
            <w:r w:rsidR="0000336C">
              <w:rPr>
                <w:lang w:val="en-US"/>
              </w:rPr>
              <w:pict w14:anchorId="1E53131B">
                <v:shape id="_x0000_i1033" type="#_x0000_t75" alt="" style="width:425.1pt;height:252.3pt">
                  <v:imagedata r:id="rId269" r:href="rId270"/>
                </v:shape>
              </w:pict>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857F595" w14:textId="77777777" w:rsidTr="00921A47">
        <w:trPr>
          <w:tblCellSpacing w:w="15" w:type="dxa"/>
        </w:trPr>
        <w:tc>
          <w:tcPr>
            <w:tcW w:w="0" w:type="auto"/>
            <w:vAlign w:val="center"/>
            <w:hideMark/>
          </w:tcPr>
          <w:p w14:paraId="57B5EFE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C0AA7B" w14:textId="77777777" w:rsidR="00921A47" w:rsidRPr="006518C9" w:rsidRDefault="00921A47">
            <w:pPr>
              <w:pStyle w:val="HTMLPreformatted"/>
            </w:pPr>
            <w:r w:rsidRPr="006518C9">
              <w:t>&lt;ProteinDetectionProtocol id="PDP_PAnalyzer" analysisSoftware_ref="PAnalyzer"&gt;</w:t>
            </w:r>
          </w:p>
          <w:p w14:paraId="6F593AC6" w14:textId="77777777" w:rsidR="00921A47" w:rsidRPr="006518C9" w:rsidRDefault="00921A47">
            <w:pPr>
              <w:pStyle w:val="HTMLPreformatted"/>
            </w:pPr>
            <w:r w:rsidRPr="006518C9">
              <w:t xml:space="preserve">  &lt;AnalysisParams&gt;</w:t>
            </w:r>
          </w:p>
          <w:p w14:paraId="4D30B524" w14:textId="77777777" w:rsidR="00921A47" w:rsidRPr="006518C9" w:rsidRDefault="00921A47">
            <w:pPr>
              <w:pStyle w:val="HTMLPreformatted"/>
            </w:pPr>
            <w:r w:rsidRPr="006518C9">
              <w:t xml:space="preserve">    &lt;cvParam name="mascot:SigThreshold" value="0.05" cvRef="PSI-MS" accession="MS:1001316" /&gt;</w:t>
            </w:r>
          </w:p>
          <w:p w14:paraId="60A1FF9E" w14:textId="77777777" w:rsidR="00921A47" w:rsidRPr="006518C9" w:rsidRDefault="00921A47">
            <w:pPr>
              <w:pStyle w:val="HTMLPreformatted"/>
            </w:pPr>
            <w:r w:rsidRPr="006518C9">
              <w:t xml:space="preserve">    &lt;cvParam name="mascot:MaxProteinHits" value="Auto" cvRef="PSI-MS" accession="MS:1001317" /&gt;</w:t>
            </w:r>
          </w:p>
          <w:p w14:paraId="41D82C8F" w14:textId="77777777" w:rsidR="00921A47" w:rsidRPr="006518C9" w:rsidRDefault="00921A47">
            <w:pPr>
              <w:pStyle w:val="HTMLPreformatted"/>
            </w:pPr>
            <w:r w:rsidRPr="006518C9">
              <w:t xml:space="preserve">    &lt;cvParam name="mascot:ProteinScoringMethod" value="MudPIT" cvRef="PSI-MS" accession="MS:1001318" /&gt;</w:t>
            </w:r>
          </w:p>
          <w:p w14:paraId="1D3253D3" w14:textId="77777777" w:rsidR="00921A47" w:rsidRPr="006518C9" w:rsidRDefault="00921A47">
            <w:pPr>
              <w:pStyle w:val="HTMLPreformatted"/>
            </w:pPr>
            <w:r w:rsidRPr="006518C9">
              <w:t xml:space="preserve">    &lt;cvParam name="mascot:MinMSMSThreshold" value="0" cvRef="PSI-MS" accession="MS:1001319" /&gt;</w:t>
            </w:r>
          </w:p>
          <w:p w14:paraId="2EC69261" w14:textId="77777777" w:rsidR="00921A47" w:rsidRPr="006518C9" w:rsidRDefault="00921A47">
            <w:pPr>
              <w:pStyle w:val="HTMLPreformatted"/>
            </w:pPr>
            <w:r w:rsidRPr="006518C9">
              <w:t xml:space="preserve">    &lt;cvParam name="mascot:ShowHomologousProteinsWithSamePeptides" value="1" cvRef="PSI-MS" accession="MS:1001320" /&gt;</w:t>
            </w:r>
          </w:p>
          <w:p w14:paraId="12EA6D15" w14:textId="77777777" w:rsidR="00921A47" w:rsidRPr="006518C9" w:rsidRDefault="00921A47">
            <w:pPr>
              <w:pStyle w:val="HTMLPreformatted"/>
            </w:pPr>
            <w:r w:rsidRPr="006518C9">
              <w:t xml:space="preserve">  ...</w:t>
            </w:r>
          </w:p>
          <w:p w14:paraId="466769F0" w14:textId="77777777" w:rsidR="00921A47" w:rsidRPr="006518C9" w:rsidRDefault="00921A47">
            <w:pPr>
              <w:pStyle w:val="HTMLPreformatted"/>
            </w:pPr>
            <w:r w:rsidRPr="006518C9">
              <w:t>&lt;/ProteinDetectionProtocol&gt;</w:t>
            </w:r>
          </w:p>
        </w:tc>
      </w:tr>
    </w:tbl>
    <w:p w14:paraId="3174FCFE" w14:textId="77777777" w:rsidR="00921A47" w:rsidRPr="006518C9" w:rsidRDefault="00921A47" w:rsidP="00921A47">
      <w:pPr>
        <w:rPr>
          <w:lang w:val="en-US"/>
        </w:rPr>
      </w:pPr>
    </w:p>
    <w:p w14:paraId="701A6806" w14:textId="77777777" w:rsidR="00921A47" w:rsidRPr="006518C9" w:rsidRDefault="00921A47" w:rsidP="00921A47">
      <w:pPr>
        <w:pStyle w:val="Heading2"/>
      </w:pPr>
      <w:bookmarkStart w:id="242" w:name="_Toc457214114"/>
      <w:r w:rsidRPr="006518C9">
        <w:t>Element &lt;</w:t>
      </w:r>
      <w:bookmarkStart w:id="243" w:name="Provider"/>
      <w:r w:rsidRPr="006518C9">
        <w:t>Provider</w:t>
      </w:r>
      <w:bookmarkEnd w:id="243"/>
      <w:r w:rsidRPr="006518C9">
        <w:t>&gt;</w:t>
      </w:r>
      <w:bookmarkEnd w:id="2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14:paraId="7CDA0BC9" w14:textId="77777777" w:rsidTr="00921A47">
        <w:trPr>
          <w:tblCellSpacing w:w="15" w:type="dxa"/>
        </w:trPr>
        <w:tc>
          <w:tcPr>
            <w:tcW w:w="0" w:type="auto"/>
            <w:vAlign w:val="center"/>
            <w:hideMark/>
          </w:tcPr>
          <w:p w14:paraId="4015A08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BBEF5A"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17892A6" w14:textId="77777777" w:rsidTr="00921A47">
        <w:trPr>
          <w:tblCellSpacing w:w="15" w:type="dxa"/>
        </w:trPr>
        <w:tc>
          <w:tcPr>
            <w:tcW w:w="0" w:type="auto"/>
            <w:vAlign w:val="center"/>
            <w:hideMark/>
          </w:tcPr>
          <w:p w14:paraId="540311C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CE17ED" w14:textId="77777777" w:rsidR="00921A47" w:rsidRPr="006518C9" w:rsidRDefault="00921A47">
            <w:pPr>
              <w:rPr>
                <w:sz w:val="24"/>
                <w:szCs w:val="24"/>
                <w:lang w:val="en-US"/>
              </w:rPr>
            </w:pPr>
            <w:r w:rsidRPr="006518C9">
              <w:rPr>
                <w:lang w:val="en-US"/>
              </w:rPr>
              <w:t xml:space="preserve">ProviderType </w:t>
            </w:r>
          </w:p>
        </w:tc>
      </w:tr>
      <w:tr w:rsidR="00921A47" w:rsidRPr="006518C9" w14:paraId="621624A2" w14:textId="77777777" w:rsidTr="00921A47">
        <w:trPr>
          <w:tblCellSpacing w:w="15" w:type="dxa"/>
        </w:trPr>
        <w:tc>
          <w:tcPr>
            <w:tcW w:w="0" w:type="auto"/>
            <w:vAlign w:val="center"/>
            <w:hideMark/>
          </w:tcPr>
          <w:p w14:paraId="499EC2F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14:paraId="4D2488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993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40A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DF51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DE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D404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F48DB"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AAC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43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03A28"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65D863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8834F"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3C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BD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CC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3A91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D913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FC6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A37E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FA63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8A30C28" w14:textId="77777777" w:rsidR="00921A47" w:rsidRPr="006518C9" w:rsidRDefault="00921A47">
            <w:pPr>
              <w:rPr>
                <w:sz w:val="24"/>
                <w:szCs w:val="24"/>
                <w:lang w:val="en-US"/>
              </w:rPr>
            </w:pPr>
          </w:p>
        </w:tc>
      </w:tr>
      <w:tr w:rsidR="00921A47" w:rsidRPr="006518C9" w14:paraId="18BE09B6" w14:textId="77777777" w:rsidTr="00921A47">
        <w:trPr>
          <w:tblCellSpacing w:w="15" w:type="dxa"/>
        </w:trPr>
        <w:tc>
          <w:tcPr>
            <w:tcW w:w="0" w:type="auto"/>
            <w:vAlign w:val="center"/>
            <w:hideMark/>
          </w:tcPr>
          <w:p w14:paraId="06884D59"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14:paraId="3CE0CC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BF16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9AEE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69D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F529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3C8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268A6" w14:textId="77777777" w:rsidR="00921A47" w:rsidRPr="006518C9" w:rsidRDefault="0032247A">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75570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9C1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35CA" w14:textId="77777777" w:rsidR="00921A47" w:rsidRPr="006518C9" w:rsidRDefault="00921A47">
                  <w:pPr>
                    <w:rPr>
                      <w:sz w:val="24"/>
                      <w:szCs w:val="24"/>
                      <w:lang w:val="en-US"/>
                    </w:rPr>
                  </w:pPr>
                  <w:r w:rsidRPr="006518C9">
                    <w:rPr>
                      <w:lang w:val="en-US"/>
                    </w:rPr>
                    <w:t>The Contact that provided the document instance.</w:t>
                  </w:r>
                </w:p>
              </w:tc>
            </w:tr>
          </w:tbl>
          <w:p w14:paraId="2582748D" w14:textId="77777777" w:rsidR="00921A47" w:rsidRPr="006518C9" w:rsidRDefault="00921A47">
            <w:pPr>
              <w:rPr>
                <w:sz w:val="24"/>
                <w:szCs w:val="24"/>
                <w:lang w:val="en-US"/>
              </w:rPr>
            </w:pPr>
          </w:p>
        </w:tc>
      </w:tr>
      <w:tr w:rsidR="00921A47" w:rsidRPr="006518C9" w14:paraId="6B653BDD" w14:textId="77777777" w:rsidTr="00921A47">
        <w:trPr>
          <w:tblCellSpacing w:w="15" w:type="dxa"/>
        </w:trPr>
        <w:tc>
          <w:tcPr>
            <w:tcW w:w="0" w:type="auto"/>
            <w:vAlign w:val="center"/>
            <w:hideMark/>
          </w:tcPr>
          <w:p w14:paraId="4D873F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95DD99" w14:textId="77777777" w:rsidR="00921A47" w:rsidRPr="006518C9" w:rsidRDefault="00921A47">
            <w:pPr>
              <w:pStyle w:val="HTMLPreformatted"/>
            </w:pPr>
            <w:r w:rsidRPr="006518C9">
              <w:t>&lt;Provider id="PROVIDER" xmlns="http://psidev.info/psi/pi/mzIdentML/1.2"&gt;</w:t>
            </w:r>
          </w:p>
          <w:p w14:paraId="08630D21" w14:textId="77777777" w:rsidR="00921A47" w:rsidRPr="006518C9" w:rsidRDefault="00921A47">
            <w:pPr>
              <w:pStyle w:val="HTMLPreformatted"/>
            </w:pPr>
            <w:r w:rsidRPr="006518C9">
              <w:t xml:space="preserve">    &lt;ContactRole contact_ref="PERSON_DOC_OWNER"&gt;</w:t>
            </w:r>
          </w:p>
          <w:p w14:paraId="5AFB5698" w14:textId="77777777" w:rsidR="00921A47" w:rsidRPr="006518C9" w:rsidRDefault="00921A47">
            <w:pPr>
              <w:pStyle w:val="HTMLPreformatted"/>
            </w:pPr>
            <w:r w:rsidRPr="006518C9">
              <w:t xml:space="preserve">        &lt;Role&gt;</w:t>
            </w:r>
          </w:p>
          <w:p w14:paraId="7735FA7A" w14:textId="77777777" w:rsidR="00921A47" w:rsidRPr="006518C9" w:rsidRDefault="00921A47">
            <w:pPr>
              <w:pStyle w:val="HTMLPreformatted"/>
            </w:pPr>
            <w:r w:rsidRPr="006518C9">
              <w:t xml:space="preserve">            &lt;cvParam accession="MS:1001271" cvRef="PSI-MS" name="researcher"/&gt;</w:t>
            </w:r>
          </w:p>
          <w:p w14:paraId="6CD724C9" w14:textId="77777777" w:rsidR="00921A47" w:rsidRPr="006518C9" w:rsidRDefault="00921A47">
            <w:pPr>
              <w:pStyle w:val="HTMLPreformatted"/>
            </w:pPr>
            <w:r w:rsidRPr="006518C9">
              <w:t xml:space="preserve">        &lt;/Role&gt;</w:t>
            </w:r>
          </w:p>
          <w:p w14:paraId="14AB26A3" w14:textId="77777777" w:rsidR="00921A47" w:rsidRPr="006518C9" w:rsidRDefault="00921A47">
            <w:pPr>
              <w:pStyle w:val="HTMLPreformatted"/>
            </w:pPr>
            <w:r w:rsidRPr="006518C9">
              <w:t xml:space="preserve">    &lt;/ContactRole&gt;</w:t>
            </w:r>
          </w:p>
          <w:p w14:paraId="04F5F92F" w14:textId="77777777" w:rsidR="00921A47" w:rsidRPr="006518C9" w:rsidRDefault="00921A47">
            <w:pPr>
              <w:pStyle w:val="HTMLPreformatted"/>
            </w:pPr>
            <w:r w:rsidRPr="006518C9">
              <w:t>&lt;/Provider&gt;</w:t>
            </w:r>
          </w:p>
        </w:tc>
      </w:tr>
    </w:tbl>
    <w:p w14:paraId="25B68B8B" w14:textId="77777777" w:rsidR="00921A47" w:rsidRPr="006518C9" w:rsidRDefault="00921A47" w:rsidP="00921A47">
      <w:pPr>
        <w:rPr>
          <w:lang w:val="en-US"/>
        </w:rPr>
      </w:pPr>
    </w:p>
    <w:p w14:paraId="67140984" w14:textId="77777777" w:rsidR="00921A47" w:rsidRPr="006518C9" w:rsidRDefault="00921A47" w:rsidP="00921A47">
      <w:pPr>
        <w:pStyle w:val="Heading2"/>
      </w:pPr>
      <w:bookmarkStart w:id="244" w:name="_Toc457214115"/>
      <w:r w:rsidRPr="006518C9">
        <w:t>Element &lt;</w:t>
      </w:r>
      <w:bookmarkStart w:id="245" w:name="Residue"/>
      <w:r w:rsidRPr="006518C9">
        <w:t>Residue</w:t>
      </w:r>
      <w:bookmarkEnd w:id="245"/>
      <w:r w:rsidRPr="006518C9">
        <w:t>&gt;</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14:paraId="5A618D5B" w14:textId="77777777" w:rsidTr="00921A47">
        <w:trPr>
          <w:tblCellSpacing w:w="15" w:type="dxa"/>
        </w:trPr>
        <w:tc>
          <w:tcPr>
            <w:tcW w:w="0" w:type="auto"/>
            <w:vAlign w:val="center"/>
            <w:hideMark/>
          </w:tcPr>
          <w:p w14:paraId="06BE0BB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3D4EBA9"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66908BD0" w14:textId="77777777" w:rsidTr="00921A47">
        <w:trPr>
          <w:tblCellSpacing w:w="15" w:type="dxa"/>
        </w:trPr>
        <w:tc>
          <w:tcPr>
            <w:tcW w:w="0" w:type="auto"/>
            <w:vAlign w:val="center"/>
            <w:hideMark/>
          </w:tcPr>
          <w:p w14:paraId="6B78C98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D82859" w14:textId="77777777" w:rsidR="00921A47" w:rsidRPr="006518C9" w:rsidRDefault="00921A47">
            <w:pPr>
              <w:rPr>
                <w:sz w:val="24"/>
                <w:szCs w:val="24"/>
                <w:lang w:val="en-US"/>
              </w:rPr>
            </w:pPr>
            <w:r w:rsidRPr="006518C9">
              <w:rPr>
                <w:lang w:val="en-US"/>
              </w:rPr>
              <w:t xml:space="preserve">ResidueType </w:t>
            </w:r>
          </w:p>
        </w:tc>
      </w:tr>
      <w:tr w:rsidR="00921A47" w:rsidRPr="006518C9" w14:paraId="1C4BEEA3" w14:textId="77777777" w:rsidTr="00921A47">
        <w:trPr>
          <w:tblCellSpacing w:w="15" w:type="dxa"/>
        </w:trPr>
        <w:tc>
          <w:tcPr>
            <w:tcW w:w="0" w:type="auto"/>
            <w:vAlign w:val="center"/>
            <w:hideMark/>
          </w:tcPr>
          <w:p w14:paraId="52508E3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14:paraId="64786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CC42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C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542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40D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9DBB9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ABA47"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92390"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293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53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46F76B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6C234"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1E21"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1BEA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B6D92"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1CEBC75D" w14:textId="77777777" w:rsidR="00921A47" w:rsidRPr="006518C9" w:rsidRDefault="00921A47">
            <w:pPr>
              <w:rPr>
                <w:sz w:val="24"/>
                <w:szCs w:val="24"/>
                <w:lang w:val="en-US"/>
              </w:rPr>
            </w:pPr>
          </w:p>
        </w:tc>
      </w:tr>
      <w:tr w:rsidR="00921A47" w:rsidRPr="006518C9" w14:paraId="4B83CBEC" w14:textId="77777777" w:rsidTr="00921A47">
        <w:trPr>
          <w:tblCellSpacing w:w="15" w:type="dxa"/>
        </w:trPr>
        <w:tc>
          <w:tcPr>
            <w:tcW w:w="0" w:type="auto"/>
            <w:vAlign w:val="center"/>
            <w:hideMark/>
          </w:tcPr>
          <w:p w14:paraId="280EB15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6B727EE" w14:textId="77777777" w:rsidR="00921A47" w:rsidRPr="006518C9" w:rsidRDefault="00921A47">
            <w:pPr>
              <w:rPr>
                <w:sz w:val="24"/>
                <w:szCs w:val="24"/>
                <w:lang w:val="en-US"/>
              </w:rPr>
            </w:pPr>
            <w:r w:rsidRPr="006518C9">
              <w:rPr>
                <w:lang w:val="en-US"/>
              </w:rPr>
              <w:t>none</w:t>
            </w:r>
          </w:p>
        </w:tc>
      </w:tr>
      <w:tr w:rsidR="00921A47" w:rsidRPr="006518C9" w14:paraId="350A7D90" w14:textId="77777777" w:rsidTr="00921A47">
        <w:trPr>
          <w:tblCellSpacing w:w="15" w:type="dxa"/>
        </w:trPr>
        <w:tc>
          <w:tcPr>
            <w:tcW w:w="0" w:type="auto"/>
            <w:vAlign w:val="center"/>
            <w:hideMark/>
          </w:tcPr>
          <w:p w14:paraId="1A32FD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2A0B91" w14:textId="77777777" w:rsidR="00921A47" w:rsidRPr="006518C9" w:rsidRDefault="00921A47">
            <w:pPr>
              <w:pStyle w:val="HTMLPreformatted"/>
            </w:pPr>
            <w:r w:rsidRPr="006518C9">
              <w:t>&lt;Residue code="C" mass="103.009186" /&gt;</w:t>
            </w:r>
          </w:p>
        </w:tc>
      </w:tr>
    </w:tbl>
    <w:p w14:paraId="6E7FC684" w14:textId="77777777" w:rsidR="00921A47" w:rsidRPr="006518C9" w:rsidRDefault="00921A47" w:rsidP="00921A47">
      <w:pPr>
        <w:rPr>
          <w:lang w:val="en-US"/>
        </w:rPr>
      </w:pPr>
    </w:p>
    <w:p w14:paraId="36EFA18D" w14:textId="77777777" w:rsidR="00921A47" w:rsidRPr="006518C9" w:rsidRDefault="00921A47" w:rsidP="00921A47">
      <w:pPr>
        <w:pStyle w:val="Heading2"/>
      </w:pPr>
      <w:bookmarkStart w:id="246" w:name="_Toc457214116"/>
      <w:r w:rsidRPr="006518C9">
        <w:t>Element &lt;</w:t>
      </w:r>
      <w:bookmarkStart w:id="247" w:name="Role"/>
      <w:r w:rsidRPr="006518C9">
        <w:t>Role</w:t>
      </w:r>
      <w:bookmarkEnd w:id="247"/>
      <w:r w:rsidRPr="006518C9">
        <w:t>&gt;</w:t>
      </w:r>
      <w:bookmarkEnd w:id="2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14:paraId="2728E29F" w14:textId="77777777" w:rsidTr="00921A47">
        <w:trPr>
          <w:tblCellSpacing w:w="15" w:type="dxa"/>
        </w:trPr>
        <w:tc>
          <w:tcPr>
            <w:tcW w:w="0" w:type="auto"/>
            <w:vAlign w:val="center"/>
            <w:hideMark/>
          </w:tcPr>
          <w:p w14:paraId="221571C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BA5A59"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18B9E7AE" w14:textId="77777777" w:rsidTr="00921A47">
        <w:trPr>
          <w:tblCellSpacing w:w="15" w:type="dxa"/>
        </w:trPr>
        <w:tc>
          <w:tcPr>
            <w:tcW w:w="0" w:type="auto"/>
            <w:vAlign w:val="center"/>
            <w:hideMark/>
          </w:tcPr>
          <w:p w14:paraId="668AC2E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6318C3" w14:textId="77777777" w:rsidR="00921A47" w:rsidRPr="006518C9" w:rsidRDefault="00921A47">
            <w:pPr>
              <w:rPr>
                <w:sz w:val="24"/>
                <w:szCs w:val="24"/>
                <w:lang w:val="en-US"/>
              </w:rPr>
            </w:pPr>
            <w:r w:rsidRPr="006518C9">
              <w:rPr>
                <w:lang w:val="en-US"/>
              </w:rPr>
              <w:t xml:space="preserve">RoleType </w:t>
            </w:r>
          </w:p>
        </w:tc>
      </w:tr>
      <w:tr w:rsidR="00921A47" w:rsidRPr="006518C9" w14:paraId="067A3341" w14:textId="77777777" w:rsidTr="00921A47">
        <w:trPr>
          <w:tblCellSpacing w:w="15" w:type="dxa"/>
        </w:trPr>
        <w:tc>
          <w:tcPr>
            <w:tcW w:w="0" w:type="auto"/>
            <w:vAlign w:val="center"/>
            <w:hideMark/>
          </w:tcPr>
          <w:p w14:paraId="2EF9B4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A0F8EB" w14:textId="77777777" w:rsidR="00921A47" w:rsidRPr="006518C9" w:rsidRDefault="00921A47">
            <w:pPr>
              <w:rPr>
                <w:sz w:val="24"/>
                <w:szCs w:val="24"/>
                <w:lang w:val="en-US"/>
              </w:rPr>
            </w:pPr>
            <w:r w:rsidRPr="006518C9">
              <w:rPr>
                <w:lang w:val="en-US"/>
              </w:rPr>
              <w:t>none</w:t>
            </w:r>
          </w:p>
        </w:tc>
      </w:tr>
      <w:tr w:rsidR="00921A47" w:rsidRPr="006518C9" w14:paraId="5EA39CD5" w14:textId="77777777" w:rsidTr="00921A47">
        <w:trPr>
          <w:tblCellSpacing w:w="15" w:type="dxa"/>
        </w:trPr>
        <w:tc>
          <w:tcPr>
            <w:tcW w:w="0" w:type="auto"/>
            <w:vAlign w:val="center"/>
            <w:hideMark/>
          </w:tcPr>
          <w:p w14:paraId="190CFCF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14:paraId="6D2783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133A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634D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693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9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BD1B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C89"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0A8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4B7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9DE96" w14:textId="77777777" w:rsidR="00921A47" w:rsidRPr="006518C9" w:rsidRDefault="00921A47">
                  <w:pPr>
                    <w:rPr>
                      <w:sz w:val="24"/>
                      <w:szCs w:val="24"/>
                      <w:lang w:val="en-US"/>
                    </w:rPr>
                  </w:pPr>
                  <w:r w:rsidRPr="006518C9">
                    <w:rPr>
                      <w:lang w:val="en-US"/>
                    </w:rPr>
                    <w:t>A single entry from an ontology or a controlled vocabulary.</w:t>
                  </w:r>
                </w:p>
              </w:tc>
            </w:tr>
          </w:tbl>
          <w:p w14:paraId="10C4880A" w14:textId="77777777" w:rsidR="00921A47" w:rsidRPr="006518C9" w:rsidRDefault="00921A47">
            <w:pPr>
              <w:rPr>
                <w:sz w:val="24"/>
                <w:szCs w:val="24"/>
                <w:lang w:val="en-US"/>
              </w:rPr>
            </w:pPr>
          </w:p>
        </w:tc>
      </w:tr>
      <w:tr w:rsidR="00921A47" w:rsidRPr="006518C9" w14:paraId="2AF320ED" w14:textId="77777777" w:rsidTr="00921A47">
        <w:trPr>
          <w:tblCellSpacing w:w="15" w:type="dxa"/>
        </w:trPr>
        <w:tc>
          <w:tcPr>
            <w:tcW w:w="0" w:type="auto"/>
            <w:vAlign w:val="center"/>
            <w:hideMark/>
          </w:tcPr>
          <w:p w14:paraId="45C46FD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048559" w14:textId="77777777" w:rsidR="00921A47" w:rsidRPr="006518C9" w:rsidRDefault="00921A47">
            <w:pPr>
              <w:pStyle w:val="HTMLPreformatted"/>
            </w:pPr>
            <w:r w:rsidRPr="006518C9">
              <w:t xml:space="preserve">        &lt;Role&gt;</w:t>
            </w:r>
          </w:p>
          <w:p w14:paraId="747C57CF" w14:textId="77777777" w:rsidR="00921A47" w:rsidRPr="006518C9" w:rsidRDefault="00921A47">
            <w:pPr>
              <w:pStyle w:val="HTMLPreformatted"/>
            </w:pPr>
            <w:r w:rsidRPr="006518C9">
              <w:t xml:space="preserve">          &lt;cvParam cvRef="PSI-MS" accession="MS:1001267" name="software vendor"/&gt;</w:t>
            </w:r>
          </w:p>
          <w:p w14:paraId="61418E0B" w14:textId="77777777" w:rsidR="00921A47" w:rsidRPr="006518C9" w:rsidRDefault="00921A47">
            <w:pPr>
              <w:pStyle w:val="HTMLPreformatted"/>
            </w:pPr>
            <w:r w:rsidRPr="006518C9">
              <w:t xml:space="preserve">        &lt;/Role&gt;</w:t>
            </w:r>
          </w:p>
        </w:tc>
      </w:tr>
      <w:tr w:rsidR="00921A47" w:rsidRPr="006518C9" w14:paraId="5CFC1720" w14:textId="77777777" w:rsidTr="00921A47">
        <w:trPr>
          <w:tblCellSpacing w:w="15" w:type="dxa"/>
        </w:trPr>
        <w:tc>
          <w:tcPr>
            <w:tcW w:w="0" w:type="auto"/>
            <w:vAlign w:val="center"/>
            <w:hideMark/>
          </w:tcPr>
          <w:p w14:paraId="4C42F14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F2EE7B7" w14:textId="77777777" w:rsidR="00921A47" w:rsidRPr="006518C9" w:rsidRDefault="00921A47">
            <w:pPr>
              <w:pStyle w:val="HTMLPreformatted"/>
            </w:pPr>
            <w:r w:rsidRPr="006518C9">
              <w:t>Path /MzIdentML/Provider/ContactRole/Role</w:t>
            </w:r>
          </w:p>
          <w:p w14:paraId="057C36CB" w14:textId="77777777" w:rsidR="00921A47" w:rsidRPr="006518C9" w:rsidRDefault="00921A47">
            <w:pPr>
              <w:pStyle w:val="HTMLPreformatted"/>
            </w:pPr>
            <w:r w:rsidRPr="006518C9">
              <w:t xml:space="preserve">MUST supply a *child* term of </w:t>
            </w:r>
            <w:hyperlink r:id="rId271" w:tgtFrame="new" w:history="1">
              <w:r w:rsidRPr="006518C9">
                <w:rPr>
                  <w:rStyle w:val="Hyperlink"/>
                </w:rPr>
                <w:t>MS:1001266</w:t>
              </w:r>
            </w:hyperlink>
            <w:r w:rsidRPr="006518C9">
              <w:t xml:space="preserve"> (</w:t>
            </w:r>
            <w:r w:rsidRPr="006518C9">
              <w:rPr>
                <w:rStyle w:val="popup"/>
              </w:rPr>
              <w:t>role type</w:t>
            </w:r>
            <w:r w:rsidRPr="006518C9">
              <w:t>) one or more times</w:t>
            </w:r>
          </w:p>
          <w:p w14:paraId="094EBF06" w14:textId="77777777" w:rsidR="00921A47" w:rsidRPr="006518C9" w:rsidRDefault="00921A47">
            <w:pPr>
              <w:pStyle w:val="HTMLPreformatted"/>
            </w:pPr>
            <w:r w:rsidRPr="006518C9">
              <w:t xml:space="preserve">  e.g.: </w:t>
            </w:r>
            <w:hyperlink r:id="rId272"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2D030247" w14:textId="77777777" w:rsidR="00921A47" w:rsidRPr="006518C9" w:rsidRDefault="00921A47">
            <w:pPr>
              <w:pStyle w:val="HTMLPreformatted"/>
            </w:pPr>
            <w:r w:rsidRPr="006518C9">
              <w:t xml:space="preserve">  e.g.: </w:t>
            </w:r>
            <w:hyperlink r:id="rId273" w:tgtFrame="new" w:history="1">
              <w:r w:rsidRPr="006518C9">
                <w:rPr>
                  <w:rStyle w:val="Hyperlink"/>
                </w:rPr>
                <w:t>MS:1001268</w:t>
              </w:r>
            </w:hyperlink>
            <w:r w:rsidRPr="006518C9">
              <w:t xml:space="preserve"> (</w:t>
            </w:r>
            <w:r w:rsidRPr="006518C9">
              <w:rPr>
                <w:rStyle w:val="popup"/>
              </w:rPr>
              <w:t>programmer</w:t>
            </w:r>
            <w:r w:rsidRPr="006518C9">
              <w:t xml:space="preserve">) </w:t>
            </w:r>
          </w:p>
          <w:p w14:paraId="677B2100" w14:textId="77777777" w:rsidR="00921A47" w:rsidRPr="006518C9" w:rsidRDefault="00921A47">
            <w:pPr>
              <w:pStyle w:val="HTMLPreformatted"/>
            </w:pPr>
            <w:r w:rsidRPr="006518C9">
              <w:t xml:space="preserve">  e.g.: </w:t>
            </w:r>
            <w:hyperlink r:id="rId274"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ADFA94" w14:textId="77777777" w:rsidR="00921A47" w:rsidRPr="006518C9" w:rsidRDefault="00921A47">
            <w:pPr>
              <w:pStyle w:val="HTMLPreformatted"/>
            </w:pPr>
            <w:r w:rsidRPr="006518C9">
              <w:t xml:space="preserve">  e.g.: </w:t>
            </w:r>
            <w:hyperlink r:id="rId275"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2272EA17" w14:textId="77777777" w:rsidR="00921A47" w:rsidRPr="006518C9" w:rsidRDefault="00921A47">
            <w:pPr>
              <w:pStyle w:val="HTMLPreformatted"/>
            </w:pPr>
            <w:r w:rsidRPr="006518C9">
              <w:t xml:space="preserve">  e.g.: </w:t>
            </w:r>
            <w:hyperlink r:id="rId276" w:tgtFrame="new" w:history="1">
              <w:r w:rsidRPr="006518C9">
                <w:rPr>
                  <w:rStyle w:val="Hyperlink"/>
                </w:rPr>
                <w:t>MS:1001271</w:t>
              </w:r>
            </w:hyperlink>
            <w:r w:rsidRPr="006518C9">
              <w:t xml:space="preserve"> (</w:t>
            </w:r>
            <w:r w:rsidRPr="006518C9">
              <w:rPr>
                <w:rStyle w:val="popup"/>
              </w:rPr>
              <w:t>researcher</w:t>
            </w:r>
            <w:r w:rsidRPr="006518C9">
              <w:t xml:space="preserve">) </w:t>
            </w:r>
          </w:p>
          <w:p w14:paraId="2D8B449B" w14:textId="77777777" w:rsidR="00921A47" w:rsidRPr="006518C9" w:rsidRDefault="00921A47">
            <w:pPr>
              <w:pStyle w:val="HTMLPreformatted"/>
            </w:pPr>
            <w:r w:rsidRPr="006518C9">
              <w:t>Path /MzIdentML/AnalysisSoftwareList/AnalysisSoftware/ContactRole/Role</w:t>
            </w:r>
          </w:p>
          <w:p w14:paraId="52D3B664" w14:textId="77777777" w:rsidR="00921A47" w:rsidRPr="006518C9" w:rsidRDefault="00921A47">
            <w:pPr>
              <w:pStyle w:val="HTMLPreformatted"/>
            </w:pPr>
            <w:r w:rsidRPr="006518C9">
              <w:t xml:space="preserve">MUST supply a *child* term of </w:t>
            </w:r>
            <w:hyperlink r:id="rId277" w:tgtFrame="new" w:history="1">
              <w:r w:rsidRPr="006518C9">
                <w:rPr>
                  <w:rStyle w:val="Hyperlink"/>
                </w:rPr>
                <w:t>MS:1001266</w:t>
              </w:r>
            </w:hyperlink>
            <w:r w:rsidRPr="006518C9">
              <w:t xml:space="preserve"> (</w:t>
            </w:r>
            <w:r w:rsidRPr="006518C9">
              <w:rPr>
                <w:rStyle w:val="popup"/>
              </w:rPr>
              <w:t>role type</w:t>
            </w:r>
            <w:r w:rsidRPr="006518C9">
              <w:t>) one or more times</w:t>
            </w:r>
          </w:p>
          <w:p w14:paraId="1F08EA21" w14:textId="77777777" w:rsidR="00921A47" w:rsidRPr="006518C9" w:rsidRDefault="00921A47">
            <w:pPr>
              <w:pStyle w:val="HTMLPreformatted"/>
            </w:pPr>
            <w:r w:rsidRPr="006518C9">
              <w:t xml:space="preserve">  e.g.: </w:t>
            </w:r>
            <w:hyperlink r:id="rId278"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340AB8A0" w14:textId="77777777" w:rsidR="00921A47" w:rsidRPr="006518C9" w:rsidRDefault="00921A47">
            <w:pPr>
              <w:pStyle w:val="HTMLPreformatted"/>
            </w:pPr>
            <w:r w:rsidRPr="006518C9">
              <w:t xml:space="preserve">  e.g.: </w:t>
            </w:r>
            <w:hyperlink r:id="rId279" w:tgtFrame="new" w:history="1">
              <w:r w:rsidRPr="006518C9">
                <w:rPr>
                  <w:rStyle w:val="Hyperlink"/>
                </w:rPr>
                <w:t>MS:1001268</w:t>
              </w:r>
            </w:hyperlink>
            <w:r w:rsidRPr="006518C9">
              <w:t xml:space="preserve"> (</w:t>
            </w:r>
            <w:r w:rsidRPr="006518C9">
              <w:rPr>
                <w:rStyle w:val="popup"/>
              </w:rPr>
              <w:t>programmer</w:t>
            </w:r>
            <w:r w:rsidRPr="006518C9">
              <w:t xml:space="preserve">) </w:t>
            </w:r>
          </w:p>
          <w:p w14:paraId="1A59944A" w14:textId="77777777" w:rsidR="00921A47" w:rsidRPr="006518C9" w:rsidRDefault="00921A47">
            <w:pPr>
              <w:pStyle w:val="HTMLPreformatted"/>
            </w:pPr>
            <w:r w:rsidRPr="006518C9">
              <w:t xml:space="preserve">  e.g.: </w:t>
            </w:r>
            <w:hyperlink r:id="rId280"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9A9D44" w14:textId="77777777" w:rsidR="00921A47" w:rsidRPr="006518C9" w:rsidRDefault="00921A47">
            <w:pPr>
              <w:pStyle w:val="HTMLPreformatted"/>
            </w:pPr>
            <w:r w:rsidRPr="006518C9">
              <w:t xml:space="preserve">  e.g.: </w:t>
            </w:r>
            <w:hyperlink r:id="rId281"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3B90375C" w14:textId="77777777" w:rsidR="00921A47" w:rsidRPr="006518C9" w:rsidRDefault="00921A47">
            <w:pPr>
              <w:pStyle w:val="HTMLPreformatted"/>
            </w:pPr>
            <w:r w:rsidRPr="006518C9">
              <w:t xml:space="preserve">  e.g.: </w:t>
            </w:r>
            <w:hyperlink r:id="rId282" w:tgtFrame="new" w:history="1">
              <w:r w:rsidRPr="006518C9">
                <w:rPr>
                  <w:rStyle w:val="Hyperlink"/>
                </w:rPr>
                <w:t>MS:1001271</w:t>
              </w:r>
            </w:hyperlink>
            <w:r w:rsidRPr="006518C9">
              <w:t xml:space="preserve"> (</w:t>
            </w:r>
            <w:r w:rsidRPr="006518C9">
              <w:rPr>
                <w:rStyle w:val="popup"/>
              </w:rPr>
              <w:t>researcher</w:t>
            </w:r>
            <w:r w:rsidRPr="006518C9">
              <w:t xml:space="preserve">) </w:t>
            </w:r>
          </w:p>
          <w:p w14:paraId="26A88F6D" w14:textId="77777777" w:rsidR="00921A47" w:rsidRPr="006518C9" w:rsidRDefault="00921A47">
            <w:pPr>
              <w:pStyle w:val="HTMLPreformatted"/>
            </w:pPr>
            <w:r w:rsidRPr="006518C9">
              <w:t>Path /MzIdentML/AnalysisSampleCollection/Sample/ContactRole/Role</w:t>
            </w:r>
          </w:p>
          <w:p w14:paraId="2B931B9F" w14:textId="77777777" w:rsidR="00921A47" w:rsidRPr="006518C9" w:rsidRDefault="00921A47">
            <w:pPr>
              <w:pStyle w:val="HTMLPreformatted"/>
            </w:pPr>
            <w:r w:rsidRPr="006518C9">
              <w:t xml:space="preserve">MUST supply a *child* term of </w:t>
            </w:r>
            <w:hyperlink r:id="rId283" w:tgtFrame="new" w:history="1">
              <w:r w:rsidRPr="006518C9">
                <w:rPr>
                  <w:rStyle w:val="Hyperlink"/>
                </w:rPr>
                <w:t>MS:1001266</w:t>
              </w:r>
            </w:hyperlink>
            <w:r w:rsidRPr="006518C9">
              <w:t xml:space="preserve"> (</w:t>
            </w:r>
            <w:r w:rsidRPr="006518C9">
              <w:rPr>
                <w:rStyle w:val="popup"/>
              </w:rPr>
              <w:t>role type</w:t>
            </w:r>
            <w:r w:rsidRPr="006518C9">
              <w:t>) one or more times</w:t>
            </w:r>
          </w:p>
          <w:p w14:paraId="45976021" w14:textId="77777777" w:rsidR="00921A47" w:rsidRPr="006518C9" w:rsidRDefault="00921A47">
            <w:pPr>
              <w:pStyle w:val="HTMLPreformatted"/>
            </w:pPr>
            <w:r w:rsidRPr="006518C9">
              <w:t xml:space="preserve">  e.g.: </w:t>
            </w:r>
            <w:hyperlink r:id="rId284"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5B4FA2C2" w14:textId="77777777" w:rsidR="00921A47" w:rsidRPr="006518C9" w:rsidRDefault="00921A47">
            <w:pPr>
              <w:pStyle w:val="HTMLPreformatted"/>
            </w:pPr>
            <w:r w:rsidRPr="006518C9">
              <w:t xml:space="preserve">  e.g.: </w:t>
            </w:r>
            <w:hyperlink r:id="rId285" w:tgtFrame="new" w:history="1">
              <w:r w:rsidRPr="006518C9">
                <w:rPr>
                  <w:rStyle w:val="Hyperlink"/>
                </w:rPr>
                <w:t>MS:1001268</w:t>
              </w:r>
            </w:hyperlink>
            <w:r w:rsidRPr="006518C9">
              <w:t xml:space="preserve"> (</w:t>
            </w:r>
            <w:r w:rsidRPr="006518C9">
              <w:rPr>
                <w:rStyle w:val="popup"/>
              </w:rPr>
              <w:t>programmer</w:t>
            </w:r>
            <w:r w:rsidRPr="006518C9">
              <w:t xml:space="preserve">) </w:t>
            </w:r>
          </w:p>
          <w:p w14:paraId="1923E557" w14:textId="77777777" w:rsidR="00921A47" w:rsidRPr="006518C9" w:rsidRDefault="00921A47">
            <w:pPr>
              <w:pStyle w:val="HTMLPreformatted"/>
            </w:pPr>
            <w:r w:rsidRPr="006518C9">
              <w:t xml:space="preserve">  e.g.: </w:t>
            </w:r>
            <w:hyperlink r:id="rId286"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1121ED8F" w14:textId="77777777" w:rsidR="00921A47" w:rsidRPr="006518C9" w:rsidRDefault="00921A47">
            <w:pPr>
              <w:pStyle w:val="HTMLPreformatted"/>
            </w:pPr>
            <w:r w:rsidRPr="006518C9">
              <w:lastRenderedPageBreak/>
              <w:t xml:space="preserve">  e.g.: </w:t>
            </w:r>
            <w:hyperlink r:id="rId287"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DA34E34" w14:textId="77777777" w:rsidR="00921A47" w:rsidRPr="006518C9" w:rsidRDefault="00921A47">
            <w:pPr>
              <w:pStyle w:val="HTMLPreformatted"/>
            </w:pPr>
            <w:r w:rsidRPr="006518C9">
              <w:t xml:space="preserve">  e.g.: </w:t>
            </w:r>
            <w:hyperlink r:id="rId288"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78EC1736" w14:textId="77777777" w:rsidTr="00921A47">
        <w:trPr>
          <w:tblCellSpacing w:w="15" w:type="dxa"/>
        </w:trPr>
        <w:tc>
          <w:tcPr>
            <w:tcW w:w="0" w:type="auto"/>
            <w:vAlign w:val="center"/>
            <w:hideMark/>
          </w:tcPr>
          <w:p w14:paraId="4E101897"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A8C3D42" w14:textId="77777777" w:rsidR="00921A47" w:rsidRPr="006518C9" w:rsidRDefault="00921A47">
            <w:pPr>
              <w:pStyle w:val="HTMLPreformatted"/>
            </w:pPr>
            <w:r w:rsidRPr="006518C9">
              <w:t>&lt;cvParam cvRef="PSI-MS" accession="MS:1001271" name="researcher"&gt;&lt;/cvParam&gt;</w:t>
            </w:r>
          </w:p>
          <w:p w14:paraId="5116F61A" w14:textId="77777777" w:rsidR="00921A47" w:rsidRPr="006518C9" w:rsidRDefault="00921A47">
            <w:pPr>
              <w:pStyle w:val="HTMLPreformatted"/>
            </w:pPr>
            <w:r w:rsidRPr="006518C9">
              <w:t>&lt;cvParam accession="MS:1001267" cvRef="PSI-MS" name="software vendor"/&gt;</w:t>
            </w:r>
          </w:p>
        </w:tc>
      </w:tr>
    </w:tbl>
    <w:p w14:paraId="144375AB" w14:textId="77777777" w:rsidR="00921A47" w:rsidRPr="006518C9" w:rsidRDefault="00921A47" w:rsidP="00921A47">
      <w:pPr>
        <w:rPr>
          <w:lang w:val="en-US"/>
        </w:rPr>
      </w:pPr>
    </w:p>
    <w:p w14:paraId="7B05EF1E" w14:textId="77777777" w:rsidR="00921A47" w:rsidRPr="006518C9" w:rsidRDefault="00921A47" w:rsidP="00921A47">
      <w:pPr>
        <w:pStyle w:val="Heading2"/>
      </w:pPr>
      <w:bookmarkStart w:id="248" w:name="_Toc457214117"/>
      <w:r w:rsidRPr="006518C9">
        <w:t>Element &lt;</w:t>
      </w:r>
      <w:bookmarkStart w:id="249" w:name="Sample"/>
      <w:r w:rsidRPr="006518C9">
        <w:t>Sample</w:t>
      </w:r>
      <w:bookmarkEnd w:id="249"/>
      <w:r w:rsidRPr="006518C9">
        <w:t>&gt;</w:t>
      </w:r>
      <w:bookmarkEnd w:id="2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14:paraId="4103D25E" w14:textId="77777777" w:rsidTr="00921A47">
        <w:trPr>
          <w:tblCellSpacing w:w="15" w:type="dxa"/>
        </w:trPr>
        <w:tc>
          <w:tcPr>
            <w:tcW w:w="0" w:type="auto"/>
            <w:vAlign w:val="center"/>
            <w:hideMark/>
          </w:tcPr>
          <w:p w14:paraId="2DB355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3E2DB4C"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7E4FD1DC" w14:textId="77777777" w:rsidTr="00921A47">
        <w:trPr>
          <w:tblCellSpacing w:w="15" w:type="dxa"/>
        </w:trPr>
        <w:tc>
          <w:tcPr>
            <w:tcW w:w="0" w:type="auto"/>
            <w:vAlign w:val="center"/>
            <w:hideMark/>
          </w:tcPr>
          <w:p w14:paraId="4AAA3F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48A789" w14:textId="77777777" w:rsidR="00921A47" w:rsidRPr="006518C9" w:rsidRDefault="00921A47">
            <w:pPr>
              <w:rPr>
                <w:sz w:val="24"/>
                <w:szCs w:val="24"/>
                <w:lang w:val="en-US"/>
              </w:rPr>
            </w:pPr>
            <w:r w:rsidRPr="006518C9">
              <w:rPr>
                <w:lang w:val="en-US"/>
              </w:rPr>
              <w:t xml:space="preserve">SampleType </w:t>
            </w:r>
          </w:p>
        </w:tc>
      </w:tr>
      <w:tr w:rsidR="00921A47" w:rsidRPr="006518C9" w14:paraId="5E1F6CAF" w14:textId="77777777" w:rsidTr="00921A47">
        <w:trPr>
          <w:tblCellSpacing w:w="15" w:type="dxa"/>
        </w:trPr>
        <w:tc>
          <w:tcPr>
            <w:tcW w:w="0" w:type="auto"/>
            <w:vAlign w:val="center"/>
            <w:hideMark/>
          </w:tcPr>
          <w:p w14:paraId="5732F3B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14:paraId="7206F1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D637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DA2D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D37C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171C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A57DC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C5E6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509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FBFD"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8821D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475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B3A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32DF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63E5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2A5CFBD" w14:textId="77777777" w:rsidR="00921A47" w:rsidRPr="006518C9" w:rsidRDefault="00921A47">
            <w:pPr>
              <w:rPr>
                <w:sz w:val="24"/>
                <w:szCs w:val="24"/>
                <w:lang w:val="en-US"/>
              </w:rPr>
            </w:pPr>
          </w:p>
        </w:tc>
      </w:tr>
      <w:tr w:rsidR="00921A47" w:rsidRPr="006518C9" w14:paraId="23B57ADC" w14:textId="77777777" w:rsidTr="00921A47">
        <w:trPr>
          <w:tblCellSpacing w:w="15" w:type="dxa"/>
        </w:trPr>
        <w:tc>
          <w:tcPr>
            <w:tcW w:w="0" w:type="auto"/>
            <w:vAlign w:val="center"/>
            <w:hideMark/>
          </w:tcPr>
          <w:p w14:paraId="76996C7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14:paraId="5384C4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3B5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A6D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E72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E91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789A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52478" w14:textId="77777777" w:rsidR="00921A47" w:rsidRPr="006518C9" w:rsidRDefault="0032247A">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4DA7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D32D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0E0C"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30DA7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9FD2C" w14:textId="77777777" w:rsidR="00921A47" w:rsidRPr="006518C9" w:rsidRDefault="0032247A">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3259C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AE4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D913"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29E5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F92CB"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F55A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D4B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48C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CD17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DC70C"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F9F6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7A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B57C" w14:textId="77777777" w:rsidR="00921A47" w:rsidRPr="006518C9" w:rsidRDefault="00921A47">
                  <w:pPr>
                    <w:rPr>
                      <w:sz w:val="24"/>
                      <w:szCs w:val="24"/>
                      <w:lang w:val="en-US"/>
                    </w:rPr>
                  </w:pPr>
                  <w:r w:rsidRPr="006518C9">
                    <w:rPr>
                      <w:lang w:val="en-US"/>
                    </w:rPr>
                    <w:t>A single user-defined parameter.</w:t>
                  </w:r>
                </w:p>
              </w:tc>
            </w:tr>
          </w:tbl>
          <w:p w14:paraId="1606F36E" w14:textId="77777777" w:rsidR="00921A47" w:rsidRPr="006518C9" w:rsidRDefault="00921A47">
            <w:pPr>
              <w:rPr>
                <w:sz w:val="24"/>
                <w:szCs w:val="24"/>
                <w:lang w:val="en-US"/>
              </w:rPr>
            </w:pPr>
          </w:p>
        </w:tc>
      </w:tr>
      <w:tr w:rsidR="00921A47" w:rsidRPr="006518C9" w14:paraId="6E2687C0" w14:textId="77777777" w:rsidTr="00921A47">
        <w:trPr>
          <w:tblCellSpacing w:w="15" w:type="dxa"/>
        </w:trPr>
        <w:tc>
          <w:tcPr>
            <w:tcW w:w="0" w:type="auto"/>
            <w:vAlign w:val="center"/>
            <w:hideMark/>
          </w:tcPr>
          <w:p w14:paraId="043710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89A25C" w14:textId="77777777" w:rsidR="00921A47" w:rsidRPr="006518C9" w:rsidRDefault="00921A47">
            <w:pPr>
              <w:rPr>
                <w:sz w:val="24"/>
                <w:szCs w:val="24"/>
                <w:lang w:val="en-US"/>
              </w:rPr>
            </w:pPr>
          </w:p>
        </w:tc>
      </w:tr>
      <w:tr w:rsidR="00921A47" w:rsidRPr="006518C9" w14:paraId="3EC4A20A" w14:textId="77777777" w:rsidTr="00064789">
        <w:trPr>
          <w:tblCellSpacing w:w="15" w:type="dxa"/>
        </w:trPr>
        <w:tc>
          <w:tcPr>
            <w:tcW w:w="0" w:type="auto"/>
            <w:vAlign w:val="center"/>
          </w:tcPr>
          <w:p w14:paraId="5732B2E8" w14:textId="77777777" w:rsidR="00921A47" w:rsidRPr="006518C9" w:rsidRDefault="00921A47">
            <w:pPr>
              <w:rPr>
                <w:sz w:val="24"/>
                <w:szCs w:val="24"/>
                <w:lang w:val="en-US"/>
              </w:rPr>
            </w:pPr>
          </w:p>
        </w:tc>
        <w:tc>
          <w:tcPr>
            <w:tcW w:w="0" w:type="auto"/>
            <w:vAlign w:val="center"/>
          </w:tcPr>
          <w:p w14:paraId="4F064652" w14:textId="77777777" w:rsidR="00921A47" w:rsidRPr="006518C9" w:rsidRDefault="00921A47">
            <w:pPr>
              <w:rPr>
                <w:sz w:val="24"/>
                <w:szCs w:val="24"/>
                <w:lang w:val="en-US"/>
              </w:rPr>
            </w:pPr>
          </w:p>
        </w:tc>
      </w:tr>
    </w:tbl>
    <w:p w14:paraId="188922D7" w14:textId="77777777" w:rsidR="00921A47" w:rsidRPr="006518C9" w:rsidRDefault="00921A47" w:rsidP="00921A47">
      <w:pPr>
        <w:rPr>
          <w:lang w:val="en-US"/>
        </w:rPr>
      </w:pPr>
    </w:p>
    <w:p w14:paraId="600A5756" w14:textId="77777777" w:rsidR="00921A47" w:rsidRPr="006518C9" w:rsidRDefault="00921A47" w:rsidP="00921A47">
      <w:pPr>
        <w:pStyle w:val="Heading2"/>
      </w:pPr>
      <w:bookmarkStart w:id="250" w:name="_Toc457214118"/>
      <w:r w:rsidRPr="006518C9">
        <w:t>Element &lt;</w:t>
      </w:r>
      <w:bookmarkStart w:id="251" w:name="SearchDatabase"/>
      <w:r w:rsidRPr="006518C9">
        <w:t>SearchDatabase</w:t>
      </w:r>
      <w:bookmarkEnd w:id="251"/>
      <w:r w:rsidRPr="006518C9">
        <w:t>&gt;</w:t>
      </w:r>
      <w:bookmarkEnd w:id="2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14:paraId="20323F91" w14:textId="77777777" w:rsidTr="00921A47">
        <w:trPr>
          <w:tblCellSpacing w:w="15" w:type="dxa"/>
        </w:trPr>
        <w:tc>
          <w:tcPr>
            <w:tcW w:w="0" w:type="auto"/>
            <w:vAlign w:val="center"/>
            <w:hideMark/>
          </w:tcPr>
          <w:p w14:paraId="07C5782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9F37F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39FBC867" w14:textId="77777777" w:rsidTr="00921A47">
        <w:trPr>
          <w:tblCellSpacing w:w="15" w:type="dxa"/>
        </w:trPr>
        <w:tc>
          <w:tcPr>
            <w:tcW w:w="0" w:type="auto"/>
            <w:vAlign w:val="center"/>
            <w:hideMark/>
          </w:tcPr>
          <w:p w14:paraId="42BD72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E9BCC5" w14:textId="77777777" w:rsidR="00921A47" w:rsidRPr="006518C9" w:rsidRDefault="00921A47">
            <w:pPr>
              <w:rPr>
                <w:sz w:val="24"/>
                <w:szCs w:val="24"/>
                <w:lang w:val="en-US"/>
              </w:rPr>
            </w:pPr>
            <w:r w:rsidRPr="006518C9">
              <w:rPr>
                <w:lang w:val="en-US"/>
              </w:rPr>
              <w:t xml:space="preserve">SearchDatabaseType </w:t>
            </w:r>
          </w:p>
        </w:tc>
      </w:tr>
      <w:tr w:rsidR="00921A47" w:rsidRPr="006518C9" w14:paraId="246B5D21" w14:textId="77777777" w:rsidTr="00921A47">
        <w:trPr>
          <w:tblCellSpacing w:w="15" w:type="dxa"/>
        </w:trPr>
        <w:tc>
          <w:tcPr>
            <w:tcW w:w="0" w:type="auto"/>
            <w:vAlign w:val="center"/>
            <w:hideMark/>
          </w:tcPr>
          <w:p w14:paraId="0B43F4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14:paraId="5EDE4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BC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2E6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4AD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D7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8631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63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0E6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E0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76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73AD2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971D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7E40"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5572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D87AD" w14:textId="77777777" w:rsidR="00921A47" w:rsidRPr="006518C9" w:rsidRDefault="00921A47">
                  <w:pPr>
                    <w:rPr>
                      <w:sz w:val="24"/>
                      <w:szCs w:val="24"/>
                      <w:lang w:val="en-US"/>
                    </w:rPr>
                  </w:pPr>
                  <w:r w:rsidRPr="006518C9">
                    <w:rPr>
                      <w:lang w:val="en-US"/>
                    </w:rPr>
                    <w:t>The location of the data file.</w:t>
                  </w:r>
                </w:p>
              </w:tc>
            </w:tr>
            <w:tr w:rsidR="00921A47" w:rsidRPr="006518C9" w14:paraId="68D2E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C5DD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89B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B54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5B9A"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10E45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D035B" w14:textId="77777777" w:rsidR="00921A47" w:rsidRPr="006518C9" w:rsidRDefault="00921A47">
                  <w:pPr>
                    <w:rPr>
                      <w:sz w:val="24"/>
                      <w:szCs w:val="24"/>
                      <w:lang w:val="en-US"/>
                    </w:rPr>
                  </w:pPr>
                  <w:r w:rsidRPr="006518C9">
                    <w:rPr>
                      <w:lang w:val="en-US"/>
                    </w:rP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6BE62"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870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3C235"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3D6A7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3A1A"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A7A1"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82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90521" w14:textId="77777777" w:rsidR="00921A47" w:rsidRPr="006518C9" w:rsidRDefault="00921A47">
                  <w:pPr>
                    <w:rPr>
                      <w:sz w:val="24"/>
                      <w:szCs w:val="24"/>
                      <w:lang w:val="en-US"/>
                    </w:rPr>
                  </w:pPr>
                  <w:r w:rsidRPr="006518C9">
                    <w:rPr>
                      <w:lang w:val="en-US"/>
                    </w:rPr>
                    <w:t>The number of residues in the database.</w:t>
                  </w:r>
                </w:p>
              </w:tc>
            </w:tr>
            <w:tr w:rsidR="00921A47" w:rsidRPr="006518C9" w14:paraId="2F185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4E04B"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D94AF"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C5B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6DB3" w14:textId="77777777" w:rsidR="00921A47" w:rsidRPr="006518C9" w:rsidRDefault="00921A47">
                  <w:pPr>
                    <w:rPr>
                      <w:sz w:val="24"/>
                      <w:szCs w:val="24"/>
                      <w:lang w:val="en-US"/>
                    </w:rPr>
                  </w:pPr>
                  <w:r w:rsidRPr="006518C9">
                    <w:rPr>
                      <w:lang w:val="en-US"/>
                    </w:rPr>
                    <w:t xml:space="preserve">The date and time the database was released to the public; omit this attribute </w:t>
                  </w:r>
                  <w:r w:rsidRPr="006518C9">
                    <w:rPr>
                      <w:lang w:val="en-US"/>
                    </w:rPr>
                    <w:lastRenderedPageBreak/>
                    <w:t xml:space="preserve">when the date and time are unknown or not applicable (e.g. custom databases). </w:t>
                  </w:r>
                </w:p>
              </w:tc>
            </w:tr>
            <w:tr w:rsidR="00921A47" w:rsidRPr="006518C9" w14:paraId="5A892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50D1" w14:textId="77777777"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4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8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40D25" w14:textId="77777777" w:rsidR="00921A47" w:rsidRPr="006518C9" w:rsidRDefault="00921A47">
                  <w:pPr>
                    <w:rPr>
                      <w:sz w:val="24"/>
                      <w:szCs w:val="24"/>
                      <w:lang w:val="en-US"/>
                    </w:rPr>
                  </w:pPr>
                  <w:r w:rsidRPr="006518C9">
                    <w:rPr>
                      <w:lang w:val="en-US"/>
                    </w:rPr>
                    <w:t>The version of the database.</w:t>
                  </w:r>
                </w:p>
              </w:tc>
            </w:tr>
          </w:tbl>
          <w:p w14:paraId="5A69B5AC" w14:textId="77777777" w:rsidR="00921A47" w:rsidRPr="006518C9" w:rsidRDefault="00921A47">
            <w:pPr>
              <w:rPr>
                <w:sz w:val="24"/>
                <w:szCs w:val="24"/>
                <w:lang w:val="en-US"/>
              </w:rPr>
            </w:pPr>
          </w:p>
        </w:tc>
      </w:tr>
      <w:tr w:rsidR="00921A47" w:rsidRPr="006518C9" w14:paraId="0FE3668F" w14:textId="77777777" w:rsidTr="00921A47">
        <w:trPr>
          <w:tblCellSpacing w:w="15" w:type="dxa"/>
        </w:trPr>
        <w:tc>
          <w:tcPr>
            <w:tcW w:w="0" w:type="auto"/>
            <w:vAlign w:val="center"/>
            <w:hideMark/>
          </w:tcPr>
          <w:p w14:paraId="45E0861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14:paraId="40F7F0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414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6ED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0BC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601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D76B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286" w14:textId="77777777" w:rsidR="00921A47" w:rsidRPr="006518C9" w:rsidRDefault="0032247A">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39BCF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67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9D9D"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13125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D64D0" w14:textId="77777777" w:rsidR="00921A47" w:rsidRPr="006518C9" w:rsidRDefault="0032247A">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2165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001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0B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4E0CE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9FA5A" w14:textId="77777777" w:rsidR="00921A47" w:rsidRPr="006518C9" w:rsidRDefault="0032247A">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3622C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8B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ABEF"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63155C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2807"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C483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591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078C" w14:textId="77777777" w:rsidR="00921A47" w:rsidRPr="006518C9" w:rsidRDefault="00921A47">
                  <w:pPr>
                    <w:rPr>
                      <w:sz w:val="24"/>
                      <w:szCs w:val="24"/>
                      <w:lang w:val="en-US"/>
                    </w:rPr>
                  </w:pPr>
                  <w:r w:rsidRPr="006518C9">
                    <w:rPr>
                      <w:lang w:val="en-US"/>
                    </w:rPr>
                    <w:t>A single entry from an ontology or a controlled vocabulary.</w:t>
                  </w:r>
                </w:p>
              </w:tc>
            </w:tr>
          </w:tbl>
          <w:p w14:paraId="457E0DC7" w14:textId="77777777" w:rsidR="00921A47" w:rsidRPr="006518C9" w:rsidRDefault="00921A47">
            <w:pPr>
              <w:rPr>
                <w:sz w:val="24"/>
                <w:szCs w:val="24"/>
                <w:lang w:val="en-US"/>
              </w:rPr>
            </w:pPr>
          </w:p>
        </w:tc>
      </w:tr>
      <w:tr w:rsidR="00921A47" w:rsidRPr="006518C9" w14:paraId="46285047" w14:textId="77777777" w:rsidTr="00921A47">
        <w:trPr>
          <w:tblCellSpacing w:w="15" w:type="dxa"/>
        </w:trPr>
        <w:tc>
          <w:tcPr>
            <w:tcW w:w="0" w:type="auto"/>
            <w:vAlign w:val="center"/>
            <w:hideMark/>
          </w:tcPr>
          <w:p w14:paraId="21E238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A0EA7D"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7E50B91D" w14:textId="77777777" w:rsidR="00921A47" w:rsidRPr="006518C9" w:rsidRDefault="00921A47">
            <w:pPr>
              <w:pStyle w:val="HTMLPreformatted"/>
            </w:pPr>
            <w:r w:rsidRPr="006518C9">
              <w:t xml:space="preserve">        &lt;FileFormat&gt;</w:t>
            </w:r>
          </w:p>
          <w:p w14:paraId="79DA898A" w14:textId="77777777" w:rsidR="00921A47" w:rsidRPr="006518C9" w:rsidRDefault="00921A47">
            <w:pPr>
              <w:pStyle w:val="HTMLPreformatted"/>
            </w:pPr>
            <w:r w:rsidRPr="006518C9">
              <w:t xml:space="preserve">          &lt;cvParam cvRef="PSI-MS" accession="MS:1001348" name="FASTA format"/&gt;</w:t>
            </w:r>
          </w:p>
          <w:p w14:paraId="4FDB64A6" w14:textId="77777777" w:rsidR="00921A47" w:rsidRPr="006518C9" w:rsidRDefault="00921A47">
            <w:pPr>
              <w:pStyle w:val="HTMLPreformatted"/>
            </w:pPr>
            <w:r w:rsidRPr="006518C9">
              <w:t xml:space="preserve">        &lt;/FileFormat&gt;</w:t>
            </w:r>
          </w:p>
          <w:p w14:paraId="2EB11557" w14:textId="77777777" w:rsidR="00921A47" w:rsidRPr="006518C9" w:rsidRDefault="00921A47">
            <w:pPr>
              <w:pStyle w:val="HTMLPreformatted"/>
            </w:pPr>
            <w:r w:rsidRPr="006518C9">
              <w:t xml:space="preserve">        &lt;DatabaseName&gt;</w:t>
            </w:r>
          </w:p>
          <w:p w14:paraId="5A8C66B2" w14:textId="77777777" w:rsidR="00921A47" w:rsidRPr="006518C9" w:rsidRDefault="00921A47">
            <w:pPr>
              <w:pStyle w:val="HTMLPreformatted"/>
            </w:pPr>
            <w:r w:rsidRPr="006518C9">
              <w:t xml:space="preserve">          &lt;userParam name="uniprot-human-reviewed-trypsin-april-2016_concatenated_target_decoy.fasta"/&gt;</w:t>
            </w:r>
          </w:p>
          <w:p w14:paraId="574CAE6D" w14:textId="77777777" w:rsidR="00921A47" w:rsidRPr="006518C9" w:rsidRDefault="00921A47">
            <w:pPr>
              <w:pStyle w:val="HTMLPreformatted"/>
            </w:pPr>
            <w:r w:rsidRPr="006518C9">
              <w:t xml:space="preserve">        &lt;/DatabaseName&gt;</w:t>
            </w:r>
          </w:p>
          <w:p w14:paraId="33CC7DCA" w14:textId="77777777" w:rsidR="00921A47" w:rsidRPr="006518C9" w:rsidRDefault="00921A47">
            <w:pPr>
              <w:pStyle w:val="HTMLPreformatted"/>
            </w:pPr>
            <w:r w:rsidRPr="006518C9">
              <w:t xml:space="preserve">  ...</w:t>
            </w:r>
          </w:p>
          <w:p w14:paraId="47028154" w14:textId="77777777" w:rsidR="00921A47" w:rsidRPr="006518C9" w:rsidRDefault="00921A47">
            <w:pPr>
              <w:pStyle w:val="HTMLPreformatted"/>
            </w:pPr>
            <w:r w:rsidRPr="006518C9">
              <w:t>&lt;/SearchDatabase&gt;</w:t>
            </w:r>
          </w:p>
        </w:tc>
      </w:tr>
      <w:tr w:rsidR="00921A47" w:rsidRPr="006518C9" w14:paraId="12A7C81C" w14:textId="77777777" w:rsidTr="00921A47">
        <w:trPr>
          <w:tblCellSpacing w:w="15" w:type="dxa"/>
        </w:trPr>
        <w:tc>
          <w:tcPr>
            <w:tcW w:w="0" w:type="auto"/>
            <w:vAlign w:val="center"/>
            <w:hideMark/>
          </w:tcPr>
          <w:p w14:paraId="139C88B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349A0E" w14:textId="77777777" w:rsidR="00921A47" w:rsidRPr="006518C9" w:rsidRDefault="00921A47">
            <w:pPr>
              <w:pStyle w:val="HTMLPreformatted"/>
            </w:pPr>
            <w:r w:rsidRPr="006518C9">
              <w:t>Path /MzIdentML/DataCollection/Inputs/SearchDatabase</w:t>
            </w:r>
          </w:p>
          <w:p w14:paraId="38070E49" w14:textId="77777777" w:rsidR="00921A47" w:rsidRPr="006518C9" w:rsidRDefault="00921A47">
            <w:pPr>
              <w:pStyle w:val="HTMLPreformatted"/>
            </w:pPr>
            <w:r w:rsidRPr="006518C9">
              <w:t xml:space="preserve">MAY supply a *child* term of </w:t>
            </w:r>
            <w:hyperlink r:id="rId289"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01BBE276" w14:textId="77777777" w:rsidR="00921A47" w:rsidRPr="006518C9" w:rsidRDefault="00921A47">
            <w:pPr>
              <w:pStyle w:val="HTMLPreformatted"/>
            </w:pPr>
            <w:r w:rsidRPr="006518C9">
              <w:t xml:space="preserve">  e.g.: </w:t>
            </w:r>
            <w:hyperlink r:id="rId290" w:tgtFrame="new" w:history="1">
              <w:r w:rsidRPr="006518C9">
                <w:rPr>
                  <w:rStyle w:val="Hyperlink"/>
                </w:rPr>
                <w:t>MS:1000568</w:t>
              </w:r>
            </w:hyperlink>
            <w:r w:rsidRPr="006518C9">
              <w:t xml:space="preserve"> (</w:t>
            </w:r>
            <w:r w:rsidRPr="006518C9">
              <w:rPr>
                <w:rStyle w:val="popup"/>
              </w:rPr>
              <w:t>MD5</w:t>
            </w:r>
            <w:r w:rsidRPr="006518C9">
              <w:t xml:space="preserve">) </w:t>
            </w:r>
          </w:p>
          <w:p w14:paraId="1FEB777A" w14:textId="77777777" w:rsidR="00921A47" w:rsidRPr="006518C9" w:rsidRDefault="00921A47">
            <w:pPr>
              <w:pStyle w:val="HTMLPreformatted"/>
            </w:pPr>
            <w:r w:rsidRPr="006518C9">
              <w:t xml:space="preserve">  e.g.: </w:t>
            </w:r>
            <w:hyperlink r:id="rId291" w:tgtFrame="new" w:history="1">
              <w:r w:rsidRPr="006518C9">
                <w:rPr>
                  <w:rStyle w:val="Hyperlink"/>
                </w:rPr>
                <w:t>MS:1000569</w:t>
              </w:r>
            </w:hyperlink>
            <w:r w:rsidRPr="006518C9">
              <w:t xml:space="preserve"> (</w:t>
            </w:r>
            <w:r w:rsidRPr="006518C9">
              <w:rPr>
                <w:rStyle w:val="popup"/>
              </w:rPr>
              <w:t>SHA-1</w:t>
            </w:r>
            <w:r w:rsidRPr="006518C9">
              <w:t xml:space="preserve">) </w:t>
            </w:r>
          </w:p>
          <w:p w14:paraId="2753360D" w14:textId="77777777" w:rsidR="00921A47" w:rsidRPr="006518C9" w:rsidRDefault="00921A47">
            <w:pPr>
              <w:pStyle w:val="HTMLPreformatted"/>
            </w:pPr>
            <w:r w:rsidRPr="006518C9">
              <w:t xml:space="preserve">MAY supply a *child* term of </w:t>
            </w:r>
            <w:hyperlink r:id="rId292"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3E4D5A14" w14:textId="77777777" w:rsidR="00921A47" w:rsidRPr="006518C9" w:rsidRDefault="00921A47">
            <w:pPr>
              <w:pStyle w:val="HTMLPreformatted"/>
            </w:pPr>
            <w:r w:rsidRPr="006518C9">
              <w:t xml:space="preserve">  e.g.: </w:t>
            </w:r>
            <w:hyperlink r:id="rId293"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38858470" w14:textId="77777777" w:rsidR="00921A47" w:rsidRPr="006518C9" w:rsidRDefault="00921A47">
            <w:pPr>
              <w:pStyle w:val="HTMLPreformatted"/>
            </w:pPr>
            <w:r w:rsidRPr="006518C9">
              <w:t xml:space="preserve">  e.g.: </w:t>
            </w:r>
            <w:hyperlink r:id="rId294"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753687FD" w14:textId="77777777" w:rsidR="00921A47" w:rsidRPr="006518C9" w:rsidRDefault="00921A47">
            <w:pPr>
              <w:pStyle w:val="HTMLPreformatted"/>
            </w:pPr>
            <w:r w:rsidRPr="006518C9">
              <w:t xml:space="preserve">  e.g.: </w:t>
            </w:r>
            <w:hyperlink r:id="rId295"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480BE3CE" w14:textId="77777777" w:rsidR="00921A47" w:rsidRPr="006518C9" w:rsidRDefault="00921A47">
            <w:pPr>
              <w:pStyle w:val="HTMLPreformatted"/>
            </w:pPr>
            <w:r w:rsidRPr="006518C9">
              <w:t xml:space="preserve">  e.g.: </w:t>
            </w:r>
            <w:hyperlink r:id="rId296"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0B2F2916" w14:textId="77777777" w:rsidR="00921A47" w:rsidRPr="006518C9" w:rsidRDefault="00921A47">
            <w:pPr>
              <w:pStyle w:val="HTMLPreformatted"/>
            </w:pPr>
            <w:r w:rsidRPr="006518C9">
              <w:t xml:space="preserve">  e.g.: </w:t>
            </w:r>
            <w:hyperlink r:id="rId297"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2B47DCE7" w14:textId="77777777" w:rsidR="00921A47" w:rsidRPr="006518C9" w:rsidRDefault="00921A47">
            <w:pPr>
              <w:pStyle w:val="HTMLPreformatted"/>
            </w:pPr>
            <w:r w:rsidRPr="006518C9">
              <w:t xml:space="preserve">  e.g.: </w:t>
            </w:r>
            <w:hyperlink r:id="rId298"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EF24E53" w14:textId="77777777" w:rsidR="00921A47" w:rsidRPr="006518C9" w:rsidRDefault="00921A47">
            <w:pPr>
              <w:pStyle w:val="HTMLPreformatted"/>
            </w:pPr>
            <w:r w:rsidRPr="006518C9">
              <w:t xml:space="preserve">  e.g.: </w:t>
            </w:r>
            <w:hyperlink r:id="rId299" w:tgtFrame="new" w:history="1">
              <w:r w:rsidRPr="006518C9">
                <w:rPr>
                  <w:rStyle w:val="Hyperlink"/>
                </w:rPr>
                <w:t>MS:1001022</w:t>
              </w:r>
            </w:hyperlink>
            <w:r w:rsidRPr="006518C9">
              <w:t xml:space="preserve"> (</w:t>
            </w:r>
            <w:r w:rsidRPr="006518C9">
              <w:rPr>
                <w:rStyle w:val="popup"/>
              </w:rPr>
              <w:t>DB MW filter</w:t>
            </w:r>
            <w:r w:rsidRPr="006518C9">
              <w:t xml:space="preserve">) </w:t>
            </w:r>
          </w:p>
          <w:p w14:paraId="30B3C023" w14:textId="77777777" w:rsidR="00921A47" w:rsidRPr="006518C9" w:rsidRDefault="00921A47">
            <w:pPr>
              <w:pStyle w:val="HTMLPreformatted"/>
            </w:pPr>
            <w:r w:rsidRPr="006518C9">
              <w:t xml:space="preserve">  e.g.: </w:t>
            </w:r>
            <w:hyperlink r:id="rId300" w:tgtFrame="new" w:history="1">
              <w:r w:rsidRPr="006518C9">
                <w:rPr>
                  <w:rStyle w:val="Hyperlink"/>
                </w:rPr>
                <w:t>MS:1001023</w:t>
              </w:r>
            </w:hyperlink>
            <w:r w:rsidRPr="006518C9">
              <w:t xml:space="preserve"> (</w:t>
            </w:r>
            <w:r w:rsidRPr="006518C9">
              <w:rPr>
                <w:rStyle w:val="popup"/>
              </w:rPr>
              <w:t>DB PI filter</w:t>
            </w:r>
            <w:r w:rsidRPr="006518C9">
              <w:t xml:space="preserve">) </w:t>
            </w:r>
          </w:p>
          <w:p w14:paraId="7ADECD76" w14:textId="77777777" w:rsidR="00921A47" w:rsidRPr="006518C9" w:rsidRDefault="00921A47">
            <w:pPr>
              <w:pStyle w:val="HTMLPreformatted"/>
            </w:pPr>
            <w:r w:rsidRPr="006518C9">
              <w:t xml:space="preserve">  e.g.: </w:t>
            </w:r>
            <w:hyperlink r:id="rId301"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507D2466" w14:textId="77777777" w:rsidR="00921A47" w:rsidRPr="006518C9" w:rsidRDefault="00921A47">
            <w:pPr>
              <w:pStyle w:val="HTMLPreformatted"/>
            </w:pPr>
            <w:r w:rsidRPr="006518C9">
              <w:t xml:space="preserve">  e.g.: </w:t>
            </w:r>
            <w:hyperlink r:id="rId302"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6BEA32B2" w14:textId="77777777" w:rsidR="00921A47" w:rsidRPr="006518C9" w:rsidRDefault="00921A47">
            <w:pPr>
              <w:pStyle w:val="HTMLPreformatted"/>
            </w:pPr>
            <w:r w:rsidRPr="006518C9">
              <w:t xml:space="preserve">  </w:t>
            </w:r>
            <w:hyperlink r:id="rId303" w:tgtFrame="new" w:history="1">
              <w:r w:rsidRPr="006518C9">
                <w:rPr>
                  <w:rStyle w:val="Hyperlink"/>
                </w:rPr>
                <w:t>et al.</w:t>
              </w:r>
            </w:hyperlink>
          </w:p>
        </w:tc>
      </w:tr>
    </w:tbl>
    <w:p w14:paraId="49B48DF2" w14:textId="77777777" w:rsidR="00921A47" w:rsidRPr="006518C9" w:rsidRDefault="00921A47" w:rsidP="00921A47">
      <w:pPr>
        <w:rPr>
          <w:lang w:val="en-US"/>
        </w:rPr>
      </w:pPr>
    </w:p>
    <w:p w14:paraId="2EB66A76" w14:textId="77777777" w:rsidR="00921A47" w:rsidRPr="006518C9" w:rsidRDefault="00921A47" w:rsidP="00921A47">
      <w:pPr>
        <w:pStyle w:val="Heading2"/>
      </w:pPr>
      <w:bookmarkStart w:id="252" w:name="_Toc457214119"/>
      <w:r w:rsidRPr="006518C9">
        <w:t>Element &lt;</w:t>
      </w:r>
      <w:bookmarkStart w:id="253" w:name="SearchDatabaseRef"/>
      <w:r w:rsidRPr="006518C9">
        <w:t>SearchDatabaseRef</w:t>
      </w:r>
      <w:bookmarkEnd w:id="253"/>
      <w:r w:rsidRPr="006518C9">
        <w:t>&gt;</w:t>
      </w:r>
      <w:bookmarkEnd w:id="2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3FD1AB3" w14:textId="77777777" w:rsidTr="00921A47">
        <w:trPr>
          <w:tblCellSpacing w:w="15" w:type="dxa"/>
        </w:trPr>
        <w:tc>
          <w:tcPr>
            <w:tcW w:w="0" w:type="auto"/>
            <w:vAlign w:val="center"/>
            <w:hideMark/>
          </w:tcPr>
          <w:p w14:paraId="271EF9C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A60F0A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2B4B9B7" w14:textId="77777777" w:rsidTr="00921A47">
        <w:trPr>
          <w:tblCellSpacing w:w="15" w:type="dxa"/>
        </w:trPr>
        <w:tc>
          <w:tcPr>
            <w:tcW w:w="0" w:type="auto"/>
            <w:vAlign w:val="center"/>
            <w:hideMark/>
          </w:tcPr>
          <w:p w14:paraId="3FF60B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1CBE13"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14FAE829" w14:textId="77777777" w:rsidTr="00921A47">
        <w:trPr>
          <w:tblCellSpacing w:w="15" w:type="dxa"/>
        </w:trPr>
        <w:tc>
          <w:tcPr>
            <w:tcW w:w="0" w:type="auto"/>
            <w:vAlign w:val="center"/>
            <w:hideMark/>
          </w:tcPr>
          <w:p w14:paraId="5A45810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18573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340A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359F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839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EAB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A450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1BEFE"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064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333E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EC47" w14:textId="77777777" w:rsidR="00921A47" w:rsidRPr="006518C9" w:rsidRDefault="00921A47">
                  <w:pPr>
                    <w:rPr>
                      <w:sz w:val="24"/>
                      <w:szCs w:val="24"/>
                      <w:lang w:val="en-US"/>
                    </w:rPr>
                  </w:pPr>
                  <w:r w:rsidRPr="006518C9">
                    <w:rPr>
                      <w:lang w:val="en-US"/>
                    </w:rPr>
                    <w:t>A reference to the database searched.</w:t>
                  </w:r>
                </w:p>
              </w:tc>
            </w:tr>
          </w:tbl>
          <w:p w14:paraId="4BA50699" w14:textId="77777777" w:rsidR="00921A47" w:rsidRPr="006518C9" w:rsidRDefault="00921A47">
            <w:pPr>
              <w:rPr>
                <w:sz w:val="24"/>
                <w:szCs w:val="24"/>
                <w:lang w:val="en-US"/>
              </w:rPr>
            </w:pPr>
          </w:p>
        </w:tc>
      </w:tr>
      <w:tr w:rsidR="00921A47" w:rsidRPr="006518C9" w14:paraId="5F10F2D1" w14:textId="77777777" w:rsidTr="00921A47">
        <w:trPr>
          <w:tblCellSpacing w:w="15" w:type="dxa"/>
        </w:trPr>
        <w:tc>
          <w:tcPr>
            <w:tcW w:w="0" w:type="auto"/>
            <w:vAlign w:val="center"/>
            <w:hideMark/>
          </w:tcPr>
          <w:p w14:paraId="78A938C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EF4C407" w14:textId="77777777" w:rsidR="00921A47" w:rsidRPr="006518C9" w:rsidRDefault="00921A47">
            <w:pPr>
              <w:rPr>
                <w:sz w:val="24"/>
                <w:szCs w:val="24"/>
                <w:lang w:val="en-US"/>
              </w:rPr>
            </w:pPr>
            <w:r w:rsidRPr="006518C9">
              <w:rPr>
                <w:lang w:val="en-US"/>
              </w:rPr>
              <w:t>none</w:t>
            </w:r>
          </w:p>
        </w:tc>
      </w:tr>
      <w:tr w:rsidR="00921A47" w:rsidRPr="006518C9" w14:paraId="177FE475" w14:textId="77777777" w:rsidTr="00921A47">
        <w:trPr>
          <w:tblCellSpacing w:w="15" w:type="dxa"/>
        </w:trPr>
        <w:tc>
          <w:tcPr>
            <w:tcW w:w="0" w:type="auto"/>
            <w:vAlign w:val="center"/>
            <w:hideMark/>
          </w:tcPr>
          <w:p w14:paraId="2840378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2A0378D" w14:textId="77777777" w:rsidR="00921A47" w:rsidRPr="006518C9" w:rsidRDefault="00921A47">
            <w:pPr>
              <w:pStyle w:val="HTMLPreformatted"/>
            </w:pPr>
            <w:r w:rsidRPr="006518C9">
              <w:t>&lt;SearchDatabaseRef searchDatabase_ref="SDB_4299_203"&gt;&lt;/SearchDatabaseRef&gt;</w:t>
            </w:r>
          </w:p>
        </w:tc>
      </w:tr>
    </w:tbl>
    <w:p w14:paraId="206C13E1" w14:textId="77777777" w:rsidR="00921A47" w:rsidRPr="006518C9" w:rsidRDefault="00921A47" w:rsidP="00921A47">
      <w:pPr>
        <w:rPr>
          <w:lang w:val="en-US"/>
        </w:rPr>
      </w:pPr>
    </w:p>
    <w:p w14:paraId="6D435B21" w14:textId="77777777" w:rsidR="00921A47" w:rsidRPr="006518C9" w:rsidRDefault="00921A47" w:rsidP="00921A47">
      <w:pPr>
        <w:pStyle w:val="Heading2"/>
      </w:pPr>
      <w:bookmarkStart w:id="254" w:name="_Toc457214120"/>
      <w:r w:rsidRPr="006518C9">
        <w:t>Element &lt;</w:t>
      </w:r>
      <w:bookmarkStart w:id="255" w:name="SearchModification"/>
      <w:r w:rsidRPr="006518C9">
        <w:t>SearchModification</w:t>
      </w:r>
      <w:bookmarkEnd w:id="255"/>
      <w:r w:rsidRPr="006518C9">
        <w:t>&gt;</w:t>
      </w:r>
      <w:bookmarkEnd w:id="2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14:paraId="7089F6AC" w14:textId="77777777" w:rsidTr="00921A47">
        <w:trPr>
          <w:tblCellSpacing w:w="15" w:type="dxa"/>
        </w:trPr>
        <w:tc>
          <w:tcPr>
            <w:tcW w:w="0" w:type="auto"/>
            <w:vAlign w:val="center"/>
            <w:hideMark/>
          </w:tcPr>
          <w:p w14:paraId="4C0BEA4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026EE2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5436B07B" w14:textId="77777777" w:rsidTr="00921A47">
        <w:trPr>
          <w:tblCellSpacing w:w="15" w:type="dxa"/>
        </w:trPr>
        <w:tc>
          <w:tcPr>
            <w:tcW w:w="0" w:type="auto"/>
            <w:vAlign w:val="center"/>
            <w:hideMark/>
          </w:tcPr>
          <w:p w14:paraId="77C91566"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846EE73"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2526C5EE" w14:textId="77777777" w:rsidTr="00921A47">
        <w:trPr>
          <w:tblCellSpacing w:w="15" w:type="dxa"/>
        </w:trPr>
        <w:tc>
          <w:tcPr>
            <w:tcW w:w="0" w:type="auto"/>
            <w:vAlign w:val="center"/>
            <w:hideMark/>
          </w:tcPr>
          <w:p w14:paraId="511D3E8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14:paraId="7BF499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4340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F35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167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AB9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753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479AF"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3453"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107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ADE6"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462708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421BF"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758E"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81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7965"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E7E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D97CD"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58669"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00222"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3D7DFB84" w14:textId="77777777" w:rsidR="00921A47" w:rsidRPr="006518C9" w:rsidRDefault="00921A47">
            <w:pPr>
              <w:rPr>
                <w:sz w:val="24"/>
                <w:szCs w:val="24"/>
                <w:lang w:val="en-US"/>
              </w:rPr>
            </w:pPr>
          </w:p>
        </w:tc>
      </w:tr>
      <w:tr w:rsidR="00921A47" w:rsidRPr="006518C9" w14:paraId="246CAC6F" w14:textId="77777777" w:rsidTr="00921A47">
        <w:trPr>
          <w:tblCellSpacing w:w="15" w:type="dxa"/>
        </w:trPr>
        <w:tc>
          <w:tcPr>
            <w:tcW w:w="0" w:type="auto"/>
            <w:vAlign w:val="center"/>
            <w:hideMark/>
          </w:tcPr>
          <w:p w14:paraId="5B84002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14:paraId="4B3EEF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7611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7A2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74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4F6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457F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95169" w14:textId="77777777" w:rsidR="00921A47" w:rsidRPr="006518C9" w:rsidRDefault="0032247A">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50A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41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F583" w14:textId="77777777" w:rsidR="00921A47" w:rsidRPr="006518C9" w:rsidRDefault="00921A47">
                  <w:pPr>
                    <w:rPr>
                      <w:sz w:val="24"/>
                      <w:szCs w:val="24"/>
                      <w:lang w:val="en-US"/>
                    </w:rPr>
                  </w:pPr>
                  <w:r w:rsidRPr="006518C9">
                    <w:rPr>
                      <w:lang w:val="en-US"/>
                    </w:rPr>
                    <w:t>The specificity rules of the searched modification including for example the probability of a modification's presence or peptide or protein termini. Standard fixed or variable status should be provided by the attribute fixedMod.</w:t>
                  </w:r>
                </w:p>
              </w:tc>
            </w:tr>
            <w:tr w:rsidR="00921A47" w:rsidRPr="006518C9" w14:paraId="446920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37496"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0C96F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D1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F5E4" w14:textId="77777777" w:rsidR="00921A47" w:rsidRPr="006518C9" w:rsidRDefault="00921A47">
                  <w:pPr>
                    <w:rPr>
                      <w:sz w:val="24"/>
                      <w:szCs w:val="24"/>
                      <w:lang w:val="en-US"/>
                    </w:rPr>
                  </w:pPr>
                  <w:r w:rsidRPr="006518C9">
                    <w:rPr>
                      <w:lang w:val="en-US"/>
                    </w:rPr>
                    <w:t>A single entry from an ontology or a controlled vocabulary.</w:t>
                  </w:r>
                </w:p>
              </w:tc>
            </w:tr>
          </w:tbl>
          <w:p w14:paraId="1004D504" w14:textId="77777777" w:rsidR="00921A47" w:rsidRPr="006518C9" w:rsidRDefault="00921A47">
            <w:pPr>
              <w:rPr>
                <w:sz w:val="24"/>
                <w:szCs w:val="24"/>
                <w:lang w:val="en-US"/>
              </w:rPr>
            </w:pPr>
          </w:p>
        </w:tc>
      </w:tr>
      <w:tr w:rsidR="00921A47" w:rsidRPr="006518C9" w14:paraId="5E7D9B70" w14:textId="77777777" w:rsidTr="00921A47">
        <w:trPr>
          <w:tblCellSpacing w:w="15" w:type="dxa"/>
        </w:trPr>
        <w:tc>
          <w:tcPr>
            <w:tcW w:w="0" w:type="auto"/>
            <w:vAlign w:val="center"/>
            <w:hideMark/>
          </w:tcPr>
          <w:p w14:paraId="781FD7B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8A38CED" w14:textId="77777777" w:rsidR="00921A47" w:rsidRPr="006518C9" w:rsidRDefault="00921A47">
            <w:pPr>
              <w:pStyle w:val="HTMLPreformatted"/>
            </w:pPr>
            <w:r w:rsidRPr="006518C9">
              <w:t xml:space="preserve">        &lt;SearchModification residues="E" massDelta="-18.010565" fixedMod= "false" &gt;</w:t>
            </w:r>
          </w:p>
          <w:p w14:paraId="35624D45" w14:textId="77777777" w:rsidR="00921A47" w:rsidRPr="006518C9" w:rsidRDefault="00921A47">
            <w:pPr>
              <w:pStyle w:val="HTMLPreformatted"/>
            </w:pPr>
            <w:r w:rsidRPr="006518C9">
              <w:t xml:space="preserve">          &lt;SpecificityRules&gt;</w:t>
            </w:r>
          </w:p>
          <w:p w14:paraId="173B1C92" w14:textId="77777777" w:rsidR="00921A47" w:rsidRPr="006518C9" w:rsidRDefault="00921A47">
            <w:pPr>
              <w:pStyle w:val="HTMLPreformatted"/>
            </w:pPr>
            <w:r w:rsidRPr="006518C9">
              <w:t xml:space="preserve">            &lt;cvParam cvRef="PSI-MS" accession="MS:1001189" name="modification specificity peptide N-term"/&gt;</w:t>
            </w:r>
          </w:p>
          <w:p w14:paraId="51C3D1F9" w14:textId="77777777" w:rsidR="00921A47" w:rsidRPr="006518C9" w:rsidRDefault="00921A47">
            <w:pPr>
              <w:pStyle w:val="HTMLPreformatted"/>
            </w:pPr>
            <w:r w:rsidRPr="006518C9">
              <w:t xml:space="preserve">          &lt;/SpecificityRules&gt;</w:t>
            </w:r>
          </w:p>
          <w:p w14:paraId="605B1B7E" w14:textId="77777777" w:rsidR="00921A47" w:rsidRPr="006518C9" w:rsidRDefault="00921A47">
            <w:pPr>
              <w:pStyle w:val="HTMLPreformatted"/>
            </w:pPr>
            <w:r w:rsidRPr="006518C9">
              <w:t xml:space="preserve">          &lt;cvParam cvRef="UNIMOD" accession="UNIMOD:27" name="Glu-&gt;pyro-Glu"/&gt;</w:t>
            </w:r>
          </w:p>
          <w:p w14:paraId="223A890B" w14:textId="77777777" w:rsidR="00921A47" w:rsidRPr="006518C9" w:rsidRDefault="00921A47">
            <w:pPr>
              <w:pStyle w:val="HTMLPreformatted"/>
            </w:pPr>
            <w:r w:rsidRPr="006518C9">
              <w:t xml:space="preserve">          &lt;cvParam cvRef="PSI-MS" accession="MS:1002504" name="modification index" value="3"/&gt;</w:t>
            </w:r>
          </w:p>
          <w:p w14:paraId="3AA81D6C" w14:textId="77777777" w:rsidR="00921A47" w:rsidRPr="006518C9" w:rsidRDefault="00921A47">
            <w:pPr>
              <w:pStyle w:val="HTMLPreformatted"/>
            </w:pPr>
            <w:r w:rsidRPr="006518C9">
              <w:t xml:space="preserve">        &lt;/SearchModification&gt;</w:t>
            </w:r>
          </w:p>
        </w:tc>
      </w:tr>
      <w:tr w:rsidR="00760FCA" w:rsidRPr="006518C9" w14:paraId="245C2D0E" w14:textId="77777777" w:rsidTr="00760FCA">
        <w:trPr>
          <w:tblCellSpacing w:w="15" w:type="dxa"/>
        </w:trPr>
        <w:tc>
          <w:tcPr>
            <w:tcW w:w="0" w:type="auto"/>
            <w:vAlign w:val="center"/>
            <w:hideMark/>
          </w:tcPr>
          <w:p w14:paraId="13C10469"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6ED2F91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2EAC175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1B075E6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4"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4BDAFC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5"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7C0CF9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6"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18C4C5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7"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4FDBB69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3AF9CA0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1BC8475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6D656B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66C9F15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2"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6C3CD2B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3"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746DED6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4"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3839B1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5"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184B47A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6"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1B09718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7"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5455B61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8"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77376CF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9"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440C5376" w14:textId="77777777" w:rsidTr="00921A47">
        <w:trPr>
          <w:tblCellSpacing w:w="15" w:type="dxa"/>
        </w:trPr>
        <w:tc>
          <w:tcPr>
            <w:tcW w:w="0" w:type="auto"/>
            <w:vAlign w:val="center"/>
            <w:hideMark/>
          </w:tcPr>
          <w:p w14:paraId="7F392628"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4E79D5F3"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3311AA3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47BBB8C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07AC77F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7E8432F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14:paraId="30A463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2D819F7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60D0728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37C7538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accession="MS:1002509" name="cross-link donor" value="0"&gt;&lt;/cvParam&gt;</w:t>
            </w:r>
          </w:p>
          <w:p w14:paraId="74DC46B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4192EC0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3C7565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EC544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70D9869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640D92F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cvRef="XLMOD" accession="XLMOD:01009" name="amidated BS3-d4"&gt;&lt;/cvParam&gt;</w:t>
            </w:r>
          </w:p>
          <w:p w14:paraId="77CB0F06"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27EAC07E" w14:textId="77777777" w:rsidR="00921A47" w:rsidRPr="006518C9" w:rsidRDefault="00921A47" w:rsidP="00921A47">
      <w:pPr>
        <w:rPr>
          <w:lang w:val="en-US"/>
        </w:rPr>
      </w:pPr>
    </w:p>
    <w:p w14:paraId="73E76774" w14:textId="77777777" w:rsidR="00921A47" w:rsidRPr="006518C9" w:rsidRDefault="00921A47" w:rsidP="00921A47">
      <w:pPr>
        <w:pStyle w:val="Heading2"/>
      </w:pPr>
      <w:bookmarkStart w:id="256" w:name="_Toc457214121"/>
      <w:r w:rsidRPr="006518C9">
        <w:t>Element &lt;</w:t>
      </w:r>
      <w:bookmarkStart w:id="257" w:name="SearchType"/>
      <w:r w:rsidRPr="006518C9">
        <w:t>SearchType</w:t>
      </w:r>
      <w:bookmarkEnd w:id="257"/>
      <w:r w:rsidRPr="006518C9">
        <w:t>&gt;</w:t>
      </w:r>
      <w:bookmarkEnd w:id="2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14:paraId="397EE6FE" w14:textId="77777777" w:rsidTr="00921A47">
        <w:trPr>
          <w:tblCellSpacing w:w="15" w:type="dxa"/>
        </w:trPr>
        <w:tc>
          <w:tcPr>
            <w:tcW w:w="0" w:type="auto"/>
            <w:vAlign w:val="center"/>
            <w:hideMark/>
          </w:tcPr>
          <w:p w14:paraId="0F78CA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FD3FA2"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18419866" w14:textId="77777777" w:rsidTr="00921A47">
        <w:trPr>
          <w:tblCellSpacing w:w="15" w:type="dxa"/>
        </w:trPr>
        <w:tc>
          <w:tcPr>
            <w:tcW w:w="0" w:type="auto"/>
            <w:vAlign w:val="center"/>
            <w:hideMark/>
          </w:tcPr>
          <w:p w14:paraId="5470808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FEB3B8" w14:textId="77777777" w:rsidR="00921A47" w:rsidRPr="006518C9" w:rsidRDefault="00921A47">
            <w:pPr>
              <w:rPr>
                <w:sz w:val="24"/>
                <w:szCs w:val="24"/>
                <w:lang w:val="en-US"/>
              </w:rPr>
            </w:pPr>
            <w:r w:rsidRPr="006518C9">
              <w:rPr>
                <w:lang w:val="en-US"/>
              </w:rPr>
              <w:t xml:space="preserve">ParamType </w:t>
            </w:r>
          </w:p>
        </w:tc>
      </w:tr>
      <w:tr w:rsidR="00921A47" w:rsidRPr="006518C9" w14:paraId="3D6A2344" w14:textId="77777777" w:rsidTr="00921A47">
        <w:trPr>
          <w:tblCellSpacing w:w="15" w:type="dxa"/>
        </w:trPr>
        <w:tc>
          <w:tcPr>
            <w:tcW w:w="0" w:type="auto"/>
            <w:vAlign w:val="center"/>
            <w:hideMark/>
          </w:tcPr>
          <w:p w14:paraId="278052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0FB2293" w14:textId="77777777" w:rsidR="00921A47" w:rsidRPr="006518C9" w:rsidRDefault="00921A47">
            <w:pPr>
              <w:rPr>
                <w:sz w:val="24"/>
                <w:szCs w:val="24"/>
                <w:lang w:val="en-US"/>
              </w:rPr>
            </w:pPr>
            <w:r w:rsidRPr="006518C9">
              <w:rPr>
                <w:lang w:val="en-US"/>
              </w:rPr>
              <w:t>none</w:t>
            </w:r>
          </w:p>
        </w:tc>
      </w:tr>
      <w:tr w:rsidR="00921A47" w:rsidRPr="006518C9" w14:paraId="27F933F8" w14:textId="77777777" w:rsidTr="00921A47">
        <w:trPr>
          <w:tblCellSpacing w:w="15" w:type="dxa"/>
        </w:trPr>
        <w:tc>
          <w:tcPr>
            <w:tcW w:w="0" w:type="auto"/>
            <w:vAlign w:val="center"/>
            <w:hideMark/>
          </w:tcPr>
          <w:p w14:paraId="2BD7B49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14:paraId="46BBB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785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F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B18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A2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0E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7E0A8"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F258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23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5DBC"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9AC9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E2BCB"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030C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7A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7776" w14:textId="77777777" w:rsidR="00921A47" w:rsidRPr="006518C9" w:rsidRDefault="00921A47">
                  <w:pPr>
                    <w:rPr>
                      <w:sz w:val="24"/>
                      <w:szCs w:val="24"/>
                      <w:lang w:val="en-US"/>
                    </w:rPr>
                  </w:pPr>
                  <w:r w:rsidRPr="006518C9">
                    <w:rPr>
                      <w:lang w:val="en-US"/>
                    </w:rPr>
                    <w:t>A single user-defined parameter.</w:t>
                  </w:r>
                </w:p>
              </w:tc>
            </w:tr>
          </w:tbl>
          <w:p w14:paraId="4CAD1B32" w14:textId="77777777" w:rsidR="00921A47" w:rsidRPr="006518C9" w:rsidRDefault="00921A47">
            <w:pPr>
              <w:rPr>
                <w:sz w:val="24"/>
                <w:szCs w:val="24"/>
                <w:lang w:val="en-US"/>
              </w:rPr>
            </w:pPr>
          </w:p>
        </w:tc>
      </w:tr>
      <w:tr w:rsidR="00921A47" w:rsidRPr="006518C9" w14:paraId="087303C0" w14:textId="77777777" w:rsidTr="00921A47">
        <w:trPr>
          <w:tblCellSpacing w:w="15" w:type="dxa"/>
        </w:trPr>
        <w:tc>
          <w:tcPr>
            <w:tcW w:w="0" w:type="auto"/>
            <w:vAlign w:val="center"/>
            <w:hideMark/>
          </w:tcPr>
          <w:p w14:paraId="1E4B6C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9478BE" w14:textId="77777777" w:rsidR="00921A47" w:rsidRPr="006518C9" w:rsidRDefault="00921A47">
            <w:pPr>
              <w:pStyle w:val="HTMLPreformatted"/>
            </w:pPr>
            <w:r w:rsidRPr="006518C9">
              <w:t>&lt;SearchType&gt;</w:t>
            </w:r>
          </w:p>
          <w:p w14:paraId="30E8F9B3" w14:textId="77777777" w:rsidR="00921A47" w:rsidRPr="006518C9" w:rsidRDefault="00921A47">
            <w:pPr>
              <w:pStyle w:val="HTMLPreformatted"/>
            </w:pPr>
            <w:r w:rsidRPr="006518C9">
              <w:t xml:space="preserve">    &lt;cvParam accession="MS:1001083" cvRef="PSI-MS" value="" name="ms-ms search"/&gt;</w:t>
            </w:r>
          </w:p>
          <w:p w14:paraId="74C01859" w14:textId="77777777" w:rsidR="00921A47" w:rsidRPr="006518C9" w:rsidRDefault="00921A47">
            <w:pPr>
              <w:pStyle w:val="HTMLPreformatted"/>
            </w:pPr>
            <w:r w:rsidRPr="006518C9">
              <w:t>&lt;/SearchType&gt;</w:t>
            </w:r>
          </w:p>
        </w:tc>
      </w:tr>
      <w:tr w:rsidR="00921A47" w:rsidRPr="006518C9" w14:paraId="6A663C5E" w14:textId="77777777" w:rsidTr="00921A47">
        <w:trPr>
          <w:tblCellSpacing w:w="15" w:type="dxa"/>
        </w:trPr>
        <w:tc>
          <w:tcPr>
            <w:tcW w:w="0" w:type="auto"/>
            <w:vAlign w:val="center"/>
            <w:hideMark/>
          </w:tcPr>
          <w:p w14:paraId="3F63822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846B0E" w14:textId="77777777" w:rsidR="00921A47" w:rsidRPr="006518C9" w:rsidRDefault="00921A47">
            <w:pPr>
              <w:pStyle w:val="HTMLPreformatted"/>
            </w:pPr>
            <w:r w:rsidRPr="006518C9">
              <w:t>Path /MzIdentML/AnalysisProtocolCollection/SpectrumIdentificationProtocol/SearchType</w:t>
            </w:r>
          </w:p>
          <w:p w14:paraId="5E0BD8F7" w14:textId="77777777" w:rsidR="00921A47" w:rsidRPr="006518C9" w:rsidRDefault="00921A47">
            <w:pPr>
              <w:pStyle w:val="HTMLPreformatted"/>
            </w:pPr>
            <w:r w:rsidRPr="006518C9">
              <w:t xml:space="preserve">MUST supply a *child* term of </w:t>
            </w:r>
            <w:hyperlink r:id="rId320" w:tgtFrame="new" w:history="1">
              <w:r w:rsidRPr="006518C9">
                <w:rPr>
                  <w:rStyle w:val="Hyperlink"/>
                </w:rPr>
                <w:t>MS:1001080</w:t>
              </w:r>
            </w:hyperlink>
            <w:r w:rsidRPr="006518C9">
              <w:t xml:space="preserve"> (</w:t>
            </w:r>
            <w:r w:rsidRPr="006518C9">
              <w:rPr>
                <w:rStyle w:val="popup"/>
              </w:rPr>
              <w:t>search type</w:t>
            </w:r>
            <w:r w:rsidRPr="006518C9">
              <w:t>) one or more times</w:t>
            </w:r>
          </w:p>
          <w:p w14:paraId="078F769E" w14:textId="77777777" w:rsidR="00921A47" w:rsidRPr="006518C9" w:rsidRDefault="00921A47">
            <w:pPr>
              <w:pStyle w:val="HTMLPreformatted"/>
            </w:pPr>
            <w:r w:rsidRPr="006518C9">
              <w:t xml:space="preserve">  e.g.: </w:t>
            </w:r>
            <w:hyperlink r:id="rId321"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25C63AAE" w14:textId="77777777" w:rsidR="00921A47" w:rsidRPr="006518C9" w:rsidRDefault="00921A47">
            <w:pPr>
              <w:pStyle w:val="HTMLPreformatted"/>
            </w:pPr>
            <w:r w:rsidRPr="006518C9">
              <w:t xml:space="preserve">  e.g.: </w:t>
            </w:r>
            <w:hyperlink r:id="rId322"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0C5F04A" w14:textId="77777777" w:rsidR="00921A47" w:rsidRPr="006518C9" w:rsidRDefault="00921A47">
            <w:pPr>
              <w:pStyle w:val="HTMLPreformatted"/>
            </w:pPr>
            <w:r w:rsidRPr="006518C9">
              <w:t xml:space="preserve">  e.g.: </w:t>
            </w:r>
            <w:hyperlink r:id="rId323" w:tgtFrame="new" w:history="1">
              <w:r w:rsidRPr="006518C9">
                <w:rPr>
                  <w:rStyle w:val="Hyperlink"/>
                </w:rPr>
                <w:t>MS:1001081</w:t>
              </w:r>
            </w:hyperlink>
            <w:r w:rsidRPr="006518C9">
              <w:t xml:space="preserve"> (</w:t>
            </w:r>
            <w:r w:rsidRPr="006518C9">
              <w:rPr>
                <w:rStyle w:val="popup"/>
              </w:rPr>
              <w:t>pmf search</w:t>
            </w:r>
            <w:r w:rsidRPr="006518C9">
              <w:t xml:space="preserve">) </w:t>
            </w:r>
          </w:p>
          <w:p w14:paraId="04A020E0" w14:textId="77777777" w:rsidR="00921A47" w:rsidRPr="006518C9" w:rsidRDefault="00921A47">
            <w:pPr>
              <w:pStyle w:val="HTMLPreformatted"/>
            </w:pPr>
            <w:r w:rsidRPr="006518C9">
              <w:t xml:space="preserve">  e.g.: </w:t>
            </w:r>
            <w:hyperlink r:id="rId324" w:tgtFrame="new" w:history="1">
              <w:r w:rsidRPr="006518C9">
                <w:rPr>
                  <w:rStyle w:val="Hyperlink"/>
                </w:rPr>
                <w:t>MS:1001082</w:t>
              </w:r>
            </w:hyperlink>
            <w:r w:rsidRPr="006518C9">
              <w:t xml:space="preserve"> (</w:t>
            </w:r>
            <w:r w:rsidRPr="006518C9">
              <w:rPr>
                <w:rStyle w:val="popup"/>
              </w:rPr>
              <w:t>tag search</w:t>
            </w:r>
            <w:r w:rsidRPr="006518C9">
              <w:t xml:space="preserve">) </w:t>
            </w:r>
          </w:p>
          <w:p w14:paraId="0E19EAA0" w14:textId="77777777" w:rsidR="00921A47" w:rsidRPr="006518C9" w:rsidRDefault="00921A47">
            <w:pPr>
              <w:pStyle w:val="HTMLPreformatted"/>
            </w:pPr>
            <w:r w:rsidRPr="006518C9">
              <w:t xml:space="preserve">  e.g.: </w:t>
            </w:r>
            <w:hyperlink r:id="rId325" w:tgtFrame="new" w:history="1">
              <w:r w:rsidRPr="006518C9">
                <w:rPr>
                  <w:rStyle w:val="Hyperlink"/>
                </w:rPr>
                <w:t>MS:1001083</w:t>
              </w:r>
            </w:hyperlink>
            <w:r w:rsidRPr="006518C9">
              <w:t xml:space="preserve"> (</w:t>
            </w:r>
            <w:r w:rsidRPr="006518C9">
              <w:rPr>
                <w:rStyle w:val="popup"/>
              </w:rPr>
              <w:t>ms-ms search</w:t>
            </w:r>
            <w:r w:rsidRPr="006518C9">
              <w:t xml:space="preserve">) </w:t>
            </w:r>
          </w:p>
          <w:p w14:paraId="134AA6EA" w14:textId="77777777" w:rsidR="00921A47" w:rsidRPr="006518C9" w:rsidRDefault="00921A47">
            <w:pPr>
              <w:pStyle w:val="HTMLPreformatted"/>
            </w:pPr>
            <w:r w:rsidRPr="006518C9">
              <w:t xml:space="preserve">  e.g.: </w:t>
            </w:r>
            <w:hyperlink r:id="rId326"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31F2079F" w14:textId="77777777" w:rsidR="00921A47" w:rsidRPr="006518C9" w:rsidRDefault="00921A47">
            <w:pPr>
              <w:pStyle w:val="HTMLPreformatted"/>
            </w:pPr>
            <w:r w:rsidRPr="006518C9">
              <w:t xml:space="preserve">  e.g.: </w:t>
            </w:r>
            <w:hyperlink r:id="rId327"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2D1B2379" w14:textId="77777777" w:rsidR="00921A47" w:rsidRPr="006518C9" w:rsidRDefault="00921A47">
            <w:pPr>
              <w:pStyle w:val="HTMLPreformatted"/>
            </w:pPr>
            <w:r w:rsidRPr="006518C9">
              <w:t xml:space="preserve">  e.g.: </w:t>
            </w:r>
            <w:hyperlink r:id="rId328"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052CA217" w14:textId="77777777" w:rsidR="00921A47" w:rsidRPr="006518C9" w:rsidRDefault="00921A47">
            <w:pPr>
              <w:pStyle w:val="HTMLPreformatted"/>
            </w:pPr>
            <w:r w:rsidRPr="006518C9">
              <w:t xml:space="preserve">  e.g.: </w:t>
            </w:r>
            <w:hyperlink r:id="rId329"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1C530AA0" w14:textId="77777777" w:rsidR="00921A47" w:rsidRPr="006518C9" w:rsidRDefault="00921A47">
            <w:pPr>
              <w:pStyle w:val="HTMLPreformatted"/>
            </w:pPr>
            <w:r w:rsidRPr="006518C9">
              <w:t xml:space="preserve">  e.g.: </w:t>
            </w:r>
            <w:hyperlink r:id="rId330"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38CB4D6E" w14:textId="77777777" w:rsidR="00921A47" w:rsidRPr="006518C9" w:rsidRDefault="00921A47">
            <w:pPr>
              <w:pStyle w:val="HTMLPreformatted"/>
            </w:pPr>
            <w:r w:rsidRPr="006518C9">
              <w:t xml:space="preserve">  </w:t>
            </w:r>
            <w:hyperlink r:id="rId331" w:tgtFrame="new" w:history="1">
              <w:r w:rsidRPr="006518C9">
                <w:rPr>
                  <w:rStyle w:val="Hyperlink"/>
                </w:rPr>
                <w:t>et al.</w:t>
              </w:r>
            </w:hyperlink>
          </w:p>
        </w:tc>
      </w:tr>
      <w:tr w:rsidR="00921A47" w:rsidRPr="006518C9" w14:paraId="3B5EDBCD" w14:textId="77777777" w:rsidTr="00921A47">
        <w:trPr>
          <w:tblCellSpacing w:w="15" w:type="dxa"/>
        </w:trPr>
        <w:tc>
          <w:tcPr>
            <w:tcW w:w="0" w:type="auto"/>
            <w:vAlign w:val="center"/>
            <w:hideMark/>
          </w:tcPr>
          <w:p w14:paraId="6F26BF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9F03BA" w14:textId="77777777" w:rsidR="00921A47" w:rsidRPr="006518C9" w:rsidRDefault="00921A47">
            <w:pPr>
              <w:pStyle w:val="HTMLPreformatted"/>
            </w:pPr>
            <w:r w:rsidRPr="006518C9">
              <w:t>&lt;cvParam cvRef="PSI-MS" accession="MS:1001083" name="ms-ms search"&gt;&lt;/cvParam&gt;</w:t>
            </w:r>
          </w:p>
        </w:tc>
      </w:tr>
    </w:tbl>
    <w:p w14:paraId="41230A29" w14:textId="77777777" w:rsidR="00921A47" w:rsidRPr="006518C9" w:rsidRDefault="00921A47" w:rsidP="00921A47">
      <w:pPr>
        <w:rPr>
          <w:lang w:val="en-US"/>
        </w:rPr>
      </w:pPr>
    </w:p>
    <w:p w14:paraId="784993B1" w14:textId="77777777" w:rsidR="00921A47" w:rsidRPr="006518C9" w:rsidRDefault="00921A47" w:rsidP="00921A47">
      <w:pPr>
        <w:pStyle w:val="Heading2"/>
      </w:pPr>
      <w:bookmarkStart w:id="258" w:name="_Toc457214122"/>
      <w:r w:rsidRPr="006518C9">
        <w:t>Element &lt;</w:t>
      </w:r>
      <w:bookmarkStart w:id="259" w:name="Seq"/>
      <w:r w:rsidRPr="006518C9">
        <w:t>Seq</w:t>
      </w:r>
      <w:bookmarkEnd w:id="259"/>
      <w:r w:rsidRPr="006518C9">
        <w:t>&gt;</w:t>
      </w:r>
      <w:bookmarkEnd w:id="2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14:paraId="4245BBFE" w14:textId="77777777" w:rsidTr="00921A47">
        <w:trPr>
          <w:tblCellSpacing w:w="15" w:type="dxa"/>
        </w:trPr>
        <w:tc>
          <w:tcPr>
            <w:tcW w:w="0" w:type="auto"/>
            <w:vAlign w:val="center"/>
            <w:hideMark/>
          </w:tcPr>
          <w:p w14:paraId="39B3F4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B69382"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672DDFBA" w14:textId="77777777" w:rsidTr="00921A47">
        <w:trPr>
          <w:tblCellSpacing w:w="15" w:type="dxa"/>
        </w:trPr>
        <w:tc>
          <w:tcPr>
            <w:tcW w:w="0" w:type="auto"/>
            <w:vAlign w:val="center"/>
            <w:hideMark/>
          </w:tcPr>
          <w:p w14:paraId="0849C9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D65955" w14:textId="77777777" w:rsidR="00921A47" w:rsidRPr="006518C9" w:rsidRDefault="00921A47">
            <w:pPr>
              <w:rPr>
                <w:sz w:val="24"/>
                <w:szCs w:val="24"/>
                <w:lang w:val="en-US"/>
              </w:rPr>
            </w:pPr>
            <w:r w:rsidRPr="006518C9">
              <w:rPr>
                <w:lang w:val="en-US"/>
              </w:rPr>
              <w:t xml:space="preserve">sequence </w:t>
            </w:r>
          </w:p>
        </w:tc>
      </w:tr>
      <w:tr w:rsidR="00921A47" w:rsidRPr="006518C9" w14:paraId="133075C1" w14:textId="77777777" w:rsidTr="00921A47">
        <w:trPr>
          <w:tblCellSpacing w:w="15" w:type="dxa"/>
        </w:trPr>
        <w:tc>
          <w:tcPr>
            <w:tcW w:w="0" w:type="auto"/>
            <w:vAlign w:val="center"/>
            <w:hideMark/>
          </w:tcPr>
          <w:p w14:paraId="65ECD8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2F49D6" w14:textId="77777777" w:rsidR="00921A47" w:rsidRPr="006518C9" w:rsidRDefault="00921A47">
            <w:pPr>
              <w:rPr>
                <w:sz w:val="24"/>
                <w:szCs w:val="24"/>
                <w:lang w:val="en-US"/>
              </w:rPr>
            </w:pPr>
            <w:r w:rsidRPr="006518C9">
              <w:rPr>
                <w:lang w:val="en-US"/>
              </w:rPr>
              <w:t>none</w:t>
            </w:r>
          </w:p>
        </w:tc>
      </w:tr>
      <w:tr w:rsidR="00921A47" w:rsidRPr="006518C9" w14:paraId="38747481" w14:textId="77777777" w:rsidTr="00921A47">
        <w:trPr>
          <w:tblCellSpacing w:w="15" w:type="dxa"/>
        </w:trPr>
        <w:tc>
          <w:tcPr>
            <w:tcW w:w="0" w:type="auto"/>
            <w:vAlign w:val="center"/>
            <w:hideMark/>
          </w:tcPr>
          <w:p w14:paraId="45222CE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B207D51" w14:textId="77777777" w:rsidR="00921A47" w:rsidRPr="006518C9" w:rsidRDefault="00921A47">
            <w:pPr>
              <w:rPr>
                <w:sz w:val="24"/>
                <w:szCs w:val="24"/>
                <w:lang w:val="en-US"/>
              </w:rPr>
            </w:pPr>
            <w:r w:rsidRPr="006518C9">
              <w:rPr>
                <w:lang w:val="en-US"/>
              </w:rPr>
              <w:t>none</w:t>
            </w:r>
          </w:p>
        </w:tc>
      </w:tr>
      <w:tr w:rsidR="00921A47" w:rsidRPr="006518C9" w14:paraId="34C025F3" w14:textId="77777777" w:rsidTr="00921A47">
        <w:trPr>
          <w:tblCellSpacing w:w="15" w:type="dxa"/>
        </w:trPr>
        <w:tc>
          <w:tcPr>
            <w:tcW w:w="0" w:type="auto"/>
            <w:vAlign w:val="center"/>
            <w:hideMark/>
          </w:tcPr>
          <w:p w14:paraId="66A637C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B7A37E" w14:textId="77777777" w:rsidR="00064789" w:rsidRPr="006518C9" w:rsidRDefault="00921A47">
            <w:pPr>
              <w:pStyle w:val="HTMLPreformatted"/>
            </w:pPr>
            <w:r w:rsidRPr="006518C9">
              <w:t>&lt;Seq&gt;MMKFTVVAAALLLLGAVRAEEEDKKEDVGTVVGIDLGTTYSCVGVFKNGRVEIIANDQGNRITPSYVAFTPEGERLIGDAAKNQLTSNPENTVFDA</w:t>
            </w:r>
          </w:p>
          <w:p w14:paraId="4D07E174" w14:textId="77777777" w:rsidR="00064789" w:rsidRPr="006518C9" w:rsidRDefault="00921A47">
            <w:pPr>
              <w:pStyle w:val="HTMLPreformatted"/>
            </w:pPr>
            <w:r w:rsidRPr="006518C9">
              <w:t>KRLIGRTWNDPSVQQDIKFLPFKVVEKKTKPYIQVDIGGGQTKTFAPEEISAMVLTKMKETAEAYLGKKVTHAVVTVPAYFNDAQRQATKDAGTIAGLNVM</w:t>
            </w:r>
          </w:p>
          <w:p w14:paraId="42610053" w14:textId="77777777" w:rsidR="00064789" w:rsidRPr="006518C9" w:rsidRDefault="00921A47">
            <w:pPr>
              <w:pStyle w:val="HTMLPreformatted"/>
            </w:pPr>
            <w:r w:rsidRPr="006518C9">
              <w:t>RIINEPTAAAIAYGLDKREGEKNILVFDLGGGTFDVSLLTIDNGVFEVVATNGDTHLGGEDFDQRVMEHFIKLYKKKTGKDVRKDNRAVQKLRREVEKAKR</w:t>
            </w:r>
          </w:p>
          <w:p w14:paraId="1E563A2F" w14:textId="77777777" w:rsidR="00064789" w:rsidRPr="006518C9" w:rsidRDefault="00921A47">
            <w:pPr>
              <w:pStyle w:val="HTMLPreformatted"/>
            </w:pPr>
            <w:r w:rsidRPr="006518C9">
              <w:t>ALSSQHQARIEIESFFEREDFSETLTRAKFEELNMDLFRSTMKPVQKVLEDSDLKKSDIDEIVLVGGSTRIPKIQQLVKEFFNGKEPSRGINPDEAVAYGA</w:t>
            </w:r>
          </w:p>
          <w:p w14:paraId="6D02E23B" w14:textId="77777777" w:rsidR="00064789" w:rsidRPr="006518C9" w:rsidRDefault="00921A47">
            <w:pPr>
              <w:pStyle w:val="HTMLPreformatted"/>
            </w:pPr>
            <w:r w:rsidRPr="006518C9">
              <w:t>AVQAGVLSGGQDTGDLVLLDVCPLTLGIETVGGVMTKLIPRNTVVPTKKSQIFSTASDNQPTVTIKVYEGERPLTKDNHLLGTFDLTGIPPAPRGVPQIEV</w:t>
            </w:r>
          </w:p>
          <w:p w14:paraId="22ADE460" w14:textId="77777777" w:rsidR="00064789" w:rsidRPr="006518C9" w:rsidRDefault="00921A47">
            <w:pPr>
              <w:pStyle w:val="HTMLPreformatted"/>
            </w:pPr>
            <w:r w:rsidRPr="006518C9">
              <w:t>TFEIDVNGILRVTAEDKGTGNKNKITITNDQNRLTPEEIERMVNDAEKFAEEDKKLKERIDTRNELESYAYSLKNQIGDKEKLGGKLSSEDKETMEKAVEE</w:t>
            </w:r>
          </w:p>
          <w:p w14:paraId="041F02EE" w14:textId="77777777" w:rsidR="00921A47" w:rsidRPr="006518C9" w:rsidRDefault="00921A47">
            <w:pPr>
              <w:pStyle w:val="HTMLPreformatted"/>
            </w:pPr>
            <w:r w:rsidRPr="006518C9">
              <w:t>KIEWLESHQDADIEDFKAKKKELEEIVQPIISKLYGSGGPPPTGEEDTSEKDEL&lt;/Seq&gt;</w:t>
            </w:r>
          </w:p>
        </w:tc>
      </w:tr>
    </w:tbl>
    <w:p w14:paraId="4A7CABAD" w14:textId="77777777" w:rsidR="00921A47" w:rsidRPr="006518C9" w:rsidRDefault="00921A47" w:rsidP="00921A47">
      <w:pPr>
        <w:rPr>
          <w:lang w:val="en-US"/>
        </w:rPr>
      </w:pPr>
    </w:p>
    <w:p w14:paraId="2BD2E1DE" w14:textId="77777777" w:rsidR="00921A47" w:rsidRPr="006518C9" w:rsidRDefault="00921A47" w:rsidP="00921A47">
      <w:pPr>
        <w:pStyle w:val="Heading2"/>
      </w:pPr>
      <w:bookmarkStart w:id="260" w:name="_Toc457214123"/>
      <w:r w:rsidRPr="006518C9">
        <w:t>Element &lt;</w:t>
      </w:r>
      <w:bookmarkStart w:id="261" w:name="SequenceCollection"/>
      <w:r w:rsidRPr="006518C9">
        <w:t>SequenceCollection</w:t>
      </w:r>
      <w:bookmarkEnd w:id="261"/>
      <w:r w:rsidRPr="006518C9">
        <w:t>&gt;</w:t>
      </w:r>
      <w:bookmarkEnd w:id="2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RPr="006518C9" w14:paraId="5C993DB2" w14:textId="77777777" w:rsidTr="00921A47">
        <w:trPr>
          <w:tblCellSpacing w:w="15" w:type="dxa"/>
        </w:trPr>
        <w:tc>
          <w:tcPr>
            <w:tcW w:w="0" w:type="auto"/>
            <w:vAlign w:val="center"/>
            <w:hideMark/>
          </w:tcPr>
          <w:p w14:paraId="542FC93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846BBA3"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D582EA1" w14:textId="77777777" w:rsidTr="00921A47">
        <w:trPr>
          <w:tblCellSpacing w:w="15" w:type="dxa"/>
        </w:trPr>
        <w:tc>
          <w:tcPr>
            <w:tcW w:w="0" w:type="auto"/>
            <w:vAlign w:val="center"/>
            <w:hideMark/>
          </w:tcPr>
          <w:p w14:paraId="7DE0BB9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8884B7"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D8B8F91" w14:textId="77777777" w:rsidTr="00921A47">
        <w:trPr>
          <w:tblCellSpacing w:w="15" w:type="dxa"/>
        </w:trPr>
        <w:tc>
          <w:tcPr>
            <w:tcW w:w="0" w:type="auto"/>
            <w:vAlign w:val="center"/>
            <w:hideMark/>
          </w:tcPr>
          <w:p w14:paraId="1B01C1A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D6E5A51" w14:textId="77777777" w:rsidR="00921A47" w:rsidRPr="006518C9" w:rsidRDefault="00921A47">
            <w:pPr>
              <w:rPr>
                <w:sz w:val="24"/>
                <w:szCs w:val="24"/>
                <w:lang w:val="en-US"/>
              </w:rPr>
            </w:pPr>
            <w:r w:rsidRPr="006518C9">
              <w:rPr>
                <w:lang w:val="en-US"/>
              </w:rPr>
              <w:t>none</w:t>
            </w:r>
          </w:p>
        </w:tc>
      </w:tr>
      <w:tr w:rsidR="00921A47" w:rsidRPr="006518C9" w14:paraId="7391DB53" w14:textId="77777777" w:rsidTr="00921A47">
        <w:trPr>
          <w:tblCellSpacing w:w="15" w:type="dxa"/>
        </w:trPr>
        <w:tc>
          <w:tcPr>
            <w:tcW w:w="0" w:type="auto"/>
            <w:vAlign w:val="center"/>
            <w:hideMark/>
          </w:tcPr>
          <w:p w14:paraId="6E0FAC1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5D60C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9659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221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2DE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3553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2169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BE9CA" w14:textId="77777777" w:rsidR="00921A47" w:rsidRPr="006518C9" w:rsidRDefault="0032247A">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64ACC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D8D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403AED"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4E4B0DB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A87A1" w14:textId="77777777" w:rsidR="00921A47" w:rsidRPr="006518C9" w:rsidRDefault="0032247A">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C1FC4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68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7DB310" w14:textId="77777777" w:rsidR="00921A47" w:rsidRPr="006518C9" w:rsidRDefault="00921A47">
                  <w:pPr>
                    <w:rPr>
                      <w:sz w:val="24"/>
                      <w:szCs w:val="24"/>
                      <w:lang w:val="en-US"/>
                    </w:rPr>
                  </w:pPr>
                  <w:r w:rsidRPr="006518C9">
                    <w:rPr>
                      <w:lang w:val="en-US"/>
                    </w:rPr>
                    <w:t xml:space="preserve">One (poly)peptide (a sequence with modifications). The combination of Peptide </w:t>
                  </w:r>
                  <w:r w:rsidRPr="006518C9">
                    <w:rPr>
                      <w:lang w:val="en-US"/>
                    </w:rPr>
                    <w:lastRenderedPageBreak/>
                    <w:t>sequence and modifications MUST be unique in the file.</w:t>
                  </w:r>
                </w:p>
              </w:tc>
            </w:tr>
            <w:tr w:rsidR="00921A47" w:rsidRPr="006518C9" w14:paraId="16792F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9A8A1" w14:textId="77777777" w:rsidR="00921A47" w:rsidRPr="006518C9" w:rsidRDefault="0032247A">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A6FF8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C6F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02C16F2"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42272A62" w14:textId="77777777" w:rsidR="00921A47" w:rsidRPr="006518C9" w:rsidRDefault="00921A47">
            <w:pPr>
              <w:rPr>
                <w:sz w:val="24"/>
                <w:szCs w:val="24"/>
                <w:lang w:val="en-US"/>
              </w:rPr>
            </w:pPr>
          </w:p>
        </w:tc>
      </w:tr>
      <w:tr w:rsidR="00921A47" w:rsidRPr="006518C9" w14:paraId="3451A789" w14:textId="77777777" w:rsidTr="00921A47">
        <w:trPr>
          <w:tblCellSpacing w:w="15" w:type="dxa"/>
        </w:trPr>
        <w:tc>
          <w:tcPr>
            <w:tcW w:w="0" w:type="auto"/>
            <w:vAlign w:val="center"/>
            <w:hideMark/>
          </w:tcPr>
          <w:p w14:paraId="3D97E44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71E6692"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"http://www.peptideatlas.org/PSI/schemas/mzIdentML/1.2/figures/SequenceCollection.png"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"http://www.peptideatlas.org/PSI/schemas/mzIdentML/1.2/figures/SequenceCollection.png"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"http://www.peptideatlas.org/PSI/schemas/mzIdentML/1.2/figures/SequenceCollection.png"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"http://www.peptideatlas.org/PSI/schemas/mzIdentML/1.2/figures/SequenceCollection.png"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"http://www.peptideatlas.org/PSI/schemas/mzIdentML/1.2/figures/SequenceCollection.png"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"http://www.peptideatlas.org/PSI/schemas/mzIdentML/1.2/figures/SequenceCollection.png"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"http://www.peptideatlas.org/PSI/schemas/mzIdentML/1.2/figures/SequenceCollection.png"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"http://www.peptideatlas.org/PSI/schemas/mzIdentML/1.2/figures/SequenceCollection.png"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"http://www.peptideatlas.org/PSI/schemas/mzIdentML/1.2/figures/SequenceCollection.png"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"http://www.peptideatlas.org/PSI/schemas/mzIdentML/1.2/figures/SequenceCollection.png"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"http://www.peptideatlas.org/PSI/schemas/mzIdentML/1.2/figures/SequenceCollection.png"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"http://www.peptideatlas.org/PSI/schemas/mzIdentML/1.2/figures/SequenceCollection.png"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"http://www.peptideatlas.org/PSI/schemas/mzIdentML/1.2/figures/SequenceCollection.png"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"http://www.peptideatlas.org/PSI/schemas/mzIdentML/1.2/figures/SequenceCollection.png"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"http://www.peptideatlas.org/PSI/schemas/mzIdentML/1.2/figures/SequenceCollection.png"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"http://www.peptideatlas.org/PSI/schemas/mzIdentML/1.2/figures/SequenceCollection.png" \* MERGEFORMATINET </w:instrText>
            </w:r>
            <w:r w:rsidR="0032247A">
              <w:rPr>
                <w:lang w:val="en-US"/>
              </w:rPr>
              <w:fldChar w:fldCharType="separate"/>
            </w:r>
            <w:r w:rsidR="0000336C">
              <w:rPr>
                <w:lang w:val="en-US"/>
              </w:rPr>
              <w:pict w14:anchorId="7410C4C7">
                <v:shape id="_x0000_i1034" type="#_x0000_t75" alt="" style="width:6in;height:489pt">
                  <v:imagedata r:id="rId332" r:href="rId333"/>
                </v:shape>
              </w:pict>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3357AE35" w14:textId="77777777" w:rsidTr="00921A47">
        <w:trPr>
          <w:tblCellSpacing w:w="15" w:type="dxa"/>
        </w:trPr>
        <w:tc>
          <w:tcPr>
            <w:tcW w:w="0" w:type="auto"/>
            <w:vAlign w:val="center"/>
            <w:hideMark/>
          </w:tcPr>
          <w:p w14:paraId="3B950AF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FD25130" w14:textId="77777777" w:rsidR="00921A47" w:rsidRPr="006518C9" w:rsidRDefault="00921A47">
            <w:pPr>
              <w:pStyle w:val="HTMLPreformatted"/>
            </w:pPr>
            <w:r w:rsidRPr="006518C9">
              <w:t>&lt;SequenceCollection xmlns="http://psidev.info/psi/pi/mzIdentML/1.2"&gt;</w:t>
            </w:r>
          </w:p>
          <w:p w14:paraId="228185C4" w14:textId="77777777" w:rsidR="00064789" w:rsidRPr="006518C9" w:rsidRDefault="00921A47">
            <w:pPr>
              <w:pStyle w:val="HTMLPreformatted"/>
            </w:pPr>
            <w:r w:rsidRPr="006518C9">
              <w:t xml:space="preserve">    &lt;DBSequence accession="sp|Q64467|G3PT_MOUSE Glyceraldehyde-3-phosphate dehydrogenase, testis-speci</w:t>
            </w:r>
          </w:p>
          <w:p w14:paraId="5DF5762F" w14:textId="77777777" w:rsidR="00064789" w:rsidRPr="006518C9" w:rsidRDefault="00921A47">
            <w:pPr>
              <w:pStyle w:val="HTMLPreformatted"/>
            </w:pPr>
            <w:r w:rsidRPr="006518C9">
              <w:t>fic OS=Mus..." searchDatabase_ref="SearchDB_1" length="440" name="sp|Q64467|G3PT_MOUSE Glyceraldehyde-3</w:t>
            </w:r>
          </w:p>
          <w:p w14:paraId="2CC3DBF1" w14:textId="77777777" w:rsidR="00064789" w:rsidRPr="006518C9" w:rsidRDefault="00921A47">
            <w:pPr>
              <w:pStyle w:val="HTMLPreformatted"/>
            </w:pPr>
            <w:r w:rsidRPr="006518C9">
              <w:t>-phosphate dehydrogenase, testis-specific OS=Mus musculus GN=Gapdhs PE=1 SV=1" id="dbseq_sp|Q64467|G3PT</w:t>
            </w:r>
          </w:p>
          <w:p w14:paraId="70D9717B" w14:textId="77777777" w:rsidR="00921A47" w:rsidRPr="006518C9" w:rsidRDefault="00921A47">
            <w:pPr>
              <w:pStyle w:val="HTMLPreformatted"/>
            </w:pPr>
            <w:r w:rsidRPr="006518C9">
              <w:t>_MOUSE Glyceraldehyde-3-phosphate dehydrogenase, testis-specific OS=Mus..."&gt;</w:t>
            </w:r>
          </w:p>
          <w:p w14:paraId="60E38015" w14:textId="77777777" w:rsidR="00064789" w:rsidRPr="006518C9" w:rsidRDefault="00921A47">
            <w:pPr>
              <w:pStyle w:val="HTMLPreformatted"/>
            </w:pPr>
            <w:r w:rsidRPr="006518C9">
              <w:t xml:space="preserve">        &lt;Seq&gt;MSRRDVVLTNVTVVQLRRDRCPCPCPCPCPCPCPVIRPPPPKLEDPPPTVEEQPPPPPPPPPPPPPPPPPPPPQIEPDKFEEAPPPPP</w:t>
            </w:r>
          </w:p>
          <w:p w14:paraId="12B57DF9" w14:textId="77777777" w:rsidR="00064789" w:rsidRPr="006518C9" w:rsidRDefault="00921A47">
            <w:pPr>
              <w:pStyle w:val="HTMLPreformatted"/>
            </w:pPr>
            <w:r w:rsidRPr="006518C9">
              <w:t>PPPPPPPPPP</w:t>
            </w:r>
          </w:p>
          <w:p w14:paraId="57AE72DA" w14:textId="77777777" w:rsidR="00064789" w:rsidRPr="006518C9" w:rsidRDefault="00921A47">
            <w:pPr>
              <w:pStyle w:val="HTMLPreformatted"/>
            </w:pPr>
            <w:r w:rsidRPr="006518C9">
              <w:t>PPLQKPARELTVGINGFGRIGRLVLRVCMEKGIRVVAVNDPFIDPEYMVYMFKYDSTHGRYKGNVEHKNGQLVVDNLEINTYQCKDPKEIPWSSIGNPYVVEC</w:t>
            </w:r>
          </w:p>
          <w:p w14:paraId="5A78F447" w14:textId="77777777" w:rsidR="00064789" w:rsidRPr="006518C9" w:rsidRDefault="00921A47">
            <w:pPr>
              <w:pStyle w:val="HTMLPreformatted"/>
            </w:pPr>
            <w:r w:rsidRPr="006518C9">
              <w:t>TGVYLSIEAASAHISSGARRVVVTAPSPDAPMFVMGVNEKDYNPGSMTIVSNASCTTNCLAPLAKVIHENFGIVEGLMTTVHSYTATQKTVDGPSKKDWRGGR</w:t>
            </w:r>
          </w:p>
          <w:p w14:paraId="6D4034E3" w14:textId="77777777" w:rsidR="00064789" w:rsidRPr="006518C9" w:rsidRDefault="00921A47">
            <w:pPr>
              <w:pStyle w:val="HTMLPreformatted"/>
            </w:pPr>
            <w:r w:rsidRPr="006518C9">
              <w:t>GAHQNIIPSSTGAAKAVGKVIPELKGKLTGMAFRVPTPNVSVVDLTCRLAKPASYSAITEAVKAAAKGPLAGILAYTEDQVVSTDFNGNPHSSIFDAKAGIAL</w:t>
            </w:r>
          </w:p>
          <w:p w14:paraId="5339D449" w14:textId="77777777" w:rsidR="00921A47" w:rsidRPr="006518C9" w:rsidRDefault="00921A47">
            <w:pPr>
              <w:pStyle w:val="HTMLPreformatted"/>
            </w:pPr>
            <w:r w:rsidRPr="006518C9">
              <w:t>NDNFVKLVAWYDNEYGYSNRVVDLLRYMFSREK&lt;/Seq&gt;</w:t>
            </w:r>
          </w:p>
          <w:p w14:paraId="6C91DD0B" w14:textId="77777777" w:rsidR="00921A47" w:rsidRPr="006518C9" w:rsidRDefault="00921A47">
            <w:pPr>
              <w:pStyle w:val="HTMLPreformatted"/>
            </w:pPr>
            <w:r w:rsidRPr="006518C9">
              <w:lastRenderedPageBreak/>
              <w:t xml:space="preserve">    &lt;/DBSequence&gt;</w:t>
            </w:r>
          </w:p>
          <w:p w14:paraId="32D9D7BF"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6A3691D3" w14:textId="77777777" w:rsidR="00064789" w:rsidRPr="006518C9" w:rsidRDefault="00921A47">
            <w:pPr>
              <w:pStyle w:val="HTMLPreformatted"/>
            </w:pPr>
            <w:r w:rsidRPr="006518C9">
              <w:t>musculus..." searchDatabase_ref="SearchDB_1" length="520" name="tr|Q3UEM8|Q3UEM8_MOUSE Putative unchar</w:t>
            </w:r>
          </w:p>
          <w:p w14:paraId="4A854AE1" w14:textId="77777777" w:rsidR="00064789" w:rsidRPr="006518C9" w:rsidRDefault="00921A47">
            <w:pPr>
              <w:pStyle w:val="HTMLPreformatted"/>
            </w:pPr>
            <w:r w:rsidRPr="006518C9">
              <w:t>acterized protein (Fragment) OS=Mus musculus GN=Hspa5 PE=2 SV=1" id="dbseq_tr|Q3UEM8|Q3UEM8_MOUSE Puta</w:t>
            </w:r>
          </w:p>
          <w:p w14:paraId="769683E9" w14:textId="77777777" w:rsidR="00921A47" w:rsidRPr="006518C9" w:rsidRDefault="00921A47">
            <w:pPr>
              <w:pStyle w:val="HTMLPreformatted"/>
            </w:pPr>
            <w:r w:rsidRPr="006518C9">
              <w:t>tive uncharacterized protein (Fragment) OS=Mus musculus..."&gt;</w:t>
            </w:r>
          </w:p>
          <w:p w14:paraId="074F6A40" w14:textId="77777777" w:rsidR="00064789" w:rsidRPr="006518C9" w:rsidRDefault="00921A47">
            <w:pPr>
              <w:pStyle w:val="HTMLPreformatted"/>
            </w:pPr>
            <w:r w:rsidRPr="006518C9">
              <w:t xml:space="preserve">        &lt;Seq&gt;MMKFTVVAAALLLLGAVRAEEEDKKEDVGTVVGIDLGTTYSCVGVFKNGRVEIIANDQGNRITPSYVAFTPEGERLIGDAAKNQLTSNP</w:t>
            </w:r>
          </w:p>
          <w:p w14:paraId="0CABBC3F" w14:textId="77777777" w:rsidR="00064789" w:rsidRPr="006518C9" w:rsidRDefault="00921A47">
            <w:pPr>
              <w:pStyle w:val="HTMLPreformatted"/>
            </w:pPr>
            <w:r w:rsidRPr="006518C9">
              <w:t>ENTVFDAK</w:t>
            </w:r>
          </w:p>
          <w:p w14:paraId="336169B2" w14:textId="77777777" w:rsidR="00064789" w:rsidRPr="006518C9" w:rsidRDefault="00921A47">
            <w:pPr>
              <w:pStyle w:val="HTMLPreformatted"/>
            </w:pPr>
            <w:r w:rsidRPr="006518C9">
              <w:t>RLIGRTWNDPSVQQDIKFLPFKVVEKKTKPYIQVDIGGGQTKTFAPEEISAMVLTKMKETAEAYLGKKVTHAVVTVPAYFNDAQRQATKDAGTIAGLNVMRI</w:t>
            </w:r>
          </w:p>
          <w:p w14:paraId="3B209CF8" w14:textId="77777777" w:rsidR="00064789" w:rsidRPr="006518C9" w:rsidRDefault="00921A47">
            <w:pPr>
              <w:pStyle w:val="HTMLPreformatted"/>
            </w:pPr>
            <w:r w:rsidRPr="006518C9">
              <w:t>INEPTAAAIAYGLDKREGEKNILVFDLGGGTFDVSLLTIDNGVFEVVATNGDTHLGGEDFDQRVMEHFIKLYKKKTGKDVRKDNRAVQKLRREVEKAKRALS</w:t>
            </w:r>
          </w:p>
          <w:p w14:paraId="6D329E9F" w14:textId="77777777" w:rsidR="00064789" w:rsidRPr="006518C9" w:rsidRDefault="00921A47">
            <w:pPr>
              <w:pStyle w:val="HTMLPreformatted"/>
            </w:pPr>
            <w:r w:rsidRPr="006518C9">
              <w:t>SQHQARIEIESFFEGEDFSETLTRAKFEELNMDLFRSTIKPVQKVLEDSDLKKSDIDEIVLVGGSTRIPKIQQLVKEFFNGKEPSRGINPDEAVAYGAAVQA</w:t>
            </w:r>
          </w:p>
          <w:p w14:paraId="49FC335F" w14:textId="77777777" w:rsidR="00064789" w:rsidRPr="006518C9" w:rsidRDefault="00921A47">
            <w:pPr>
              <w:pStyle w:val="HTMLPreformatted"/>
            </w:pPr>
            <w:r w:rsidRPr="006518C9">
              <w:t>GVLSGDQDTGDLVLLDVCPLTLGIETVGGVMTKLIPRNTVVPTKKSQIFSTASDNQPTVTIKVYEGERPLTKDNHLLGTFDLTGIPPAPRGVPQIEVTFEID</w:t>
            </w:r>
          </w:p>
          <w:p w14:paraId="6B4B95DB" w14:textId="77777777" w:rsidR="00921A47" w:rsidRPr="006518C9" w:rsidRDefault="00921A47">
            <w:pPr>
              <w:pStyle w:val="HTMLPreformatted"/>
            </w:pPr>
            <w:r w:rsidRPr="006518C9">
              <w:t>VNGILRVTAEDKGTG&lt;/Seq&gt;</w:t>
            </w:r>
          </w:p>
          <w:p w14:paraId="4DC0E44D" w14:textId="77777777" w:rsidR="00921A47" w:rsidRPr="006518C9" w:rsidRDefault="00921A47">
            <w:pPr>
              <w:pStyle w:val="HTMLPreformatted"/>
            </w:pPr>
            <w:r w:rsidRPr="006518C9">
              <w:t xml:space="preserve">    &lt;/DBSequence&gt;</w:t>
            </w:r>
          </w:p>
          <w:p w14:paraId="7C032D9E" w14:textId="77777777" w:rsidR="00921A47" w:rsidRPr="006518C9" w:rsidRDefault="00921A47">
            <w:pPr>
              <w:pStyle w:val="HTMLPreformatted"/>
            </w:pPr>
            <w:r w:rsidRPr="006518C9">
              <w:t xml:space="preserve">  ...</w:t>
            </w:r>
          </w:p>
          <w:p w14:paraId="20FA09D3" w14:textId="77777777" w:rsidR="00921A47" w:rsidRPr="006518C9" w:rsidRDefault="00921A47">
            <w:pPr>
              <w:pStyle w:val="HTMLPreformatted"/>
            </w:pPr>
            <w:r w:rsidRPr="006518C9">
              <w:t>&lt;/SequenceCollection&gt;</w:t>
            </w:r>
          </w:p>
        </w:tc>
      </w:tr>
    </w:tbl>
    <w:p w14:paraId="45C2F6D4" w14:textId="77777777" w:rsidR="00921A47" w:rsidRPr="006518C9" w:rsidRDefault="00921A47" w:rsidP="00921A47">
      <w:pPr>
        <w:rPr>
          <w:lang w:val="en-US"/>
        </w:rPr>
      </w:pPr>
    </w:p>
    <w:p w14:paraId="6383F91B" w14:textId="77777777" w:rsidR="00921A47" w:rsidRPr="006518C9" w:rsidRDefault="00921A47" w:rsidP="00921A47">
      <w:pPr>
        <w:pStyle w:val="Heading2"/>
      </w:pPr>
      <w:bookmarkStart w:id="262" w:name="_Toc457214124"/>
      <w:r w:rsidRPr="006518C9">
        <w:t>Element &lt;</w:t>
      </w:r>
      <w:bookmarkStart w:id="263" w:name="SiteRegexp"/>
      <w:r w:rsidRPr="006518C9">
        <w:t>SiteRegexp</w:t>
      </w:r>
      <w:bookmarkEnd w:id="263"/>
      <w:r w:rsidRPr="006518C9">
        <w:t>&gt;</w:t>
      </w:r>
      <w:bookmarkEnd w:id="2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6CE599BD" w14:textId="77777777" w:rsidTr="00921A47">
        <w:trPr>
          <w:tblCellSpacing w:w="15" w:type="dxa"/>
        </w:trPr>
        <w:tc>
          <w:tcPr>
            <w:tcW w:w="0" w:type="auto"/>
            <w:vAlign w:val="center"/>
            <w:hideMark/>
          </w:tcPr>
          <w:p w14:paraId="58F875B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C8154A"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78E501C7" w14:textId="77777777" w:rsidTr="00921A47">
        <w:trPr>
          <w:tblCellSpacing w:w="15" w:type="dxa"/>
        </w:trPr>
        <w:tc>
          <w:tcPr>
            <w:tcW w:w="0" w:type="auto"/>
            <w:vAlign w:val="center"/>
            <w:hideMark/>
          </w:tcPr>
          <w:p w14:paraId="3F47CA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ECE81" w14:textId="77777777" w:rsidR="00921A47" w:rsidRPr="006518C9" w:rsidRDefault="00921A47">
            <w:pPr>
              <w:rPr>
                <w:sz w:val="24"/>
                <w:szCs w:val="24"/>
                <w:lang w:val="en-US"/>
              </w:rPr>
            </w:pPr>
            <w:r w:rsidRPr="006518C9">
              <w:rPr>
                <w:lang w:val="en-US"/>
              </w:rPr>
              <w:t xml:space="preserve">xsd:string </w:t>
            </w:r>
          </w:p>
        </w:tc>
      </w:tr>
      <w:tr w:rsidR="00921A47" w:rsidRPr="006518C9" w14:paraId="6E119B13" w14:textId="77777777" w:rsidTr="00921A47">
        <w:trPr>
          <w:tblCellSpacing w:w="15" w:type="dxa"/>
        </w:trPr>
        <w:tc>
          <w:tcPr>
            <w:tcW w:w="0" w:type="auto"/>
            <w:vAlign w:val="center"/>
            <w:hideMark/>
          </w:tcPr>
          <w:p w14:paraId="0482241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B0008B" w14:textId="77777777" w:rsidR="00921A47" w:rsidRPr="006518C9" w:rsidRDefault="00921A47">
            <w:pPr>
              <w:rPr>
                <w:sz w:val="24"/>
                <w:szCs w:val="24"/>
                <w:lang w:val="en-US"/>
              </w:rPr>
            </w:pPr>
            <w:r w:rsidRPr="006518C9">
              <w:rPr>
                <w:lang w:val="en-US"/>
              </w:rPr>
              <w:t>none</w:t>
            </w:r>
          </w:p>
        </w:tc>
      </w:tr>
      <w:tr w:rsidR="00921A47" w:rsidRPr="006518C9" w14:paraId="36012F0A" w14:textId="77777777" w:rsidTr="00921A47">
        <w:trPr>
          <w:tblCellSpacing w:w="15" w:type="dxa"/>
        </w:trPr>
        <w:tc>
          <w:tcPr>
            <w:tcW w:w="0" w:type="auto"/>
            <w:vAlign w:val="center"/>
            <w:hideMark/>
          </w:tcPr>
          <w:p w14:paraId="34772C27"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AE59E92" w14:textId="77777777" w:rsidR="00921A47" w:rsidRPr="006518C9" w:rsidRDefault="00921A47">
            <w:pPr>
              <w:rPr>
                <w:sz w:val="24"/>
                <w:szCs w:val="24"/>
                <w:lang w:val="en-US"/>
              </w:rPr>
            </w:pPr>
            <w:r w:rsidRPr="006518C9">
              <w:rPr>
                <w:lang w:val="en-US"/>
              </w:rPr>
              <w:t>none</w:t>
            </w:r>
          </w:p>
        </w:tc>
      </w:tr>
      <w:tr w:rsidR="00921A47" w:rsidRPr="006518C9" w14:paraId="5AACDE51" w14:textId="77777777" w:rsidTr="00921A47">
        <w:trPr>
          <w:tblCellSpacing w:w="15" w:type="dxa"/>
        </w:trPr>
        <w:tc>
          <w:tcPr>
            <w:tcW w:w="0" w:type="auto"/>
            <w:vAlign w:val="center"/>
            <w:hideMark/>
          </w:tcPr>
          <w:p w14:paraId="667670F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8D8A7DE" w14:textId="77777777" w:rsidR="00921A47" w:rsidRPr="006518C9" w:rsidRDefault="00921A47">
            <w:pPr>
              <w:pStyle w:val="HTMLPreformatted"/>
            </w:pPr>
            <w:r w:rsidRPr="006518C9">
              <w:t>&lt;SiteRegexp&gt;(?&lt;=[KR])&lt;/SiteRegexp&gt;</w:t>
            </w:r>
          </w:p>
        </w:tc>
      </w:tr>
    </w:tbl>
    <w:p w14:paraId="34D9AE21" w14:textId="77777777" w:rsidR="00921A47" w:rsidRPr="006518C9" w:rsidRDefault="00921A47" w:rsidP="00921A47">
      <w:pPr>
        <w:rPr>
          <w:lang w:val="en-US"/>
        </w:rPr>
      </w:pPr>
    </w:p>
    <w:p w14:paraId="1DFA06A0" w14:textId="77777777" w:rsidR="00921A47" w:rsidRPr="006518C9" w:rsidRDefault="00921A47" w:rsidP="00921A47">
      <w:pPr>
        <w:pStyle w:val="Heading2"/>
      </w:pPr>
      <w:bookmarkStart w:id="264" w:name="_Toc457214125"/>
      <w:r w:rsidRPr="006518C9">
        <w:t>Element &lt;</w:t>
      </w:r>
      <w:bookmarkStart w:id="265" w:name="SoftwareName"/>
      <w:r w:rsidRPr="006518C9">
        <w:t>SoftwareName</w:t>
      </w:r>
      <w:bookmarkEnd w:id="265"/>
      <w:r w:rsidRPr="006518C9">
        <w:t>&gt;</w:t>
      </w:r>
      <w:bookmarkEnd w:id="2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024CF1B9" w14:textId="77777777" w:rsidTr="00921A47">
        <w:trPr>
          <w:tblCellSpacing w:w="15" w:type="dxa"/>
        </w:trPr>
        <w:tc>
          <w:tcPr>
            <w:tcW w:w="0" w:type="auto"/>
            <w:vAlign w:val="center"/>
            <w:hideMark/>
          </w:tcPr>
          <w:p w14:paraId="1BDCEB6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3FF955"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630D96D6" w14:textId="77777777" w:rsidTr="00921A47">
        <w:trPr>
          <w:tblCellSpacing w:w="15" w:type="dxa"/>
        </w:trPr>
        <w:tc>
          <w:tcPr>
            <w:tcW w:w="0" w:type="auto"/>
            <w:vAlign w:val="center"/>
            <w:hideMark/>
          </w:tcPr>
          <w:p w14:paraId="5CE1F06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2D01048" w14:textId="77777777" w:rsidR="00921A47" w:rsidRPr="006518C9" w:rsidRDefault="00921A47">
            <w:pPr>
              <w:rPr>
                <w:sz w:val="24"/>
                <w:szCs w:val="24"/>
                <w:lang w:val="en-US"/>
              </w:rPr>
            </w:pPr>
            <w:r w:rsidRPr="006518C9">
              <w:rPr>
                <w:lang w:val="en-US"/>
              </w:rPr>
              <w:t xml:space="preserve">ParamType </w:t>
            </w:r>
          </w:p>
        </w:tc>
      </w:tr>
      <w:tr w:rsidR="00921A47" w:rsidRPr="006518C9" w14:paraId="54DA65DE" w14:textId="77777777" w:rsidTr="00921A47">
        <w:trPr>
          <w:tblCellSpacing w:w="15" w:type="dxa"/>
        </w:trPr>
        <w:tc>
          <w:tcPr>
            <w:tcW w:w="0" w:type="auto"/>
            <w:vAlign w:val="center"/>
            <w:hideMark/>
          </w:tcPr>
          <w:p w14:paraId="1B60732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2F3A3F" w14:textId="77777777" w:rsidR="00921A47" w:rsidRPr="006518C9" w:rsidRDefault="00921A47">
            <w:pPr>
              <w:rPr>
                <w:sz w:val="24"/>
                <w:szCs w:val="24"/>
                <w:lang w:val="en-US"/>
              </w:rPr>
            </w:pPr>
            <w:r w:rsidRPr="006518C9">
              <w:rPr>
                <w:lang w:val="en-US"/>
              </w:rPr>
              <w:t>none</w:t>
            </w:r>
          </w:p>
        </w:tc>
      </w:tr>
      <w:tr w:rsidR="00921A47" w:rsidRPr="006518C9" w14:paraId="1194A385" w14:textId="77777777" w:rsidTr="00921A47">
        <w:trPr>
          <w:tblCellSpacing w:w="15" w:type="dxa"/>
        </w:trPr>
        <w:tc>
          <w:tcPr>
            <w:tcW w:w="0" w:type="auto"/>
            <w:vAlign w:val="center"/>
            <w:hideMark/>
          </w:tcPr>
          <w:p w14:paraId="5982CD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6D02C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1239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93F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7B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47C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A449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9749"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8B88E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F3D3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D1FA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7D27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A297"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04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B3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7341" w14:textId="77777777" w:rsidR="00921A47" w:rsidRPr="006518C9" w:rsidRDefault="00921A47">
                  <w:pPr>
                    <w:rPr>
                      <w:sz w:val="24"/>
                      <w:szCs w:val="24"/>
                      <w:lang w:val="en-US"/>
                    </w:rPr>
                  </w:pPr>
                  <w:r w:rsidRPr="006518C9">
                    <w:rPr>
                      <w:lang w:val="en-US"/>
                    </w:rPr>
                    <w:t>A single user-defined parameter.</w:t>
                  </w:r>
                </w:p>
              </w:tc>
            </w:tr>
          </w:tbl>
          <w:p w14:paraId="747397D4" w14:textId="77777777" w:rsidR="00921A47" w:rsidRPr="006518C9" w:rsidRDefault="00921A47">
            <w:pPr>
              <w:rPr>
                <w:sz w:val="24"/>
                <w:szCs w:val="24"/>
                <w:lang w:val="en-US"/>
              </w:rPr>
            </w:pPr>
          </w:p>
        </w:tc>
      </w:tr>
      <w:tr w:rsidR="00921A47" w:rsidRPr="006518C9" w14:paraId="5FE4A00B" w14:textId="77777777" w:rsidTr="00921A47">
        <w:trPr>
          <w:tblCellSpacing w:w="15" w:type="dxa"/>
        </w:trPr>
        <w:tc>
          <w:tcPr>
            <w:tcW w:w="0" w:type="auto"/>
            <w:vAlign w:val="center"/>
            <w:hideMark/>
          </w:tcPr>
          <w:p w14:paraId="0E51D06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B4C3E6" w14:textId="77777777" w:rsidR="00921A47" w:rsidRPr="006518C9" w:rsidRDefault="00921A47">
            <w:pPr>
              <w:pStyle w:val="HTMLPreformatted"/>
            </w:pPr>
            <w:r w:rsidRPr="006518C9">
              <w:t>&lt;SoftwareName&gt;</w:t>
            </w:r>
          </w:p>
          <w:p w14:paraId="78CC4F81" w14:textId="77777777" w:rsidR="00921A47" w:rsidRPr="006518C9" w:rsidRDefault="00921A47">
            <w:pPr>
              <w:pStyle w:val="HTMLPreformatted"/>
            </w:pPr>
            <w:r w:rsidRPr="006518C9">
              <w:t xml:space="preserve">    &lt;cvParam accession="MS:1002244" cvRef="PSI-MS" name="mzidLib:FalseDiscoveryRate"/&gt;</w:t>
            </w:r>
          </w:p>
          <w:p w14:paraId="5112F8EE" w14:textId="77777777" w:rsidR="00921A47" w:rsidRPr="006518C9" w:rsidRDefault="00921A47">
            <w:pPr>
              <w:pStyle w:val="HTMLPreformatted"/>
            </w:pPr>
            <w:r w:rsidRPr="006518C9">
              <w:t>&lt;/SoftwareName&gt;</w:t>
            </w:r>
          </w:p>
        </w:tc>
      </w:tr>
      <w:tr w:rsidR="00921A47" w:rsidRPr="006518C9" w14:paraId="0CFD7993" w14:textId="77777777" w:rsidTr="00921A47">
        <w:trPr>
          <w:tblCellSpacing w:w="15" w:type="dxa"/>
        </w:trPr>
        <w:tc>
          <w:tcPr>
            <w:tcW w:w="0" w:type="auto"/>
            <w:vAlign w:val="center"/>
            <w:hideMark/>
          </w:tcPr>
          <w:p w14:paraId="60DCC12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FEBCCDE" w14:textId="77777777" w:rsidR="00921A47" w:rsidRPr="006518C9" w:rsidRDefault="00921A47">
            <w:pPr>
              <w:pStyle w:val="HTMLPreformatted"/>
            </w:pPr>
            <w:r w:rsidRPr="006518C9">
              <w:t>Path /MzIdentML/AnalysisSoftwareList/AnalysisSoftware/SoftwareName</w:t>
            </w:r>
          </w:p>
          <w:p w14:paraId="641F1B3E" w14:textId="77777777" w:rsidR="00921A47" w:rsidRPr="006518C9" w:rsidRDefault="00921A47">
            <w:pPr>
              <w:pStyle w:val="HTMLPreformatted"/>
            </w:pPr>
            <w:r w:rsidRPr="006518C9">
              <w:t xml:space="preserve">MUST supply a *child* term of </w:t>
            </w:r>
            <w:hyperlink r:id="rId334"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1864F503" w14:textId="77777777" w:rsidR="00921A47" w:rsidRPr="006518C9" w:rsidRDefault="00921A47">
            <w:pPr>
              <w:pStyle w:val="HTMLPreformatted"/>
            </w:pPr>
            <w:r w:rsidRPr="006518C9">
              <w:t xml:space="preserve">  e.g.: </w:t>
            </w:r>
            <w:hyperlink r:id="rId335" w:tgtFrame="new" w:history="1">
              <w:r w:rsidRPr="006518C9">
                <w:rPr>
                  <w:rStyle w:val="Hyperlink"/>
                </w:rPr>
                <w:t>MS:1000532</w:t>
              </w:r>
            </w:hyperlink>
            <w:r w:rsidRPr="006518C9">
              <w:t xml:space="preserve"> (</w:t>
            </w:r>
            <w:r w:rsidRPr="006518C9">
              <w:rPr>
                <w:rStyle w:val="popup"/>
              </w:rPr>
              <w:t>Xcalibur</w:t>
            </w:r>
            <w:r w:rsidRPr="006518C9">
              <w:t xml:space="preserve">) </w:t>
            </w:r>
          </w:p>
          <w:p w14:paraId="7418459C" w14:textId="77777777" w:rsidR="00921A47" w:rsidRPr="006518C9" w:rsidRDefault="00921A47">
            <w:pPr>
              <w:pStyle w:val="HTMLPreformatted"/>
            </w:pPr>
            <w:r w:rsidRPr="006518C9">
              <w:t xml:space="preserve">  e.g.: </w:t>
            </w:r>
            <w:hyperlink r:id="rId336" w:tgtFrame="new" w:history="1">
              <w:r w:rsidRPr="006518C9">
                <w:rPr>
                  <w:rStyle w:val="Hyperlink"/>
                </w:rPr>
                <w:t>MS:1000533</w:t>
              </w:r>
            </w:hyperlink>
            <w:r w:rsidRPr="006518C9">
              <w:t xml:space="preserve"> (</w:t>
            </w:r>
            <w:r w:rsidRPr="006518C9">
              <w:rPr>
                <w:rStyle w:val="popup"/>
              </w:rPr>
              <w:t>Bioworks</w:t>
            </w:r>
            <w:r w:rsidRPr="006518C9">
              <w:t xml:space="preserve">) </w:t>
            </w:r>
          </w:p>
          <w:p w14:paraId="6233637C" w14:textId="77777777" w:rsidR="00921A47" w:rsidRPr="006518C9" w:rsidRDefault="00921A47">
            <w:pPr>
              <w:pStyle w:val="HTMLPreformatted"/>
            </w:pPr>
            <w:r w:rsidRPr="006518C9">
              <w:t xml:space="preserve">  e.g.: </w:t>
            </w:r>
            <w:hyperlink r:id="rId337" w:tgtFrame="new" w:history="1">
              <w:r w:rsidRPr="006518C9">
                <w:rPr>
                  <w:rStyle w:val="Hyperlink"/>
                </w:rPr>
                <w:t>MS:1000534</w:t>
              </w:r>
            </w:hyperlink>
            <w:r w:rsidRPr="006518C9">
              <w:t xml:space="preserve"> (</w:t>
            </w:r>
            <w:r w:rsidRPr="006518C9">
              <w:rPr>
                <w:rStyle w:val="popup"/>
              </w:rPr>
              <w:t>MassLynx</w:t>
            </w:r>
            <w:r w:rsidRPr="006518C9">
              <w:t xml:space="preserve">) </w:t>
            </w:r>
          </w:p>
          <w:p w14:paraId="687C88F3" w14:textId="77777777" w:rsidR="00921A47" w:rsidRPr="006518C9" w:rsidRDefault="00921A47">
            <w:pPr>
              <w:pStyle w:val="HTMLPreformatted"/>
            </w:pPr>
            <w:r w:rsidRPr="006518C9">
              <w:t xml:space="preserve">  e.g.: </w:t>
            </w:r>
            <w:hyperlink r:id="rId338" w:tgtFrame="new" w:history="1">
              <w:r w:rsidRPr="006518C9">
                <w:rPr>
                  <w:rStyle w:val="Hyperlink"/>
                </w:rPr>
                <w:t>MS:1000535</w:t>
              </w:r>
            </w:hyperlink>
            <w:r w:rsidRPr="006518C9">
              <w:t xml:space="preserve"> (</w:t>
            </w:r>
            <w:r w:rsidRPr="006518C9">
              <w:rPr>
                <w:rStyle w:val="popup"/>
              </w:rPr>
              <w:t>FlexAnalysis</w:t>
            </w:r>
            <w:r w:rsidRPr="006518C9">
              <w:t xml:space="preserve">) </w:t>
            </w:r>
          </w:p>
          <w:p w14:paraId="0C9ECA9E" w14:textId="77777777" w:rsidR="00921A47" w:rsidRPr="006518C9" w:rsidRDefault="00921A47">
            <w:pPr>
              <w:pStyle w:val="HTMLPreformatted"/>
            </w:pPr>
            <w:r w:rsidRPr="006518C9">
              <w:t xml:space="preserve">  e.g.: </w:t>
            </w:r>
            <w:hyperlink r:id="rId339"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2CFB7EF" w14:textId="77777777" w:rsidR="00921A47" w:rsidRPr="006518C9" w:rsidRDefault="00921A47">
            <w:pPr>
              <w:pStyle w:val="HTMLPreformatted"/>
            </w:pPr>
            <w:r w:rsidRPr="006518C9">
              <w:t xml:space="preserve">  e.g.: </w:t>
            </w:r>
            <w:hyperlink r:id="rId340"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35D02FEE" w14:textId="77777777" w:rsidR="00921A47" w:rsidRPr="006518C9" w:rsidRDefault="00921A47">
            <w:pPr>
              <w:pStyle w:val="HTMLPreformatted"/>
            </w:pPr>
            <w:r w:rsidRPr="006518C9">
              <w:t xml:space="preserve">  e.g.: </w:t>
            </w:r>
            <w:hyperlink r:id="rId341"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0ECB8AB7" w14:textId="77777777" w:rsidR="00921A47" w:rsidRPr="006518C9" w:rsidRDefault="00921A47">
            <w:pPr>
              <w:pStyle w:val="HTMLPreformatted"/>
            </w:pPr>
            <w:r w:rsidRPr="006518C9">
              <w:t xml:space="preserve">  e.g.: </w:t>
            </w:r>
            <w:hyperlink r:id="rId342" w:tgtFrame="new" w:history="1">
              <w:r w:rsidRPr="006518C9">
                <w:rPr>
                  <w:rStyle w:val="Hyperlink"/>
                </w:rPr>
                <w:t>MS:1000551</w:t>
              </w:r>
            </w:hyperlink>
            <w:r w:rsidRPr="006518C9">
              <w:t xml:space="preserve"> (</w:t>
            </w:r>
            <w:r w:rsidRPr="006518C9">
              <w:rPr>
                <w:rStyle w:val="popup"/>
              </w:rPr>
              <w:t>Analyst</w:t>
            </w:r>
            <w:r w:rsidRPr="006518C9">
              <w:t xml:space="preserve">) </w:t>
            </w:r>
          </w:p>
          <w:p w14:paraId="31954C5F" w14:textId="77777777" w:rsidR="00921A47" w:rsidRPr="006518C9" w:rsidRDefault="00921A47">
            <w:pPr>
              <w:pStyle w:val="HTMLPreformatted"/>
            </w:pPr>
            <w:r w:rsidRPr="006518C9">
              <w:t xml:space="preserve">  e.g.: </w:t>
            </w:r>
            <w:hyperlink r:id="rId343" w:tgtFrame="new" w:history="1">
              <w:r w:rsidRPr="006518C9">
                <w:rPr>
                  <w:rStyle w:val="Hyperlink"/>
                </w:rPr>
                <w:t>MS:1000600</w:t>
              </w:r>
            </w:hyperlink>
            <w:r w:rsidRPr="006518C9">
              <w:t xml:space="preserve"> (</w:t>
            </w:r>
            <w:r w:rsidRPr="006518C9">
              <w:rPr>
                <w:rStyle w:val="popup"/>
              </w:rPr>
              <w:t>Proteios</w:t>
            </w:r>
            <w:r w:rsidRPr="006518C9">
              <w:t xml:space="preserve">) </w:t>
            </w:r>
          </w:p>
          <w:p w14:paraId="479FB3B3" w14:textId="77777777" w:rsidR="00921A47" w:rsidRPr="006518C9" w:rsidRDefault="00921A47">
            <w:pPr>
              <w:pStyle w:val="HTMLPreformatted"/>
            </w:pPr>
            <w:r w:rsidRPr="006518C9">
              <w:t xml:space="preserve">  e.g.: </w:t>
            </w:r>
            <w:hyperlink r:id="rId344"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4BDB60A" w14:textId="77777777" w:rsidR="00921A47" w:rsidRPr="006518C9" w:rsidRDefault="00921A47">
            <w:pPr>
              <w:pStyle w:val="HTMLPreformatted"/>
            </w:pPr>
            <w:r w:rsidRPr="006518C9">
              <w:t xml:space="preserve">  </w:t>
            </w:r>
            <w:hyperlink r:id="rId345" w:tgtFrame="new" w:history="1">
              <w:r w:rsidRPr="006518C9">
                <w:rPr>
                  <w:rStyle w:val="Hyperlink"/>
                </w:rPr>
                <w:t>et al.</w:t>
              </w:r>
            </w:hyperlink>
          </w:p>
        </w:tc>
      </w:tr>
      <w:tr w:rsidR="00921A47" w:rsidRPr="006518C9" w14:paraId="5869DA32" w14:textId="77777777" w:rsidTr="00921A47">
        <w:trPr>
          <w:tblCellSpacing w:w="15" w:type="dxa"/>
        </w:trPr>
        <w:tc>
          <w:tcPr>
            <w:tcW w:w="0" w:type="auto"/>
            <w:vAlign w:val="center"/>
            <w:hideMark/>
          </w:tcPr>
          <w:p w14:paraId="732DAB0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A0644D1" w14:textId="77777777" w:rsidR="00921A47" w:rsidRPr="006518C9" w:rsidRDefault="00921A47">
            <w:pPr>
              <w:pStyle w:val="HTMLPreformatted"/>
            </w:pPr>
            <w:r w:rsidRPr="006518C9">
              <w:t>&lt;cvParam cvRef="PSI-MS" accession="MS:1001475" name="OMSSA"&gt;&lt;/cvParam&gt;</w:t>
            </w:r>
          </w:p>
          <w:p w14:paraId="1D8ADEB8" w14:textId="77777777" w:rsidR="00921A47" w:rsidRPr="006518C9" w:rsidRDefault="00921A47">
            <w:pPr>
              <w:pStyle w:val="HTMLPreformatted"/>
            </w:pPr>
            <w:r w:rsidRPr="006518C9">
              <w:t>&lt;cvParam cvRef="PSI-MS" accession="MS:1002237" name="mzidLib"&gt;&lt;/cvParam&gt;</w:t>
            </w:r>
          </w:p>
          <w:p w14:paraId="738EF5AF" w14:textId="77777777" w:rsidR="00921A47" w:rsidRPr="006518C9" w:rsidRDefault="00921A47">
            <w:pPr>
              <w:pStyle w:val="HTMLPreformatted"/>
            </w:pPr>
            <w:r w:rsidRPr="006518C9">
              <w:t>&lt;cvParam accession="MS:1001476" cvRef="PSI-MS" name="X\!Tandem"/&gt;</w:t>
            </w:r>
          </w:p>
          <w:p w14:paraId="4E74274B" w14:textId="77777777" w:rsidR="00921A47" w:rsidRPr="006518C9" w:rsidRDefault="00921A47">
            <w:pPr>
              <w:pStyle w:val="HTMLPreformatted"/>
            </w:pPr>
            <w:r w:rsidRPr="006518C9">
              <w:t>&lt;cvParam accession="MS:1002239" cvRef="PSI-MS" name="mzidLib:Tandem2Mzid"/&gt;</w:t>
            </w:r>
          </w:p>
          <w:p w14:paraId="591457AA" w14:textId="77777777" w:rsidR="00921A47" w:rsidRPr="006518C9" w:rsidRDefault="00921A47">
            <w:pPr>
              <w:pStyle w:val="HTMLPreformatted"/>
            </w:pPr>
            <w:r w:rsidRPr="006518C9">
              <w:t>&lt;cvParam accession="MS:1002244" cvRef="PSI-MS" name="mzidLib:FalseDiscoveryRate"/&gt;</w:t>
            </w:r>
          </w:p>
          <w:p w14:paraId="7C73F26A" w14:textId="77777777" w:rsidR="00921A47" w:rsidRPr="006518C9" w:rsidRDefault="00921A47">
            <w:pPr>
              <w:pStyle w:val="HTMLPreformatted"/>
            </w:pPr>
            <w:r w:rsidRPr="006518C9">
              <w:t>&lt;cvParam accession="MS:1002242" cvRef="PSI-MS" name="mzidLib:Thresholder"/&gt;</w:t>
            </w:r>
          </w:p>
          <w:p w14:paraId="0727CEA9" w14:textId="77777777" w:rsidR="00921A47" w:rsidRPr="006518C9" w:rsidRDefault="00921A47">
            <w:pPr>
              <w:pStyle w:val="HTMLPreformatted"/>
            </w:pPr>
            <w:r w:rsidRPr="006518C9">
              <w:t>&lt;cvParam accession="MS:1002241" cvRef="PSI-MS" name="mzidLib:ProteoGrouper"/&gt;</w:t>
            </w:r>
          </w:p>
          <w:p w14:paraId="1D2FF081" w14:textId="77777777" w:rsidR="00921A47" w:rsidRPr="006518C9" w:rsidRDefault="00921A47">
            <w:pPr>
              <w:pStyle w:val="HTMLPreformatted"/>
            </w:pPr>
            <w:r w:rsidRPr="006518C9">
              <w:t>&lt;cvParam accession="MS:1002048" cvRef="PSI-MS" name="MS-GF+"/&gt;</w:t>
            </w:r>
          </w:p>
          <w:p w14:paraId="532A46CD" w14:textId="77777777" w:rsidR="00921A47" w:rsidRPr="006518C9" w:rsidRDefault="00921A47">
            <w:pPr>
              <w:pStyle w:val="HTMLPreformatted"/>
            </w:pPr>
            <w:r w:rsidRPr="006518C9">
              <w:t>&lt;cvParam accession="MS:1001207" cvRef="PSI-MS" name="Mascot"/&gt;</w:t>
            </w:r>
          </w:p>
          <w:p w14:paraId="17EAFA52" w14:textId="77777777" w:rsidR="00921A47" w:rsidRPr="006518C9" w:rsidRDefault="00921A47">
            <w:pPr>
              <w:pStyle w:val="HTMLPreformatted"/>
            </w:pPr>
            <w:r w:rsidRPr="006518C9">
              <w:t>&lt;cvParam accession="MS:1001478" cvRef="PSI-MS" name="Mascot Parser"/&gt;</w:t>
            </w:r>
          </w:p>
          <w:p w14:paraId="2C91D915" w14:textId="77777777" w:rsidR="00921A47" w:rsidRPr="006518C9" w:rsidRDefault="00921A47">
            <w:pPr>
              <w:pStyle w:val="HTMLPreformatted"/>
            </w:pPr>
            <w:r w:rsidRPr="006518C9">
              <w:t>&lt;cvParam accession="MS:1002076" cvRef="PSI-MS" name="PAnalyzer"/&gt;</w:t>
            </w:r>
          </w:p>
          <w:p w14:paraId="7241C46E" w14:textId="77777777" w:rsidR="00921A47" w:rsidRPr="006518C9" w:rsidRDefault="00921A47">
            <w:pPr>
              <w:pStyle w:val="HTMLPreformatted"/>
            </w:pPr>
            <w:r w:rsidRPr="006518C9">
              <w:t>&lt;cvParam accession="MS:1001456" cvRef="PSI-MS" name="analysis software"/&gt;</w:t>
            </w:r>
          </w:p>
          <w:p w14:paraId="6019ACF1" w14:textId="77777777" w:rsidR="00921A47" w:rsidRPr="006518C9" w:rsidRDefault="00921A47">
            <w:pPr>
              <w:pStyle w:val="HTMLPreformatted"/>
            </w:pPr>
            <w:r w:rsidRPr="006518C9">
              <w:t xml:space="preserve">&lt;cvParam accession="MS:1000752" cvRef="PSI-MS" name="TOPP software"/&gt; </w:t>
            </w:r>
          </w:p>
          <w:p w14:paraId="540C727D" w14:textId="77777777" w:rsidR="00921A47" w:rsidRPr="006518C9" w:rsidRDefault="00921A47">
            <w:pPr>
              <w:pStyle w:val="HTMLPreformatted"/>
            </w:pPr>
            <w:r w:rsidRPr="006518C9">
              <w:t>&lt;cvParam cvRef="PSI-MS" accession="MS:1002458" name="PeptideShaker"/&gt;</w:t>
            </w:r>
          </w:p>
          <w:p w14:paraId="7C91168C" w14:textId="77777777" w:rsidR="00921A47" w:rsidRPr="006518C9" w:rsidRDefault="00921A47">
            <w:pPr>
              <w:pStyle w:val="HTMLPreformatted"/>
            </w:pPr>
            <w:r w:rsidRPr="006518C9">
              <w:t>&lt;cvParam cvRef="PSI-MS" accession="MS:1002544" name="xiFDR"&gt;&lt;/cvParam&gt;</w:t>
            </w:r>
          </w:p>
          <w:p w14:paraId="651B03B3" w14:textId="77777777" w:rsidR="00921A47" w:rsidRPr="006518C9" w:rsidRDefault="00921A47">
            <w:pPr>
              <w:pStyle w:val="HTMLPreformatted"/>
            </w:pPr>
            <w:r w:rsidRPr="006518C9">
              <w:t>&lt;cvParam cvRef="PSI-MS" accession="MS:1002543" name="xiFDR"&gt;&lt;/cvParam&gt;</w:t>
            </w:r>
          </w:p>
        </w:tc>
      </w:tr>
    </w:tbl>
    <w:p w14:paraId="6FE486C7" w14:textId="77777777" w:rsidR="00921A47" w:rsidRPr="006518C9" w:rsidRDefault="00921A47" w:rsidP="00921A47">
      <w:pPr>
        <w:rPr>
          <w:lang w:val="en-US"/>
        </w:rPr>
      </w:pPr>
    </w:p>
    <w:p w14:paraId="2D137F99" w14:textId="77777777" w:rsidR="00921A47" w:rsidRPr="006518C9" w:rsidRDefault="00921A47" w:rsidP="00921A47">
      <w:pPr>
        <w:pStyle w:val="Heading2"/>
      </w:pPr>
      <w:bookmarkStart w:id="266" w:name="_Toc457214126"/>
      <w:r w:rsidRPr="006518C9">
        <w:t>Element &lt;</w:t>
      </w:r>
      <w:bookmarkStart w:id="267" w:name="SourceFile"/>
      <w:r w:rsidRPr="006518C9">
        <w:t>SourceFile</w:t>
      </w:r>
      <w:bookmarkEnd w:id="267"/>
      <w:r w:rsidRPr="006518C9">
        <w:t>&gt;</w:t>
      </w:r>
      <w:bookmarkEnd w:id="2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14:paraId="17519D8A" w14:textId="77777777" w:rsidTr="00921A47">
        <w:trPr>
          <w:tblCellSpacing w:w="15" w:type="dxa"/>
        </w:trPr>
        <w:tc>
          <w:tcPr>
            <w:tcW w:w="0" w:type="auto"/>
            <w:vAlign w:val="center"/>
            <w:hideMark/>
          </w:tcPr>
          <w:p w14:paraId="6012DB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791CC5" w14:textId="77777777" w:rsidR="00921A47" w:rsidRPr="006518C9" w:rsidRDefault="00921A47">
            <w:pPr>
              <w:rPr>
                <w:sz w:val="24"/>
                <w:szCs w:val="24"/>
                <w:lang w:val="en-US"/>
              </w:rPr>
            </w:pPr>
            <w:r w:rsidRPr="006518C9">
              <w:rPr>
                <w:lang w:val="en-US"/>
              </w:rPr>
              <w:t xml:space="preserve">A file from which this mzIdentML instance was created. </w:t>
            </w:r>
          </w:p>
        </w:tc>
      </w:tr>
      <w:tr w:rsidR="00921A47" w:rsidRPr="006518C9" w14:paraId="648A05B3" w14:textId="77777777" w:rsidTr="00921A47">
        <w:trPr>
          <w:tblCellSpacing w:w="15" w:type="dxa"/>
        </w:trPr>
        <w:tc>
          <w:tcPr>
            <w:tcW w:w="0" w:type="auto"/>
            <w:vAlign w:val="center"/>
            <w:hideMark/>
          </w:tcPr>
          <w:p w14:paraId="31158728"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21EEE313" w14:textId="77777777" w:rsidR="00921A47" w:rsidRPr="006518C9" w:rsidRDefault="00921A47">
            <w:pPr>
              <w:rPr>
                <w:sz w:val="24"/>
                <w:szCs w:val="24"/>
                <w:lang w:val="en-US"/>
              </w:rPr>
            </w:pPr>
            <w:r w:rsidRPr="006518C9">
              <w:rPr>
                <w:lang w:val="en-US"/>
              </w:rPr>
              <w:t xml:space="preserve">SourceFileType </w:t>
            </w:r>
          </w:p>
        </w:tc>
      </w:tr>
      <w:tr w:rsidR="00921A47" w:rsidRPr="006518C9" w14:paraId="1BFBF08B" w14:textId="77777777" w:rsidTr="00921A47">
        <w:trPr>
          <w:tblCellSpacing w:w="15" w:type="dxa"/>
        </w:trPr>
        <w:tc>
          <w:tcPr>
            <w:tcW w:w="0" w:type="auto"/>
            <w:vAlign w:val="center"/>
            <w:hideMark/>
          </w:tcPr>
          <w:p w14:paraId="1E098DE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33ADB6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5A3A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A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72C67"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CEF4B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16CB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FA44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D47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199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416B47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7B6D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E216C"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E10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D87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5DF02CF" w14:textId="77777777" w:rsidR="00921A47" w:rsidRPr="006518C9" w:rsidRDefault="00921A47">
                  <w:pPr>
                    <w:rPr>
                      <w:sz w:val="24"/>
                      <w:szCs w:val="24"/>
                      <w:lang w:val="en-US"/>
                    </w:rPr>
                  </w:pPr>
                  <w:r w:rsidRPr="006518C9">
                    <w:rPr>
                      <w:lang w:val="en-US"/>
                    </w:rPr>
                    <w:t>The location of the data file.</w:t>
                  </w:r>
                </w:p>
              </w:tc>
            </w:tr>
            <w:tr w:rsidR="00921A47" w:rsidRPr="006518C9" w14:paraId="7F7B2E3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050E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6C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443CD"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C89D9F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3AA012D" w14:textId="77777777" w:rsidR="00921A47" w:rsidRPr="006518C9" w:rsidRDefault="00921A47">
            <w:pPr>
              <w:rPr>
                <w:sz w:val="24"/>
                <w:szCs w:val="24"/>
                <w:lang w:val="en-US"/>
              </w:rPr>
            </w:pPr>
          </w:p>
        </w:tc>
      </w:tr>
      <w:tr w:rsidR="00921A47" w:rsidRPr="006518C9" w14:paraId="75C3A50D" w14:textId="77777777" w:rsidTr="00921A47">
        <w:trPr>
          <w:tblCellSpacing w:w="15" w:type="dxa"/>
        </w:trPr>
        <w:tc>
          <w:tcPr>
            <w:tcW w:w="0" w:type="auto"/>
            <w:vAlign w:val="center"/>
            <w:hideMark/>
          </w:tcPr>
          <w:p w14:paraId="2B47CC2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14:paraId="4E1B444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EDA5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18F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A227"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BD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67815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79943" w14:textId="77777777" w:rsidR="00921A47" w:rsidRPr="006518C9" w:rsidRDefault="0032247A">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5F52A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2DDA"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30C30"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67CF2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A3375" w14:textId="77777777" w:rsidR="00921A47" w:rsidRPr="006518C9" w:rsidRDefault="0032247A">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F500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BE9F"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54D50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4C2E772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0BE06"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06C8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1BFE"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FE2D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EAC21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EB2BF"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3C02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B2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C133BE" w14:textId="77777777" w:rsidR="00921A47" w:rsidRPr="006518C9" w:rsidRDefault="00921A47">
                  <w:pPr>
                    <w:rPr>
                      <w:sz w:val="24"/>
                      <w:szCs w:val="24"/>
                      <w:lang w:val="en-US"/>
                    </w:rPr>
                  </w:pPr>
                  <w:r w:rsidRPr="006518C9">
                    <w:rPr>
                      <w:lang w:val="en-US"/>
                    </w:rPr>
                    <w:t>A single user-defined parameter.</w:t>
                  </w:r>
                </w:p>
              </w:tc>
            </w:tr>
          </w:tbl>
          <w:p w14:paraId="02258DF5" w14:textId="77777777" w:rsidR="00921A47" w:rsidRPr="006518C9" w:rsidRDefault="00921A47">
            <w:pPr>
              <w:rPr>
                <w:sz w:val="24"/>
                <w:szCs w:val="24"/>
                <w:lang w:val="en-US"/>
              </w:rPr>
            </w:pPr>
          </w:p>
        </w:tc>
      </w:tr>
      <w:tr w:rsidR="00921A47" w:rsidRPr="006518C9" w14:paraId="1AF552C1" w14:textId="77777777" w:rsidTr="00921A47">
        <w:trPr>
          <w:tblCellSpacing w:w="15" w:type="dxa"/>
        </w:trPr>
        <w:tc>
          <w:tcPr>
            <w:tcW w:w="0" w:type="auto"/>
            <w:vAlign w:val="center"/>
            <w:hideMark/>
          </w:tcPr>
          <w:p w14:paraId="6D9FD4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7AD7E28"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45CD91A2" w14:textId="77777777" w:rsidR="00921A47" w:rsidRPr="006518C9" w:rsidRDefault="00921A47">
            <w:pPr>
              <w:pStyle w:val="HTMLPreformatted"/>
            </w:pPr>
            <w:r w:rsidRPr="006518C9">
              <w:t>.t.xml" id="SourceFile_2"&gt;</w:t>
            </w:r>
          </w:p>
          <w:p w14:paraId="7A58CA2A" w14:textId="77777777" w:rsidR="00921A47" w:rsidRPr="006518C9" w:rsidRDefault="00921A47">
            <w:pPr>
              <w:pStyle w:val="HTMLPreformatted"/>
            </w:pPr>
            <w:r w:rsidRPr="006518C9">
              <w:t xml:space="preserve">        &lt;FileFormat&gt;</w:t>
            </w:r>
          </w:p>
          <w:p w14:paraId="3B50B70D" w14:textId="77777777" w:rsidR="00921A47" w:rsidRPr="006518C9" w:rsidRDefault="00921A47">
            <w:pPr>
              <w:pStyle w:val="HTMLPreformatted"/>
            </w:pPr>
            <w:r w:rsidRPr="006518C9">
              <w:t xml:space="preserve">          &lt;cvParam cvRef="PSI-MS" accession="MS:1001401" name="X!Tandem xml format"/&gt;</w:t>
            </w:r>
          </w:p>
          <w:p w14:paraId="228B4910" w14:textId="77777777" w:rsidR="00921A47" w:rsidRPr="006518C9" w:rsidRDefault="00921A47">
            <w:pPr>
              <w:pStyle w:val="HTMLPreformatted"/>
            </w:pPr>
            <w:r w:rsidRPr="006518C9">
              <w:t xml:space="preserve">        &lt;/FileFormat&gt;</w:t>
            </w:r>
          </w:p>
          <w:p w14:paraId="547EAE66" w14:textId="77777777" w:rsidR="00921A47" w:rsidRPr="006518C9" w:rsidRDefault="00921A47">
            <w:pPr>
              <w:pStyle w:val="HTMLPreformatted"/>
            </w:pPr>
            <w:r w:rsidRPr="006518C9">
              <w:t xml:space="preserve">      &lt;/SourceFile&gt;</w:t>
            </w:r>
          </w:p>
        </w:tc>
      </w:tr>
      <w:tr w:rsidR="00921A47" w:rsidRPr="006518C9" w14:paraId="645919D0" w14:textId="77777777" w:rsidTr="00921A47">
        <w:trPr>
          <w:tblCellSpacing w:w="15" w:type="dxa"/>
        </w:trPr>
        <w:tc>
          <w:tcPr>
            <w:tcW w:w="0" w:type="auto"/>
            <w:vAlign w:val="center"/>
            <w:hideMark/>
          </w:tcPr>
          <w:p w14:paraId="5074657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C657EA5" w14:textId="77777777" w:rsidR="00921A47" w:rsidRPr="006518C9" w:rsidRDefault="00921A47">
            <w:pPr>
              <w:pStyle w:val="HTMLPreformatted"/>
            </w:pPr>
            <w:r w:rsidRPr="006518C9">
              <w:t>Path /MzIdentML/DataCollection/Inputs/SourceFile</w:t>
            </w:r>
          </w:p>
          <w:p w14:paraId="7CB82F71" w14:textId="77777777" w:rsidR="00921A47" w:rsidRPr="006518C9" w:rsidRDefault="00921A47">
            <w:pPr>
              <w:pStyle w:val="HTMLPreformatted"/>
            </w:pPr>
            <w:r w:rsidRPr="006518C9">
              <w:t xml:space="preserve">MAY supply a *child* term of </w:t>
            </w:r>
            <w:hyperlink r:id="rId346"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41010866" w14:textId="77777777" w:rsidR="00921A47" w:rsidRPr="006518C9" w:rsidRDefault="00921A47">
            <w:pPr>
              <w:pStyle w:val="HTMLPreformatted"/>
            </w:pPr>
            <w:r w:rsidRPr="006518C9">
              <w:t xml:space="preserve">  e.g.: </w:t>
            </w:r>
            <w:hyperlink r:id="rId347" w:tgtFrame="new" w:history="1">
              <w:r w:rsidRPr="006518C9">
                <w:rPr>
                  <w:rStyle w:val="Hyperlink"/>
                </w:rPr>
                <w:t>MS:1000568</w:t>
              </w:r>
            </w:hyperlink>
            <w:r w:rsidRPr="006518C9">
              <w:t xml:space="preserve"> (</w:t>
            </w:r>
            <w:r w:rsidRPr="006518C9">
              <w:rPr>
                <w:rStyle w:val="popup"/>
              </w:rPr>
              <w:t>MD5</w:t>
            </w:r>
            <w:r w:rsidRPr="006518C9">
              <w:t xml:space="preserve">) </w:t>
            </w:r>
          </w:p>
          <w:p w14:paraId="5FABFEC1" w14:textId="77777777" w:rsidR="00921A47" w:rsidRPr="006518C9" w:rsidRDefault="00921A47">
            <w:pPr>
              <w:pStyle w:val="HTMLPreformatted"/>
            </w:pPr>
            <w:r w:rsidRPr="006518C9">
              <w:t xml:space="preserve">  e.g.: </w:t>
            </w:r>
            <w:hyperlink r:id="rId348"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49402963" w14:textId="77777777" w:rsidR="00921A47" w:rsidRPr="006518C9" w:rsidRDefault="00921A47" w:rsidP="00921A47">
      <w:pPr>
        <w:rPr>
          <w:lang w:val="en-US"/>
        </w:rPr>
      </w:pPr>
    </w:p>
    <w:p w14:paraId="3D80993A" w14:textId="77777777" w:rsidR="00921A47" w:rsidRPr="006518C9" w:rsidRDefault="00921A47" w:rsidP="00921A47">
      <w:pPr>
        <w:pStyle w:val="Heading2"/>
      </w:pPr>
      <w:bookmarkStart w:id="268" w:name="_Toc457214127"/>
      <w:r w:rsidRPr="006518C9">
        <w:t>Element &lt;</w:t>
      </w:r>
      <w:bookmarkStart w:id="269" w:name="SpecificityRules"/>
      <w:r w:rsidRPr="006518C9">
        <w:t>SpecificityRules</w:t>
      </w:r>
      <w:bookmarkEnd w:id="269"/>
      <w:r w:rsidRPr="006518C9">
        <w:t>&gt;</w:t>
      </w:r>
      <w:bookmarkEnd w:id="2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14:paraId="5C426B32" w14:textId="77777777" w:rsidTr="00921A47">
        <w:trPr>
          <w:tblCellSpacing w:w="15" w:type="dxa"/>
        </w:trPr>
        <w:tc>
          <w:tcPr>
            <w:tcW w:w="0" w:type="auto"/>
            <w:vAlign w:val="center"/>
            <w:hideMark/>
          </w:tcPr>
          <w:p w14:paraId="09830C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91E02B"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0E518F97"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69FE4FA5" w14:textId="77777777" w:rsidR="00921A47" w:rsidRPr="006518C9" w:rsidRDefault="00921A47" w:rsidP="006154EB">
            <w:pPr>
              <w:rPr>
                <w:sz w:val="24"/>
                <w:szCs w:val="24"/>
                <w:lang w:val="en-US"/>
              </w:rPr>
            </w:pPr>
            <w:r w:rsidRPr="006518C9">
              <w:rPr>
                <w:lang w:val="en-US"/>
              </w:rPr>
              <w:t xml:space="preserve">be provided by the attribute fixedMod. </w:t>
            </w:r>
          </w:p>
        </w:tc>
      </w:tr>
      <w:tr w:rsidR="00921A47" w:rsidRPr="006518C9" w14:paraId="647D2020" w14:textId="77777777" w:rsidTr="00921A47">
        <w:trPr>
          <w:tblCellSpacing w:w="15" w:type="dxa"/>
        </w:trPr>
        <w:tc>
          <w:tcPr>
            <w:tcW w:w="0" w:type="auto"/>
            <w:vAlign w:val="center"/>
            <w:hideMark/>
          </w:tcPr>
          <w:p w14:paraId="7B17397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04CEC4" w14:textId="77777777" w:rsidR="00921A47" w:rsidRPr="006518C9" w:rsidRDefault="00921A47">
            <w:pPr>
              <w:rPr>
                <w:sz w:val="24"/>
                <w:szCs w:val="24"/>
                <w:lang w:val="en-US"/>
              </w:rPr>
            </w:pPr>
            <w:r w:rsidRPr="006518C9">
              <w:rPr>
                <w:lang w:val="en-US"/>
              </w:rPr>
              <w:t xml:space="preserve">SpecificityRulesType </w:t>
            </w:r>
          </w:p>
        </w:tc>
      </w:tr>
      <w:tr w:rsidR="00921A47" w:rsidRPr="006518C9" w14:paraId="5A678D0B" w14:textId="77777777" w:rsidTr="00921A47">
        <w:trPr>
          <w:tblCellSpacing w:w="15" w:type="dxa"/>
        </w:trPr>
        <w:tc>
          <w:tcPr>
            <w:tcW w:w="0" w:type="auto"/>
            <w:vAlign w:val="center"/>
            <w:hideMark/>
          </w:tcPr>
          <w:p w14:paraId="2F464D2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70BCA95" w14:textId="77777777" w:rsidR="00921A47" w:rsidRPr="006518C9" w:rsidRDefault="00921A47">
            <w:pPr>
              <w:rPr>
                <w:sz w:val="24"/>
                <w:szCs w:val="24"/>
                <w:lang w:val="en-US"/>
              </w:rPr>
            </w:pPr>
            <w:r w:rsidRPr="006518C9">
              <w:rPr>
                <w:lang w:val="en-US"/>
              </w:rPr>
              <w:t>none</w:t>
            </w:r>
          </w:p>
        </w:tc>
      </w:tr>
      <w:tr w:rsidR="00921A47" w:rsidRPr="006518C9" w14:paraId="0902F8AC" w14:textId="77777777" w:rsidTr="00921A47">
        <w:trPr>
          <w:tblCellSpacing w:w="15" w:type="dxa"/>
        </w:trPr>
        <w:tc>
          <w:tcPr>
            <w:tcW w:w="0" w:type="auto"/>
            <w:vAlign w:val="center"/>
            <w:hideMark/>
          </w:tcPr>
          <w:p w14:paraId="519AD3C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14:paraId="5098517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C8CD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93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D0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7F22C3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166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2CBF"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B68D4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BA3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9333052" w14:textId="77777777" w:rsidR="00921A47" w:rsidRPr="006518C9" w:rsidRDefault="00921A47">
                  <w:pPr>
                    <w:rPr>
                      <w:sz w:val="24"/>
                      <w:szCs w:val="24"/>
                      <w:lang w:val="en-US"/>
                    </w:rPr>
                  </w:pPr>
                  <w:r w:rsidRPr="006518C9">
                    <w:rPr>
                      <w:lang w:val="en-US"/>
                    </w:rPr>
                    <w:t>A single entry from an ontology or a controlled vocabulary.</w:t>
                  </w:r>
                </w:p>
              </w:tc>
            </w:tr>
          </w:tbl>
          <w:p w14:paraId="7B62667E" w14:textId="77777777" w:rsidR="00921A47" w:rsidRPr="006518C9" w:rsidRDefault="00921A47">
            <w:pPr>
              <w:rPr>
                <w:sz w:val="24"/>
                <w:szCs w:val="24"/>
                <w:lang w:val="en-US"/>
              </w:rPr>
            </w:pPr>
          </w:p>
        </w:tc>
      </w:tr>
      <w:tr w:rsidR="00921A47" w:rsidRPr="006518C9" w14:paraId="510D565F" w14:textId="77777777" w:rsidTr="00921A47">
        <w:trPr>
          <w:tblCellSpacing w:w="15" w:type="dxa"/>
        </w:trPr>
        <w:tc>
          <w:tcPr>
            <w:tcW w:w="0" w:type="auto"/>
            <w:vAlign w:val="center"/>
            <w:hideMark/>
          </w:tcPr>
          <w:p w14:paraId="520A8C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BF6559" w14:textId="77777777" w:rsidR="00921A47" w:rsidRPr="006518C9" w:rsidRDefault="00921A47">
            <w:pPr>
              <w:pStyle w:val="HTMLPreformatted"/>
            </w:pPr>
            <w:r w:rsidRPr="006518C9">
              <w:t xml:space="preserve">          &lt;SpecificityRules&gt;</w:t>
            </w:r>
          </w:p>
          <w:p w14:paraId="3E9FFCE5" w14:textId="77777777" w:rsidR="006154EB" w:rsidRPr="006518C9" w:rsidRDefault="00921A47">
            <w:pPr>
              <w:pStyle w:val="HTMLPreformatted"/>
            </w:pPr>
            <w:r w:rsidRPr="006518C9">
              <w:t xml:space="preserve">            &lt;cvParam cvRef="PSI-MS" accession="MS:1002057" name="modification specificity protein N-</w:t>
            </w:r>
          </w:p>
          <w:p w14:paraId="1AB5B6E2" w14:textId="77777777" w:rsidR="00921A47" w:rsidRPr="006518C9" w:rsidRDefault="00921A47">
            <w:pPr>
              <w:pStyle w:val="HTMLPreformatted"/>
            </w:pPr>
            <w:r w:rsidRPr="006518C9">
              <w:t>term"/&gt;</w:t>
            </w:r>
          </w:p>
          <w:p w14:paraId="4835BFD6" w14:textId="77777777" w:rsidR="00921A47" w:rsidRPr="006518C9" w:rsidRDefault="00921A47">
            <w:pPr>
              <w:pStyle w:val="HTMLPreformatted"/>
            </w:pPr>
            <w:r w:rsidRPr="006518C9">
              <w:t xml:space="preserve">          &lt;/SpecificityRules&gt;</w:t>
            </w:r>
          </w:p>
        </w:tc>
      </w:tr>
      <w:tr w:rsidR="00921A47" w:rsidRPr="006518C9" w14:paraId="31551D1A" w14:textId="77777777" w:rsidTr="00921A47">
        <w:trPr>
          <w:tblCellSpacing w:w="15" w:type="dxa"/>
        </w:trPr>
        <w:tc>
          <w:tcPr>
            <w:tcW w:w="0" w:type="auto"/>
            <w:vAlign w:val="center"/>
            <w:hideMark/>
          </w:tcPr>
          <w:p w14:paraId="07B76E5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311457E" w14:textId="77777777" w:rsidR="006154EB" w:rsidRPr="006518C9" w:rsidRDefault="00921A47">
            <w:pPr>
              <w:pStyle w:val="HTMLPreformatted"/>
            </w:pPr>
            <w:r w:rsidRPr="006518C9">
              <w:t>Path /MzIdentML/AnalysisProtocolCollection/SpectrumIdentificationProtocol/ModificationParams/SearchModifi</w:t>
            </w:r>
          </w:p>
          <w:p w14:paraId="68A3C199" w14:textId="77777777" w:rsidR="00921A47" w:rsidRPr="006518C9" w:rsidRDefault="00921A47">
            <w:pPr>
              <w:pStyle w:val="HTMLPreformatted"/>
            </w:pPr>
            <w:r w:rsidRPr="006518C9">
              <w:t>cation/SpecificityRules</w:t>
            </w:r>
          </w:p>
          <w:p w14:paraId="6D46E7B7" w14:textId="77777777" w:rsidR="00921A47" w:rsidRPr="006518C9" w:rsidRDefault="00921A47">
            <w:pPr>
              <w:pStyle w:val="HTMLPreformatted"/>
            </w:pPr>
            <w:r w:rsidRPr="006518C9">
              <w:t xml:space="preserve">MUST supply a *child* term of </w:t>
            </w:r>
            <w:hyperlink r:id="rId349"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54344F37" w14:textId="77777777" w:rsidR="00921A47" w:rsidRPr="006518C9" w:rsidRDefault="00921A47">
            <w:pPr>
              <w:pStyle w:val="HTMLPreformatted"/>
            </w:pPr>
            <w:r w:rsidRPr="006518C9">
              <w:t xml:space="preserve">  e.g.: </w:t>
            </w:r>
            <w:hyperlink r:id="rId350"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75CFD502" w14:textId="77777777" w:rsidR="00921A47" w:rsidRPr="006518C9" w:rsidRDefault="00921A47">
            <w:pPr>
              <w:pStyle w:val="HTMLPreformatted"/>
            </w:pPr>
            <w:r w:rsidRPr="006518C9">
              <w:t xml:space="preserve">  e.g.: </w:t>
            </w:r>
            <w:hyperlink r:id="rId351"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412B9A5F" w14:textId="77777777" w:rsidR="00921A47" w:rsidRPr="006518C9" w:rsidRDefault="00921A47">
            <w:pPr>
              <w:pStyle w:val="HTMLPreformatted"/>
            </w:pPr>
            <w:r w:rsidRPr="006518C9">
              <w:t xml:space="preserve">  e.g.: </w:t>
            </w:r>
            <w:hyperlink r:id="rId352"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40CE1709" w14:textId="77777777" w:rsidR="00921A47" w:rsidRPr="006518C9" w:rsidRDefault="00921A47">
            <w:pPr>
              <w:pStyle w:val="HTMLPreformatted"/>
            </w:pPr>
            <w:r w:rsidRPr="006518C9">
              <w:t xml:space="preserve">  e.g.: </w:t>
            </w:r>
            <w:hyperlink r:id="rId353"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3D569D05" w14:textId="77777777" w:rsidR="00921A47" w:rsidRPr="006518C9" w:rsidRDefault="00921A47">
            <w:pPr>
              <w:pStyle w:val="HTMLPreformatted"/>
            </w:pPr>
            <w:r w:rsidRPr="006518C9">
              <w:t xml:space="preserve">  e.g.: </w:t>
            </w:r>
            <w:hyperlink r:id="rId354"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3ED2A01C" w14:textId="77777777" w:rsidR="00921A47" w:rsidRPr="006518C9" w:rsidRDefault="00921A47">
            <w:pPr>
              <w:pStyle w:val="HTMLPreformatted"/>
            </w:pPr>
            <w:r w:rsidRPr="006518C9">
              <w:t xml:space="preserve">  e.g.: </w:t>
            </w:r>
            <w:hyperlink r:id="rId355"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6953A2F8" w14:textId="77777777" w:rsidTr="00921A47">
        <w:trPr>
          <w:tblCellSpacing w:w="15" w:type="dxa"/>
        </w:trPr>
        <w:tc>
          <w:tcPr>
            <w:tcW w:w="0" w:type="auto"/>
            <w:vAlign w:val="center"/>
            <w:hideMark/>
          </w:tcPr>
          <w:p w14:paraId="294A3A80" w14:textId="77777777" w:rsidR="00921A47" w:rsidRPr="006518C9" w:rsidRDefault="00921A47">
            <w:pPr>
              <w:rPr>
                <w:sz w:val="24"/>
                <w:szCs w:val="24"/>
                <w:lang w:val="en-US"/>
              </w:rPr>
            </w:pPr>
            <w:r w:rsidRPr="006518C9">
              <w:rPr>
                <w:b/>
                <w:bCs/>
                <w:lang w:val="en-US"/>
              </w:rPr>
              <w:t xml:space="preserve">Example </w:t>
            </w:r>
            <w:r w:rsidRPr="006518C9">
              <w:rPr>
                <w:b/>
                <w:bCs/>
                <w:lang w:val="en-US"/>
              </w:rPr>
              <w:lastRenderedPageBreak/>
              <w:t>cvParams:</w:t>
            </w:r>
          </w:p>
        </w:tc>
        <w:tc>
          <w:tcPr>
            <w:tcW w:w="0" w:type="auto"/>
            <w:vAlign w:val="center"/>
            <w:hideMark/>
          </w:tcPr>
          <w:p w14:paraId="1FB301FD" w14:textId="77777777" w:rsidR="00921A47" w:rsidRPr="006518C9" w:rsidRDefault="00921A47">
            <w:pPr>
              <w:pStyle w:val="HTMLPreformatted"/>
            </w:pPr>
            <w:r w:rsidRPr="006518C9">
              <w:lastRenderedPageBreak/>
              <w:t>&lt;cvParam accession="MS:1001189" cvRef="PSI-MS" name="modification specificity peptide N-term"/&gt;</w:t>
            </w:r>
          </w:p>
          <w:p w14:paraId="3160174F" w14:textId="77777777" w:rsidR="00921A47" w:rsidRPr="006518C9" w:rsidRDefault="00921A47">
            <w:pPr>
              <w:pStyle w:val="HTMLPreformatted"/>
            </w:pPr>
            <w:r w:rsidRPr="006518C9">
              <w:t>&lt;cvParam accession="UNIMOD:214" cvRef="UNIMOD" name="iTRAQ4plex"/&gt;</w:t>
            </w:r>
          </w:p>
          <w:p w14:paraId="4E6B07B7" w14:textId="77777777" w:rsidR="00921A47" w:rsidRPr="006518C9" w:rsidRDefault="00921A47">
            <w:pPr>
              <w:pStyle w:val="HTMLPreformatted"/>
            </w:pPr>
            <w:r w:rsidRPr="006518C9">
              <w:lastRenderedPageBreak/>
              <w:t>&lt;cvParam accession="MS:1002057" cvRef="PSI-MS" name="modification specificity protein N-term"/&gt;</w:t>
            </w:r>
          </w:p>
          <w:p w14:paraId="7B13E566" w14:textId="77777777" w:rsidR="00921A47" w:rsidRPr="006518C9" w:rsidRDefault="00921A47">
            <w:pPr>
              <w:pStyle w:val="HTMLPreformatted"/>
            </w:pPr>
            <w:r w:rsidRPr="006518C9">
              <w:t>&lt;cvParam accession="UNIMOD:1" cvRef="UNIMOD" name="Acetyl"/&gt;</w:t>
            </w:r>
          </w:p>
          <w:p w14:paraId="455465CD" w14:textId="77777777" w:rsidR="00921A47" w:rsidRPr="006518C9" w:rsidRDefault="00921A47">
            <w:pPr>
              <w:pStyle w:val="HTMLPreformatted"/>
            </w:pPr>
            <w:r w:rsidRPr="006518C9">
              <w:t>&lt;cvParam cvRef="PSI-MS" accession="MS:1002504" name="modification index" value="2"/&gt;</w:t>
            </w:r>
          </w:p>
          <w:p w14:paraId="51D24B1A" w14:textId="77777777" w:rsidR="00921A47" w:rsidRPr="006518C9" w:rsidRDefault="00921A47">
            <w:pPr>
              <w:pStyle w:val="HTMLPreformatted"/>
            </w:pPr>
            <w:r w:rsidRPr="006518C9">
              <w:t>&lt;cvParam cvRef="UNIMOD" accession="UNIMOD:27" name="Glu-&gt;pyro-Glu"/&gt;</w:t>
            </w:r>
          </w:p>
          <w:p w14:paraId="0B98184A" w14:textId="77777777" w:rsidR="00921A47" w:rsidRPr="006518C9" w:rsidRDefault="00921A47">
            <w:pPr>
              <w:pStyle w:val="HTMLPreformatted"/>
            </w:pPr>
            <w:r w:rsidRPr="006518C9">
              <w:t>&lt;cvParam cvRef="UNIMOD" accession="UNIMOD:28" name="Gln-&gt;pyro-Glu"/&gt;</w:t>
            </w:r>
          </w:p>
          <w:p w14:paraId="64E87B50" w14:textId="77777777" w:rsidR="00921A47" w:rsidRPr="006518C9" w:rsidRDefault="00921A47">
            <w:pPr>
              <w:pStyle w:val="HTMLPreformatted"/>
            </w:pPr>
            <w:r w:rsidRPr="006518C9">
              <w:t>&lt;cvParam cvRef="UNIMOD" accession="UNIMOD:385" name="Ammonia-loss"/&gt;</w:t>
            </w:r>
          </w:p>
          <w:p w14:paraId="45CFA140"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4969F163" w14:textId="77777777" w:rsidR="00921A47" w:rsidRPr="006518C9" w:rsidRDefault="00921A47">
            <w:pPr>
              <w:pStyle w:val="HTMLPreformatted"/>
            </w:pPr>
            <w:r w:rsidRPr="006518C9">
              <w:t>&lt;cvParam cvRef="PSI-MS" accession="MS:1002509" name="cross-link donor" value="0"&gt;&lt;/cvParam&gt;</w:t>
            </w:r>
          </w:p>
          <w:p w14:paraId="005E3457" w14:textId="77777777" w:rsidR="00921A47" w:rsidRPr="006518C9" w:rsidRDefault="00921A47">
            <w:pPr>
              <w:pStyle w:val="HTMLPreformatted"/>
            </w:pPr>
            <w:r w:rsidRPr="006518C9">
              <w:t>&lt;cvParam cvRef="PSI-MS" accession="MS:1002510" name="cross-link acceptor" value="0"&gt;&lt;/cvParam&gt;</w:t>
            </w:r>
          </w:p>
          <w:p w14:paraId="390AAB1F"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48A00319" w14:textId="77777777" w:rsidR="00921A47" w:rsidRPr="006518C9" w:rsidRDefault="00921A47" w:rsidP="00921A47">
      <w:pPr>
        <w:rPr>
          <w:lang w:val="en-US"/>
        </w:rPr>
      </w:pPr>
    </w:p>
    <w:p w14:paraId="3DA3AB5A" w14:textId="77777777" w:rsidR="00921A47" w:rsidRPr="006518C9" w:rsidRDefault="00921A47" w:rsidP="00921A47">
      <w:pPr>
        <w:pStyle w:val="Heading2"/>
      </w:pPr>
      <w:bookmarkStart w:id="270" w:name="_Toc457214128"/>
      <w:r w:rsidRPr="006518C9">
        <w:t>Element &lt;</w:t>
      </w:r>
      <w:bookmarkStart w:id="271" w:name="SpectraData"/>
      <w:r w:rsidRPr="006518C9">
        <w:t>SpectraData</w:t>
      </w:r>
      <w:bookmarkEnd w:id="271"/>
      <w:r w:rsidRPr="006518C9">
        <w:t>&gt;</w:t>
      </w:r>
      <w:bookmarkEnd w:id="2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14:paraId="3224EED8" w14:textId="77777777" w:rsidTr="00921A47">
        <w:trPr>
          <w:tblCellSpacing w:w="15" w:type="dxa"/>
        </w:trPr>
        <w:tc>
          <w:tcPr>
            <w:tcW w:w="0" w:type="auto"/>
            <w:vAlign w:val="center"/>
            <w:hideMark/>
          </w:tcPr>
          <w:p w14:paraId="4AF16A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A87ADD8"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1692CDF" w14:textId="77777777" w:rsidTr="00921A47">
        <w:trPr>
          <w:tblCellSpacing w:w="15" w:type="dxa"/>
        </w:trPr>
        <w:tc>
          <w:tcPr>
            <w:tcW w:w="0" w:type="auto"/>
            <w:vAlign w:val="center"/>
            <w:hideMark/>
          </w:tcPr>
          <w:p w14:paraId="4DEB90D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1213132" w14:textId="77777777" w:rsidR="00921A47" w:rsidRPr="006518C9" w:rsidRDefault="00921A47">
            <w:pPr>
              <w:rPr>
                <w:sz w:val="24"/>
                <w:szCs w:val="24"/>
                <w:lang w:val="en-US"/>
              </w:rPr>
            </w:pPr>
            <w:r w:rsidRPr="006518C9">
              <w:rPr>
                <w:lang w:val="en-US"/>
              </w:rPr>
              <w:t xml:space="preserve">SpectraDataType </w:t>
            </w:r>
          </w:p>
        </w:tc>
      </w:tr>
      <w:tr w:rsidR="00921A47" w:rsidRPr="006518C9" w14:paraId="57175ED3" w14:textId="77777777" w:rsidTr="00921A47">
        <w:trPr>
          <w:tblCellSpacing w:w="15" w:type="dxa"/>
        </w:trPr>
        <w:tc>
          <w:tcPr>
            <w:tcW w:w="0" w:type="auto"/>
            <w:vAlign w:val="center"/>
            <w:hideMark/>
          </w:tcPr>
          <w:p w14:paraId="4AEB3B7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E3045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C6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A1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7414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7F64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AEC9C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972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722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FDC1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28AE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29D89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0E20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88C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BCFAD"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0B0A79" w14:textId="77777777" w:rsidR="00921A47" w:rsidRPr="006518C9" w:rsidRDefault="00921A47">
                  <w:pPr>
                    <w:rPr>
                      <w:sz w:val="24"/>
                      <w:szCs w:val="24"/>
                      <w:lang w:val="en-US"/>
                    </w:rPr>
                  </w:pPr>
                  <w:r w:rsidRPr="006518C9">
                    <w:rPr>
                      <w:lang w:val="en-US"/>
                    </w:rPr>
                    <w:t>The location of the data file.</w:t>
                  </w:r>
                </w:p>
              </w:tc>
            </w:tr>
            <w:tr w:rsidR="00921A47" w:rsidRPr="006518C9" w14:paraId="725C8D0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62F9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C97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C6A0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FCE7F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B479E" w14:textId="77777777" w:rsidR="00921A47" w:rsidRPr="006518C9" w:rsidRDefault="00921A47">
            <w:pPr>
              <w:rPr>
                <w:sz w:val="24"/>
                <w:szCs w:val="24"/>
                <w:lang w:val="en-US"/>
              </w:rPr>
            </w:pPr>
          </w:p>
        </w:tc>
      </w:tr>
      <w:tr w:rsidR="00921A47" w:rsidRPr="006518C9" w14:paraId="5F778809" w14:textId="77777777" w:rsidTr="00921A47">
        <w:trPr>
          <w:tblCellSpacing w:w="15" w:type="dxa"/>
        </w:trPr>
        <w:tc>
          <w:tcPr>
            <w:tcW w:w="0" w:type="auto"/>
            <w:vAlign w:val="center"/>
            <w:hideMark/>
          </w:tcPr>
          <w:p w14:paraId="369DAA1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3B3ABA2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3A56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D20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537E"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3E9CBC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1CA7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3A7D" w14:textId="77777777" w:rsidR="00921A47" w:rsidRPr="006518C9" w:rsidRDefault="0032247A">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4C2D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2E454"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12E55E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92057A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131BD" w14:textId="77777777" w:rsidR="00921A47" w:rsidRPr="006518C9" w:rsidRDefault="0032247A">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3DF8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9655"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B7395D"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7CBD31A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FD50B" w14:textId="77777777" w:rsidR="00921A47" w:rsidRPr="006518C9" w:rsidRDefault="0032247A">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2D015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CB5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1B7752" w14:textId="77777777" w:rsidR="00921A47" w:rsidRPr="006518C9" w:rsidRDefault="00921A47">
                  <w:pPr>
                    <w:rPr>
                      <w:sz w:val="24"/>
                      <w:szCs w:val="24"/>
                      <w:lang w:val="en-US"/>
                    </w:rPr>
                  </w:pPr>
                  <w:r w:rsidRPr="006518C9">
                    <w:rPr>
                      <w:lang w:val="en-US"/>
                    </w:rPr>
                    <w:t>The format of the spectrum identifier within the source file</w:t>
                  </w:r>
                </w:p>
              </w:tc>
            </w:tr>
          </w:tbl>
          <w:p w14:paraId="012765C3" w14:textId="77777777" w:rsidR="00921A47" w:rsidRPr="006518C9" w:rsidRDefault="00921A47">
            <w:pPr>
              <w:rPr>
                <w:sz w:val="24"/>
                <w:szCs w:val="24"/>
                <w:lang w:val="en-US"/>
              </w:rPr>
            </w:pPr>
          </w:p>
        </w:tc>
      </w:tr>
      <w:tr w:rsidR="00921A47" w:rsidRPr="006518C9" w14:paraId="5588A60E" w14:textId="77777777" w:rsidTr="00921A47">
        <w:trPr>
          <w:tblCellSpacing w:w="15" w:type="dxa"/>
        </w:trPr>
        <w:tc>
          <w:tcPr>
            <w:tcW w:w="0" w:type="auto"/>
            <w:vAlign w:val="center"/>
            <w:hideMark/>
          </w:tcPr>
          <w:p w14:paraId="07AAA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83570FD" w14:textId="77777777" w:rsidR="006154EB" w:rsidRPr="006518C9" w:rsidRDefault="00921A47">
            <w:pPr>
              <w:pStyle w:val="HTMLPreformatted"/>
            </w:pPr>
            <w:r w:rsidRPr="006518C9">
              <w:t>&lt;SpectraData location="E:\Work\PSI\mzIdentML\ProteinInference\Rosetta2\Peaklistswithecoli\Rosetta2a_Ecoli_spectra</w:t>
            </w:r>
          </w:p>
          <w:p w14:paraId="753C68CF" w14:textId="77777777" w:rsidR="00921A47" w:rsidRPr="006518C9" w:rsidRDefault="00921A47">
            <w:pPr>
              <w:pStyle w:val="HTMLPreformatted"/>
            </w:pPr>
            <w:r w:rsidRPr="006518C9">
              <w:t>.mgf" name="Rosetta2a_Ecoli_spectra.mgf" id="SID_1"&gt;</w:t>
            </w:r>
          </w:p>
          <w:p w14:paraId="298DB14E" w14:textId="77777777" w:rsidR="00921A47" w:rsidRPr="006518C9" w:rsidRDefault="00921A47">
            <w:pPr>
              <w:pStyle w:val="HTMLPreformatted"/>
            </w:pPr>
            <w:r w:rsidRPr="006518C9">
              <w:t xml:space="preserve">    &lt;FileFormat&gt;</w:t>
            </w:r>
          </w:p>
          <w:p w14:paraId="3BD7CA96" w14:textId="77777777" w:rsidR="00921A47" w:rsidRPr="006518C9" w:rsidRDefault="00921A47">
            <w:pPr>
              <w:pStyle w:val="HTMLPreformatted"/>
            </w:pPr>
            <w:r w:rsidRPr="006518C9">
              <w:t xml:space="preserve">        &lt;cvParam accession="MS:1001062" cvRef="PSI-MS" name="Mascot MGF format"/&gt;</w:t>
            </w:r>
          </w:p>
          <w:p w14:paraId="6083C0BF" w14:textId="77777777" w:rsidR="00921A47" w:rsidRPr="006518C9" w:rsidRDefault="00921A47">
            <w:pPr>
              <w:pStyle w:val="HTMLPreformatted"/>
            </w:pPr>
            <w:r w:rsidRPr="006518C9">
              <w:t xml:space="preserve">    &lt;/FileFormat&gt;</w:t>
            </w:r>
          </w:p>
          <w:p w14:paraId="39863A93" w14:textId="77777777" w:rsidR="00921A47" w:rsidRPr="006518C9" w:rsidRDefault="00921A47">
            <w:pPr>
              <w:pStyle w:val="HTMLPreformatted"/>
            </w:pPr>
            <w:r w:rsidRPr="006518C9">
              <w:t xml:space="preserve">    &lt;SpectrumIDFormat&gt;</w:t>
            </w:r>
          </w:p>
          <w:p w14:paraId="6D81F569" w14:textId="77777777" w:rsidR="00921A47" w:rsidRPr="006518C9" w:rsidRDefault="00921A47">
            <w:pPr>
              <w:pStyle w:val="HTMLPreformatted"/>
            </w:pPr>
            <w:r w:rsidRPr="006518C9">
              <w:t xml:space="preserve">        &lt;cvParam accession="MS:1000774" cvRef="PSI-MS" name="multiple peak list nativeID format"/&gt;</w:t>
            </w:r>
          </w:p>
          <w:p w14:paraId="2DB0BF72" w14:textId="77777777" w:rsidR="00921A47" w:rsidRPr="006518C9" w:rsidRDefault="00921A47">
            <w:pPr>
              <w:pStyle w:val="HTMLPreformatted"/>
            </w:pPr>
            <w:r w:rsidRPr="006518C9">
              <w:t xml:space="preserve">    &lt;/SpectrumIDFormat&gt;</w:t>
            </w:r>
          </w:p>
          <w:p w14:paraId="70AD4D74" w14:textId="77777777" w:rsidR="00921A47" w:rsidRPr="006518C9" w:rsidRDefault="00921A47">
            <w:pPr>
              <w:pStyle w:val="HTMLPreformatted"/>
            </w:pPr>
            <w:r w:rsidRPr="006518C9">
              <w:t xml:space="preserve">  ...</w:t>
            </w:r>
          </w:p>
          <w:p w14:paraId="43816190" w14:textId="77777777" w:rsidR="00921A47" w:rsidRPr="006518C9" w:rsidRDefault="00921A47">
            <w:pPr>
              <w:pStyle w:val="HTMLPreformatted"/>
            </w:pPr>
            <w:r w:rsidRPr="006518C9">
              <w:t>&lt;/SpectraData&gt;</w:t>
            </w:r>
          </w:p>
        </w:tc>
      </w:tr>
    </w:tbl>
    <w:p w14:paraId="765751A2" w14:textId="77777777" w:rsidR="00921A47" w:rsidRPr="006518C9" w:rsidRDefault="00921A47" w:rsidP="00921A47">
      <w:pPr>
        <w:rPr>
          <w:lang w:val="en-US"/>
        </w:rPr>
      </w:pPr>
    </w:p>
    <w:p w14:paraId="0EE398EF" w14:textId="77777777" w:rsidR="00921A47" w:rsidRPr="006518C9" w:rsidRDefault="00921A47" w:rsidP="00921A47">
      <w:pPr>
        <w:pStyle w:val="Heading2"/>
      </w:pPr>
      <w:bookmarkStart w:id="272" w:name="_Toc457214129"/>
      <w:r w:rsidRPr="006518C9">
        <w:t>Element &lt;</w:t>
      </w:r>
      <w:bookmarkStart w:id="273" w:name="SpectrumIdentification"/>
      <w:r w:rsidRPr="006518C9">
        <w:t>SpectrumIdentification</w:t>
      </w:r>
      <w:bookmarkEnd w:id="273"/>
      <w:r w:rsidRPr="006518C9">
        <w:t>&gt;</w:t>
      </w:r>
      <w:bookmarkEnd w:id="2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14:paraId="5931B05D" w14:textId="77777777" w:rsidTr="00921A47">
        <w:trPr>
          <w:tblCellSpacing w:w="15" w:type="dxa"/>
        </w:trPr>
        <w:tc>
          <w:tcPr>
            <w:tcW w:w="0" w:type="auto"/>
            <w:vAlign w:val="center"/>
            <w:hideMark/>
          </w:tcPr>
          <w:p w14:paraId="4C6EBD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6E6551"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12AF889C" w14:textId="77777777" w:rsidTr="00921A47">
        <w:trPr>
          <w:tblCellSpacing w:w="15" w:type="dxa"/>
        </w:trPr>
        <w:tc>
          <w:tcPr>
            <w:tcW w:w="0" w:type="auto"/>
            <w:vAlign w:val="center"/>
            <w:hideMark/>
          </w:tcPr>
          <w:p w14:paraId="6247B4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EE2933"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6FC0845D" w14:textId="77777777" w:rsidTr="00921A47">
        <w:trPr>
          <w:tblCellSpacing w:w="15" w:type="dxa"/>
        </w:trPr>
        <w:tc>
          <w:tcPr>
            <w:tcW w:w="0" w:type="auto"/>
            <w:vAlign w:val="center"/>
            <w:hideMark/>
          </w:tcPr>
          <w:p w14:paraId="73187E8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14:paraId="016D89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B8B5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515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1E9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B3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9FD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A8F6B"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CDA47"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DC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8BE50" w14:textId="77777777" w:rsidR="00921A47" w:rsidRPr="006518C9" w:rsidRDefault="00921A47">
                  <w:pPr>
                    <w:rPr>
                      <w:sz w:val="24"/>
                      <w:szCs w:val="24"/>
                      <w:lang w:val="en-US"/>
                    </w:rPr>
                  </w:pPr>
                  <w:r w:rsidRPr="006518C9">
                    <w:rPr>
                      <w:lang w:val="en-US"/>
                    </w:rPr>
                    <w:t>When the protocol was applied.</w:t>
                  </w:r>
                </w:p>
              </w:tc>
            </w:tr>
            <w:tr w:rsidR="00921A47" w:rsidRPr="006518C9" w14:paraId="0E0785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42F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DEF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60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8B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3B6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A546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9EE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04C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C9C6" w14:textId="77777777" w:rsidR="00921A47" w:rsidRPr="006518C9" w:rsidRDefault="00921A47">
                  <w:pPr>
                    <w:rPr>
                      <w:sz w:val="24"/>
                      <w:szCs w:val="24"/>
                      <w:lang w:val="en-US"/>
                    </w:rPr>
                  </w:pPr>
                  <w:r w:rsidRPr="006518C9">
                    <w:rPr>
                      <w:lang w:val="en-US"/>
                    </w:rPr>
                    <w:t xml:space="preserve">The potentially ambiguous common </w:t>
                  </w:r>
                  <w:r w:rsidRPr="006518C9">
                    <w:rPr>
                      <w:lang w:val="en-US"/>
                    </w:rPr>
                    <w:lastRenderedPageBreak/>
                    <w:t xml:space="preserve">identifier, such as a human-readable name for the instance. </w:t>
                  </w:r>
                </w:p>
              </w:tc>
            </w:tr>
            <w:tr w:rsidR="00921A47" w:rsidRPr="006518C9" w14:paraId="748F6C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A39E8" w14:textId="77777777" w:rsidR="00921A47" w:rsidRPr="006518C9" w:rsidRDefault="00921A47">
                  <w:pPr>
                    <w:rPr>
                      <w:sz w:val="24"/>
                      <w:szCs w:val="24"/>
                      <w:lang w:val="en-US"/>
                    </w:rPr>
                  </w:pPr>
                  <w:r w:rsidRPr="006518C9">
                    <w:rPr>
                      <w:lang w:val="en-US"/>
                    </w:rPr>
                    <w:lastRenderedPageBreak/>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13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34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3809"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FC2AD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55841"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9D1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4F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1B0D"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3A91358F" w14:textId="77777777" w:rsidR="00921A47" w:rsidRPr="006518C9" w:rsidRDefault="00921A47">
            <w:pPr>
              <w:rPr>
                <w:sz w:val="24"/>
                <w:szCs w:val="24"/>
                <w:lang w:val="en-US"/>
              </w:rPr>
            </w:pPr>
          </w:p>
        </w:tc>
      </w:tr>
      <w:tr w:rsidR="00921A47" w:rsidRPr="006518C9" w14:paraId="0C7AE87C" w14:textId="77777777" w:rsidTr="00921A47">
        <w:trPr>
          <w:tblCellSpacing w:w="15" w:type="dxa"/>
        </w:trPr>
        <w:tc>
          <w:tcPr>
            <w:tcW w:w="0" w:type="auto"/>
            <w:vAlign w:val="center"/>
            <w:hideMark/>
          </w:tcPr>
          <w:p w14:paraId="47A2E6AF"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368F12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8AE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B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08B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D4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284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B246C" w14:textId="77777777" w:rsidR="00921A47" w:rsidRPr="006518C9" w:rsidRDefault="0032247A">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105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9C3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8620" w14:textId="77777777" w:rsidR="00921A47" w:rsidRPr="006518C9" w:rsidRDefault="00921A47">
                  <w:pPr>
                    <w:rPr>
                      <w:sz w:val="24"/>
                      <w:szCs w:val="24"/>
                      <w:lang w:val="en-US"/>
                    </w:rPr>
                  </w:pPr>
                  <w:r w:rsidRPr="006518C9">
                    <w:rPr>
                      <w:lang w:val="en-US"/>
                    </w:rPr>
                    <w:t>One of the spectra data sets used.</w:t>
                  </w:r>
                </w:p>
              </w:tc>
            </w:tr>
            <w:tr w:rsidR="00921A47" w:rsidRPr="006518C9" w14:paraId="175F39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78658" w14:textId="77777777" w:rsidR="00921A47" w:rsidRPr="006518C9" w:rsidRDefault="0032247A">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9C2F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9E9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531C" w14:textId="77777777" w:rsidR="00921A47" w:rsidRPr="006518C9" w:rsidRDefault="00921A47">
                  <w:pPr>
                    <w:rPr>
                      <w:sz w:val="24"/>
                      <w:szCs w:val="24"/>
                      <w:lang w:val="en-US"/>
                    </w:rPr>
                  </w:pPr>
                  <w:r w:rsidRPr="006518C9">
                    <w:rPr>
                      <w:lang w:val="en-US"/>
                    </w:rPr>
                    <w:t>One of the search databases used.</w:t>
                  </w:r>
                </w:p>
              </w:tc>
            </w:tr>
          </w:tbl>
          <w:p w14:paraId="3B1AC16B" w14:textId="77777777" w:rsidR="00921A47" w:rsidRPr="006518C9" w:rsidRDefault="00921A47">
            <w:pPr>
              <w:rPr>
                <w:sz w:val="24"/>
                <w:szCs w:val="24"/>
                <w:lang w:val="en-US"/>
              </w:rPr>
            </w:pPr>
          </w:p>
        </w:tc>
      </w:tr>
      <w:tr w:rsidR="00921A47" w:rsidRPr="006518C9" w14:paraId="2A0A1102" w14:textId="77777777" w:rsidTr="00921A47">
        <w:trPr>
          <w:tblCellSpacing w:w="15" w:type="dxa"/>
        </w:trPr>
        <w:tc>
          <w:tcPr>
            <w:tcW w:w="0" w:type="auto"/>
            <w:vAlign w:val="center"/>
            <w:hideMark/>
          </w:tcPr>
          <w:p w14:paraId="6235A2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B676AB"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78F34B4B" w14:textId="77777777" w:rsidR="00921A47" w:rsidRPr="006518C9" w:rsidRDefault="00921A47">
            <w:pPr>
              <w:pStyle w:val="HTMLPreformatted"/>
            </w:pPr>
            <w:r w:rsidRPr="006518C9">
              <w:t xml:space="preserve">  &lt;InputSpectra spectraData_ref="SD_4299_120114_20_Orbi2_ZC_QC_220_HSAd0-d4-1to1-3_Din.raw"&gt;&lt;/InputSpectra&gt;</w:t>
            </w:r>
          </w:p>
          <w:p w14:paraId="289C7FE6" w14:textId="77777777" w:rsidR="00921A47" w:rsidRPr="006518C9" w:rsidRDefault="00921A47">
            <w:pPr>
              <w:pStyle w:val="HTMLPreformatted"/>
            </w:pPr>
            <w:r w:rsidRPr="006518C9">
              <w:t xml:space="preserve">  &lt;SearchDatabaseRef searchDatabase_ref="SDB_4299_203"&gt;&lt;/SearchDatabaseRef&gt;</w:t>
            </w:r>
          </w:p>
          <w:p w14:paraId="16E35394" w14:textId="77777777" w:rsidR="00921A47" w:rsidRPr="006518C9" w:rsidRDefault="00921A47">
            <w:pPr>
              <w:pStyle w:val="HTMLPreformatted"/>
            </w:pPr>
            <w:r w:rsidRPr="006518C9">
              <w:t>&lt;/SpectrumIdentification&gt;</w:t>
            </w:r>
          </w:p>
        </w:tc>
      </w:tr>
    </w:tbl>
    <w:p w14:paraId="5F3B5510" w14:textId="77777777" w:rsidR="00921A47" w:rsidRPr="006518C9" w:rsidRDefault="00921A47" w:rsidP="00921A47">
      <w:pPr>
        <w:rPr>
          <w:lang w:val="en-US"/>
        </w:rPr>
      </w:pPr>
    </w:p>
    <w:p w14:paraId="023B30C4" w14:textId="77777777" w:rsidR="00921A47" w:rsidRPr="006518C9" w:rsidRDefault="00921A47" w:rsidP="00921A47">
      <w:pPr>
        <w:pStyle w:val="Heading2"/>
      </w:pPr>
      <w:bookmarkStart w:id="274" w:name="_Toc457214130"/>
      <w:r w:rsidRPr="006518C9">
        <w:t>Element &lt;</w:t>
      </w:r>
      <w:bookmarkStart w:id="275" w:name="SpectrumIdentificationItem"/>
      <w:r w:rsidRPr="006518C9">
        <w:t>SpectrumIdentificationItem</w:t>
      </w:r>
      <w:bookmarkEnd w:id="275"/>
      <w:r w:rsidRPr="006518C9">
        <w:t>&gt;</w:t>
      </w:r>
      <w:bookmarkEnd w:id="2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rsidRPr="006518C9" w14:paraId="7EEEC0AB" w14:textId="77777777" w:rsidTr="00921A47">
        <w:trPr>
          <w:tblCellSpacing w:w="15" w:type="dxa"/>
        </w:trPr>
        <w:tc>
          <w:tcPr>
            <w:tcW w:w="0" w:type="auto"/>
            <w:vAlign w:val="center"/>
            <w:hideMark/>
          </w:tcPr>
          <w:p w14:paraId="33CA7C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18697D"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1593C976" w14:textId="77777777" w:rsidR="006154EB" w:rsidRPr="006518C9" w:rsidRDefault="00921A47">
            <w:pPr>
              <w:rPr>
                <w:lang w:val="en-US"/>
              </w:rPr>
            </w:pPr>
            <w:r w:rsidRPr="006518C9">
              <w:rPr>
                <w:lang w:val="en-US"/>
              </w:rPr>
              <w:t>the set of confidence values for that identification. PeptideEvidence elemen</w:t>
            </w:r>
            <w:r w:rsidR="006154EB" w:rsidRPr="006518C9">
              <w:rPr>
                <w:lang w:val="en-US"/>
              </w:rPr>
              <w:t>ts should be given</w:t>
            </w:r>
          </w:p>
          <w:p w14:paraId="61A480D1"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21C1FEDF" w14:textId="77777777" w:rsidTr="00921A47">
        <w:trPr>
          <w:tblCellSpacing w:w="15" w:type="dxa"/>
        </w:trPr>
        <w:tc>
          <w:tcPr>
            <w:tcW w:w="0" w:type="auto"/>
            <w:vAlign w:val="center"/>
            <w:hideMark/>
          </w:tcPr>
          <w:p w14:paraId="28624B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028555"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3DFD4063" w14:textId="77777777" w:rsidTr="00921A47">
        <w:trPr>
          <w:tblCellSpacing w:w="15" w:type="dxa"/>
        </w:trPr>
        <w:tc>
          <w:tcPr>
            <w:tcW w:w="0" w:type="auto"/>
            <w:vAlign w:val="center"/>
            <w:hideMark/>
          </w:tcPr>
          <w:p w14:paraId="2A5B878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rsidRPr="006518C9" w14:paraId="16AC18F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C24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50D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178F0"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895C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8DFF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5B0BD"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A1EAD"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7886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2596C34"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650E78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578E7"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EBCA"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9539"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5269AD3"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calcuated properly. </w:t>
                  </w:r>
                </w:p>
              </w:tc>
            </w:tr>
            <w:tr w:rsidR="00921A47" w:rsidRPr="006518C9" w14:paraId="116FCCB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1CB0"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7AAE"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5109"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8A5886E"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7053A2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396A"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03C12"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0F5"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113287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A43EB3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8000"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6D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BC1E"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0CAAC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A5281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37EFD"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B79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EF7D7"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EC6C3CE" w14:textId="77777777" w:rsidR="00921A47" w:rsidRPr="006518C9" w:rsidRDefault="00921A47">
                  <w:pPr>
                    <w:rPr>
                      <w:sz w:val="24"/>
                      <w:szCs w:val="24"/>
                      <w:lang w:val="en-US"/>
                    </w:rPr>
                  </w:pPr>
                  <w:r w:rsidRPr="006518C9">
                    <w:rPr>
                      <w:lang w:val="en-US"/>
                    </w:rPr>
                    <w:t>A reference should be given to the MassTable used to calculate the sequenceMass only if more than one MassTable has been given.</w:t>
                  </w:r>
                </w:p>
              </w:tc>
            </w:tr>
            <w:tr w:rsidR="00921A47" w:rsidRPr="006518C9" w14:paraId="50E4693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AA3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13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3B1F"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EFF05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9A6ED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61A0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983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B64F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AFE5244"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should be given for all results. </w:t>
                  </w:r>
                </w:p>
              </w:tc>
            </w:tr>
            <w:tr w:rsidR="00921A47" w:rsidRPr="006518C9" w14:paraId="6D9E69F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FF4E"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409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678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F5FE3" w14:textId="77777777" w:rsidR="00921A47" w:rsidRPr="006518C9" w:rsidRDefault="00921A47">
                  <w:pPr>
                    <w:rPr>
                      <w:sz w:val="24"/>
                      <w:szCs w:val="24"/>
                      <w:lang w:val="en-US"/>
                    </w:rPr>
                  </w:pPr>
                  <w:r w:rsidRPr="006518C9">
                    <w:rPr>
                      <w:lang w:val="en-US"/>
                    </w:rPr>
                    <w:t xml:space="preserve">A reference to the identified (poly)peptide </w:t>
                  </w:r>
                  <w:r w:rsidRPr="006518C9">
                    <w:rPr>
                      <w:lang w:val="en-US"/>
                    </w:rPr>
                    <w:lastRenderedPageBreak/>
                    <w:t xml:space="preserve">sequence in the Peptide element. </w:t>
                  </w:r>
                </w:p>
              </w:tc>
            </w:tr>
            <w:tr w:rsidR="00921A47" w:rsidRPr="006518C9" w14:paraId="5CAD8D8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53001" w14:textId="77777777" w:rsidR="00921A47" w:rsidRPr="006518C9" w:rsidRDefault="00921A47">
                  <w:pPr>
                    <w:rPr>
                      <w:sz w:val="24"/>
                      <w:szCs w:val="24"/>
                      <w:lang w:val="en-US"/>
                    </w:rPr>
                  </w:pPr>
                  <w:r w:rsidRPr="006518C9">
                    <w:rPr>
                      <w:lang w:val="en-US"/>
                    </w:rPr>
                    <w:lastRenderedPageBreak/>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849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297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5F96BE8"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6B6BAB1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B639D"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434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819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472BE4" w14:textId="77777777" w:rsidR="00921A47" w:rsidRPr="006518C9" w:rsidRDefault="00921A47">
                  <w:pPr>
                    <w:rPr>
                      <w:sz w:val="24"/>
                      <w:szCs w:val="24"/>
                      <w:lang w:val="en-US"/>
                    </w:rPr>
                  </w:pPr>
                  <w:r w:rsidRPr="006518C9">
                    <w:rPr>
                      <w:lang w:val="en-US"/>
                    </w:rPr>
                    <w:t xml:space="preserve">A reference should be provided to link the SpectrumIdentificationItem to a Sample if more than one sample has been described in the AnalysisSampleCollection. </w:t>
                  </w:r>
                </w:p>
              </w:tc>
            </w:tr>
          </w:tbl>
          <w:p w14:paraId="1C8F3BFE" w14:textId="77777777" w:rsidR="00921A47" w:rsidRPr="006518C9" w:rsidRDefault="00921A47">
            <w:pPr>
              <w:rPr>
                <w:sz w:val="24"/>
                <w:szCs w:val="24"/>
                <w:lang w:val="en-US"/>
              </w:rPr>
            </w:pPr>
          </w:p>
        </w:tc>
      </w:tr>
      <w:tr w:rsidR="00921A47" w:rsidRPr="006518C9" w14:paraId="5B4B058B" w14:textId="77777777" w:rsidTr="00921A47">
        <w:trPr>
          <w:tblCellSpacing w:w="15" w:type="dxa"/>
        </w:trPr>
        <w:tc>
          <w:tcPr>
            <w:tcW w:w="0" w:type="auto"/>
            <w:vAlign w:val="center"/>
            <w:hideMark/>
          </w:tcPr>
          <w:p w14:paraId="379BE9E3"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14:paraId="2DD66CE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86D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3E4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1AC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42417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D012B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C2792" w14:textId="77777777" w:rsidR="00921A47" w:rsidRPr="006518C9" w:rsidRDefault="0032247A">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26BD1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00C3"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542303" w14:textId="77777777" w:rsidR="00921A47" w:rsidRPr="006518C9" w:rsidRDefault="00921A47">
                  <w:pPr>
                    <w:rPr>
                      <w:sz w:val="24"/>
                      <w:szCs w:val="24"/>
                      <w:lang w:val="en-US"/>
                    </w:rPr>
                  </w:pPr>
                  <w:r w:rsidRPr="006518C9">
                    <w:rPr>
                      <w:lang w:val="en-US"/>
                    </w:rPr>
                    <w:t>Reference to the PeptideEvidence element identified. If a specific sequence can be assigned to multiple proteins and or positions in a protein all possible PeptideEvidence elements should be referenced here.</w:t>
                  </w:r>
                </w:p>
              </w:tc>
            </w:tr>
            <w:tr w:rsidR="00921A47" w:rsidRPr="006518C9" w14:paraId="2E47DCE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9D9A8" w14:textId="77777777" w:rsidR="00921A47" w:rsidRPr="006518C9" w:rsidRDefault="0032247A">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CFD53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F73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B4201B1"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0724270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2A8FE"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49E3A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4D2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A3039B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AE041A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A4529"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BF4E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5F4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B669EA0" w14:textId="77777777" w:rsidR="00921A47" w:rsidRPr="006518C9" w:rsidRDefault="00921A47">
                  <w:pPr>
                    <w:rPr>
                      <w:sz w:val="24"/>
                      <w:szCs w:val="24"/>
                      <w:lang w:val="en-US"/>
                    </w:rPr>
                  </w:pPr>
                  <w:r w:rsidRPr="006518C9">
                    <w:rPr>
                      <w:lang w:val="en-US"/>
                    </w:rPr>
                    <w:t>A single user-defined parameter.</w:t>
                  </w:r>
                </w:p>
              </w:tc>
            </w:tr>
          </w:tbl>
          <w:p w14:paraId="58449D15" w14:textId="77777777" w:rsidR="00921A47" w:rsidRPr="006518C9" w:rsidRDefault="00921A47">
            <w:pPr>
              <w:rPr>
                <w:sz w:val="24"/>
                <w:szCs w:val="24"/>
                <w:lang w:val="en-US"/>
              </w:rPr>
            </w:pPr>
          </w:p>
        </w:tc>
      </w:tr>
      <w:tr w:rsidR="00921A47" w:rsidRPr="006518C9" w14:paraId="5789EE09" w14:textId="77777777" w:rsidTr="00921A47">
        <w:trPr>
          <w:tblCellSpacing w:w="15" w:type="dxa"/>
        </w:trPr>
        <w:tc>
          <w:tcPr>
            <w:tcW w:w="0" w:type="auto"/>
            <w:vAlign w:val="center"/>
            <w:hideMark/>
          </w:tcPr>
          <w:p w14:paraId="68209A4F"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45CCA95B"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"http://www.peptideatlas.org/PSI/schemas/mzIdentML/1.2/figures/SpectrumIdentificationItem.png"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"http://www.peptideatlas.org/PSI/schemas/mzIdentML/1.2/figures/SpectrumIdentificationItem.png"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"http://www.peptideatlas.org/PSI/schemas/mzIdentML/1.2/figures/SpectrumIdentificationItem.png"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"http://www.peptideatlas.org/PSI/schemas/mzIdentML/1.2/figures/SpectrumIdentificationItem.png"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"http://www.peptideatlas.org/PSI/schemas/mzIdentML/1.2/figures/SpectrumIdentificationItem.png"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"http://www.peptideatlas.org/PSI/schemas/mzIdentML/1.2/figures/SpectrumIdentificationItem.png"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"http://www.peptideatlas.org/PSI/schemas/mzIdentML/1.2/figures/SpectrumIdentificationItem.png"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"http://www.peptideatlas.org/PSI/schemas/mzIdentML/1.2/figures/SpectrumIdentificationItem.png"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"http://www.peptideatlas.org/PSI/schemas/mzIdentML/1.2/figures/SpectrumIdentificationItem.png"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"http://www.peptideatlas.org/PSI/schemas/mzIdentML/1.2/figures/SpectrumIdentificationItem.png"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"http://www.peptideatlas.org/PSI/schemas/mzIdentML/1.2/figures/SpectrumIdentificationItem.png"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"http://www.peptideatlas.org/PSI/schemas/mzIdentML/1.2/figures/SpectrumIdentificationItem.png"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"http://www.peptideatlas.org/PSI/schemas/mzIdentML/1.2/figures/SpectrumIdentificationItem.png"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"http://www.peptideatlas.org/PSI/schemas/mzIdentML/1.2/figures/SpectrumIdentificationItem.png"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"http://www.peptideatlas.org/PSI/schemas/mzIdentML/1.2/figures/SpectrumIdentificationItem.png"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"http://www.peptideatlas.org/PSI/schemas/mzIdentML/1.2/figures/SpectrumIdentificationItem.png" \* MERGEFORMATINET </w:instrText>
            </w:r>
            <w:r w:rsidR="0032247A">
              <w:rPr>
                <w:lang w:val="en-US"/>
              </w:rPr>
              <w:fldChar w:fldCharType="separate"/>
            </w:r>
            <w:r w:rsidR="0000336C">
              <w:rPr>
                <w:lang w:val="en-US"/>
              </w:rPr>
              <w:pict w14:anchorId="4259FB8E">
                <v:shape id="_x0000_i1035" type="#_x0000_t75" alt="" style="width:6in;height:244.8pt">
                  <v:imagedata r:id="rId356" r:href="rId357"/>
                </v:shape>
              </w:pict>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63E8F5" w14:textId="77777777" w:rsidTr="00921A47">
        <w:trPr>
          <w:tblCellSpacing w:w="15" w:type="dxa"/>
        </w:trPr>
        <w:tc>
          <w:tcPr>
            <w:tcW w:w="0" w:type="auto"/>
            <w:vAlign w:val="center"/>
            <w:hideMark/>
          </w:tcPr>
          <w:p w14:paraId="617DB1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E06BAC0"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533715F1" w14:textId="77777777" w:rsidR="00921A47" w:rsidRPr="006518C9" w:rsidRDefault="00921A47">
            <w:pPr>
              <w:pStyle w:val="HTMLPreformatted"/>
            </w:pPr>
            <w:r w:rsidRPr="006518C9">
              <w:t>38118" experimentalMassToCharge="1103.454029541017" chargeState="2" id="SII_1920_1"&gt;</w:t>
            </w:r>
          </w:p>
          <w:p w14:paraId="03518F41" w14:textId="77777777" w:rsidR="00921A47" w:rsidRPr="006518C9" w:rsidRDefault="00921A47">
            <w:pPr>
              <w:pStyle w:val="HTMLPreformatted"/>
            </w:pPr>
            <w:r w:rsidRPr="006518C9">
              <w:t xml:space="preserve">            &lt;PeptideEvidenceRef peptideEvidence_ref="PepEv_5164"/&gt;</w:t>
            </w:r>
          </w:p>
          <w:p w14:paraId="6AF155C7" w14:textId="77777777" w:rsidR="00921A47" w:rsidRPr="006518C9" w:rsidRDefault="00921A47">
            <w:pPr>
              <w:pStyle w:val="HTMLPreformatted"/>
            </w:pPr>
            <w:r w:rsidRPr="006518C9">
              <w:t xml:space="preserve">            &lt;Fragmentation&gt;</w:t>
            </w:r>
          </w:p>
          <w:p w14:paraId="477490BB" w14:textId="77777777" w:rsidR="00921A47" w:rsidRPr="006518C9" w:rsidRDefault="00921A47">
            <w:pPr>
              <w:pStyle w:val="HTMLPreformatted"/>
            </w:pPr>
            <w:r w:rsidRPr="006518C9">
              <w:t xml:space="preserve">              &lt;IonType charge="1" index="1 2 3 4 5 6 7 8 9 10 11 12 13 14 15 16 17 18 19 20 21 22 23"&gt;</w:t>
            </w:r>
          </w:p>
          <w:p w14:paraId="5DE133D1"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238DC99F"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7C936F"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7330C56A" w14:textId="77777777" w:rsidR="00921A47" w:rsidRPr="006518C9" w:rsidRDefault="00921A47">
            <w:pPr>
              <w:pStyle w:val="HTMLPreformatted"/>
            </w:pPr>
            <w:r w:rsidRPr="006518C9">
              <w:t>1733.721191 1830.793213 1887.808105 1944.829834"/&gt;</w:t>
            </w:r>
          </w:p>
          <w:p w14:paraId="31126746"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2A10B455"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5DE2FACB"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67BC1662"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35B3A93C" w14:textId="77777777" w:rsidR="00921A47" w:rsidRPr="006518C9" w:rsidRDefault="00921A47">
            <w:pPr>
              <w:pStyle w:val="HTMLPreformatted"/>
            </w:pPr>
            <w:r w:rsidRPr="006518C9">
              <w:lastRenderedPageBreak/>
              <w:t>1954.5501708984 4844.9125976563"/&gt;</w:t>
            </w:r>
          </w:p>
          <w:p w14:paraId="48703165"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1323DE4A" w14:textId="77777777" w:rsidR="009A2DAA" w:rsidRPr="006518C9" w:rsidRDefault="00921A47">
            <w:pPr>
              <w:pStyle w:val="HTMLPreformatted"/>
            </w:pPr>
            <w:r w:rsidRPr="006518C9">
              <w:t>-1.9794682032170385E-5 1.618474794895519E-5 0.0016900521</w:t>
            </w:r>
            <w:r w:rsidR="009A2DAA" w:rsidRPr="006518C9">
              <w:t>97886871 -0.0037214683721344954</w:t>
            </w:r>
          </w:p>
          <w:p w14:paraId="62137441" w14:textId="77777777" w:rsidR="009A2DAA" w:rsidRPr="006518C9" w:rsidRDefault="00921A47">
            <w:pPr>
              <w:pStyle w:val="HTMLPreformatted"/>
            </w:pPr>
            <w:r w:rsidRPr="006518C9">
              <w:t>0.0020060110579152024 -2.3719321211501665E-4 2.71686217956</w:t>
            </w:r>
            <w:r w:rsidR="009A2DAA" w:rsidRPr="006518C9">
              <w:t>81247E-4 -0.0019049343519554895</w:t>
            </w:r>
          </w:p>
          <w:p w14:paraId="1F5FC45F" w14:textId="77777777" w:rsidR="009A2DAA" w:rsidRPr="006518C9" w:rsidRDefault="00921A47">
            <w:pPr>
              <w:pStyle w:val="HTMLPreformatted"/>
            </w:pPr>
            <w:r w:rsidRPr="006518C9">
              <w:t>0.0019553613780090018 2.6704080801209784E-4 0.007734020</w:t>
            </w:r>
            <w:r w:rsidR="009A2DAA" w:rsidRPr="006518C9">
              <w:t>238103767 0.0013568713879976713</w:t>
            </w:r>
          </w:p>
          <w:p w14:paraId="37FD336C" w14:textId="77777777" w:rsidR="009A2DAA" w:rsidRPr="006518C9" w:rsidRDefault="00921A47">
            <w:pPr>
              <w:pStyle w:val="HTMLPreformatted"/>
            </w:pPr>
            <w:r w:rsidRPr="006518C9">
              <w:t>1.571508180404635E-4 -0.0017703817320580129 0.013774177</w:t>
            </w:r>
            <w:r w:rsidR="009A2DAA" w:rsidRPr="006518C9">
              <w:t>127970688 0.0056154565579618065</w:t>
            </w:r>
          </w:p>
          <w:p w14:paraId="07AA97F2" w14:textId="77777777" w:rsidR="009A2DAA" w:rsidRPr="006518C9" w:rsidRDefault="00921A47">
            <w:pPr>
              <w:pStyle w:val="HTMLPreformatted"/>
            </w:pPr>
            <w:r w:rsidRPr="006518C9">
              <w:t>0.004415735988004599 0.006145015418042021 -0.0050595</w:t>
            </w:r>
            <w:r w:rsidR="009A2DAA" w:rsidRPr="006518C9">
              <w:t>17131940083 0.01419863401793009</w:t>
            </w:r>
          </w:p>
          <w:p w14:paraId="3693CCFF" w14:textId="77777777" w:rsidR="00921A47" w:rsidRPr="006518C9" w:rsidRDefault="00921A47">
            <w:pPr>
              <w:pStyle w:val="HTMLPreformatted"/>
            </w:pPr>
            <w:r w:rsidRPr="006518C9">
              <w:t>0.007626913448120831 0.007892192877989146"/&gt;</w:t>
            </w:r>
          </w:p>
          <w:p w14:paraId="5F2C214F" w14:textId="77777777" w:rsidR="00921A47" w:rsidRPr="006518C9" w:rsidRDefault="00921A47">
            <w:pPr>
              <w:pStyle w:val="HTMLPreformatted"/>
            </w:pPr>
            <w:r w:rsidRPr="006518C9">
              <w:t xml:space="preserve">  ...</w:t>
            </w:r>
          </w:p>
          <w:p w14:paraId="3B06C943" w14:textId="77777777" w:rsidR="00921A47" w:rsidRPr="006518C9" w:rsidRDefault="00921A47">
            <w:pPr>
              <w:pStyle w:val="HTMLPreformatted"/>
            </w:pPr>
            <w:r w:rsidRPr="006518C9">
              <w:t>&lt;/SpectrumIdentificationItem&gt;</w:t>
            </w:r>
          </w:p>
        </w:tc>
      </w:tr>
      <w:tr w:rsidR="00921A47" w:rsidRPr="006518C9" w14:paraId="49A9FA94" w14:textId="77777777" w:rsidTr="00921A47">
        <w:trPr>
          <w:tblCellSpacing w:w="15" w:type="dxa"/>
        </w:trPr>
        <w:tc>
          <w:tcPr>
            <w:tcW w:w="0" w:type="auto"/>
            <w:vAlign w:val="center"/>
            <w:hideMark/>
          </w:tcPr>
          <w:p w14:paraId="29ECBBC6"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79EC5A51" w14:textId="77777777" w:rsidR="009A2DAA" w:rsidRPr="006518C9" w:rsidRDefault="00921A47">
            <w:pPr>
              <w:pStyle w:val="HTMLPreformatted"/>
            </w:pPr>
            <w:r w:rsidRPr="006518C9">
              <w:t>Path /MzIdentML/DataCollection/AnalysisData/SpectrumIdentificationList/SpectrumIdentificationResult/Spect</w:t>
            </w:r>
          </w:p>
          <w:p w14:paraId="7B51C8E3" w14:textId="77777777" w:rsidR="00921A47" w:rsidRPr="006518C9" w:rsidRDefault="00921A47">
            <w:pPr>
              <w:pStyle w:val="HTMLPreformatted"/>
            </w:pPr>
            <w:r w:rsidRPr="006518C9">
              <w:t>rumIdentificationItem</w:t>
            </w:r>
          </w:p>
          <w:p w14:paraId="0B94A939" w14:textId="77777777" w:rsidR="00921A47" w:rsidRPr="006518C9" w:rsidRDefault="00921A47">
            <w:pPr>
              <w:pStyle w:val="HTMLPreformatted"/>
            </w:pPr>
            <w:r w:rsidRPr="006518C9">
              <w:t xml:space="preserve">MAY supply a *child* term of </w:t>
            </w:r>
            <w:hyperlink r:id="rId358"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612CB3D1" w14:textId="77777777" w:rsidR="00921A47" w:rsidRPr="006518C9" w:rsidRDefault="00921A47">
            <w:pPr>
              <w:pStyle w:val="HTMLPreformatted"/>
            </w:pPr>
            <w:r w:rsidRPr="006518C9">
              <w:t xml:space="preserve">  e.g.: </w:t>
            </w:r>
            <w:hyperlink r:id="rId359"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0AFB370A" w14:textId="77777777" w:rsidR="00921A47" w:rsidRPr="006518C9" w:rsidRDefault="00921A47">
            <w:pPr>
              <w:pStyle w:val="HTMLPreformatted"/>
            </w:pPr>
            <w:r w:rsidRPr="006518C9">
              <w:t xml:space="preserve">  e.g.: </w:t>
            </w:r>
            <w:hyperlink r:id="rId360"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27B3380" w14:textId="77777777" w:rsidR="00921A47" w:rsidRPr="006518C9" w:rsidRDefault="00921A47">
            <w:pPr>
              <w:pStyle w:val="HTMLPreformatted"/>
            </w:pPr>
            <w:r w:rsidRPr="006518C9">
              <w:t xml:space="preserve">  e.g.: </w:t>
            </w:r>
            <w:hyperlink r:id="rId361"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2B73B089" w14:textId="77777777" w:rsidR="00921A47" w:rsidRPr="006518C9" w:rsidRDefault="00921A47">
            <w:pPr>
              <w:pStyle w:val="HTMLPreformatted"/>
            </w:pPr>
            <w:r w:rsidRPr="006518C9">
              <w:t xml:space="preserve">  e.g.: </w:t>
            </w:r>
            <w:hyperlink r:id="rId362"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104834FD" w14:textId="77777777" w:rsidR="00921A47" w:rsidRPr="006518C9" w:rsidRDefault="00921A47">
            <w:pPr>
              <w:pStyle w:val="HTMLPreformatted"/>
            </w:pPr>
            <w:r w:rsidRPr="006518C9">
              <w:t xml:space="preserve">  e.g.: </w:t>
            </w:r>
            <w:hyperlink r:id="rId363"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3D2590BF" w14:textId="77777777" w:rsidR="00921A47" w:rsidRPr="006518C9" w:rsidRDefault="00921A47">
            <w:pPr>
              <w:pStyle w:val="HTMLPreformatted"/>
            </w:pPr>
            <w:r w:rsidRPr="006518C9">
              <w:t xml:space="preserve">  e.g.: </w:t>
            </w:r>
            <w:hyperlink r:id="rId364"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652ECA1F" w14:textId="77777777" w:rsidR="00921A47" w:rsidRPr="006518C9" w:rsidRDefault="00921A47">
            <w:pPr>
              <w:pStyle w:val="HTMLPreformatted"/>
            </w:pPr>
            <w:r w:rsidRPr="006518C9">
              <w:t xml:space="preserve">  e.g.: </w:t>
            </w:r>
            <w:hyperlink r:id="rId365"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F0D0631" w14:textId="77777777" w:rsidR="00921A47" w:rsidRPr="006518C9" w:rsidRDefault="00921A47">
            <w:pPr>
              <w:pStyle w:val="HTMLPreformatted"/>
            </w:pPr>
            <w:r w:rsidRPr="006518C9">
              <w:t xml:space="preserve">  e.g.: </w:t>
            </w:r>
            <w:hyperlink r:id="rId366"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41B3541A" w14:textId="77777777" w:rsidR="00921A47" w:rsidRPr="006518C9" w:rsidRDefault="00921A47">
            <w:pPr>
              <w:pStyle w:val="HTMLPreformatted"/>
            </w:pPr>
            <w:r w:rsidRPr="006518C9">
              <w:t xml:space="preserve">  e.g.: </w:t>
            </w:r>
            <w:hyperlink r:id="rId367"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7AE3C2B" w14:textId="77777777" w:rsidR="00921A47" w:rsidRPr="006518C9" w:rsidRDefault="00921A47">
            <w:pPr>
              <w:pStyle w:val="HTMLPreformatted"/>
            </w:pPr>
            <w:r w:rsidRPr="006518C9">
              <w:t xml:space="preserve">  e.g.: </w:t>
            </w:r>
            <w:hyperlink r:id="rId368"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1247057B" w14:textId="77777777" w:rsidR="00921A47" w:rsidRPr="006518C9" w:rsidRDefault="00921A47">
            <w:pPr>
              <w:pStyle w:val="HTMLPreformatted"/>
            </w:pPr>
            <w:r w:rsidRPr="006518C9">
              <w:t xml:space="preserve">  </w:t>
            </w:r>
            <w:hyperlink r:id="rId369" w:tgtFrame="new" w:history="1">
              <w:r w:rsidRPr="006518C9">
                <w:rPr>
                  <w:rStyle w:val="Hyperlink"/>
                </w:rPr>
                <w:t>et al.</w:t>
              </w:r>
            </w:hyperlink>
          </w:p>
        </w:tc>
      </w:tr>
      <w:tr w:rsidR="00921A47" w:rsidRPr="006518C9" w14:paraId="64D182D5" w14:textId="77777777" w:rsidTr="00921A47">
        <w:trPr>
          <w:tblCellSpacing w:w="15" w:type="dxa"/>
        </w:trPr>
        <w:tc>
          <w:tcPr>
            <w:tcW w:w="0" w:type="auto"/>
            <w:vAlign w:val="center"/>
            <w:hideMark/>
          </w:tcPr>
          <w:p w14:paraId="18FED0C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29BB03F" w14:textId="77777777" w:rsidR="00921A47" w:rsidRPr="006518C9" w:rsidRDefault="00921A47">
            <w:pPr>
              <w:pStyle w:val="HTMLPreformatted"/>
            </w:pPr>
            <w:r w:rsidRPr="006518C9">
              <w:t>&lt;cvParam accession="MS:1001330" cvRef="PSI-MS" value="2.5E-6" name="X\!Tandem:expect"/&gt;</w:t>
            </w:r>
          </w:p>
          <w:p w14:paraId="29C5077A" w14:textId="77777777" w:rsidR="00921A47" w:rsidRPr="006518C9" w:rsidRDefault="00921A47">
            <w:pPr>
              <w:pStyle w:val="HTMLPreformatted"/>
            </w:pPr>
            <w:r w:rsidRPr="006518C9">
              <w:t>&lt;cvParam accession="MS:1001331" cvRef="PSI-MS" value="43.2" name="X\!Tandem:hyperscore"/&gt;</w:t>
            </w:r>
          </w:p>
          <w:p w14:paraId="06BC9BB5" w14:textId="77777777" w:rsidR="00921A47" w:rsidRPr="006518C9" w:rsidRDefault="00921A47">
            <w:pPr>
              <w:pStyle w:val="HTMLPreformatted"/>
            </w:pPr>
            <w:r w:rsidRPr="006518C9">
              <w:t>&lt;cvParam accession="MS:1001250" cvRef="PSI-MS" value="0.0" name="local FDR"/&gt;</w:t>
            </w:r>
          </w:p>
          <w:p w14:paraId="0CAE24B5" w14:textId="77777777" w:rsidR="00921A47" w:rsidRPr="006518C9" w:rsidRDefault="00921A47">
            <w:pPr>
              <w:pStyle w:val="HTMLPreformatted"/>
            </w:pPr>
            <w:r w:rsidRPr="006518C9">
              <w:t>&lt;cvParam accession="MS:1001868" cvRef="PSI-MS" value="0.0" name="distinct peptide-level q-value"/&gt;</w:t>
            </w:r>
          </w:p>
          <w:p w14:paraId="0FC2DED7" w14:textId="77777777" w:rsidR="00921A47" w:rsidRPr="006518C9" w:rsidRDefault="00921A47">
            <w:pPr>
              <w:pStyle w:val="HTMLPreformatted"/>
            </w:pPr>
            <w:r w:rsidRPr="006518C9">
              <w:t>&lt;cvParam accession="MS:1001874" cvRef="PSI-MS" value="3.113325031133251E-4" name="FDRScore"/&gt;</w:t>
            </w:r>
          </w:p>
          <w:p w14:paraId="41EBA297" w14:textId="77777777" w:rsidR="00921A47" w:rsidRPr="006518C9" w:rsidRDefault="00921A47">
            <w:pPr>
              <w:pStyle w:val="HTMLPreformatted"/>
            </w:pPr>
            <w:r w:rsidRPr="006518C9">
              <w:t>&lt;cvParam accession="MS:1000796" cvRef="PSI-MS" value="Locus:11.1.1.4652.4 File:"R1 p450 iTRAQ QS CEX11.wiff"" name="spectrum title"/&gt;</w:t>
            </w:r>
          </w:p>
          <w:p w14:paraId="07C95573" w14:textId="77777777" w:rsidR="00921A47" w:rsidRPr="006518C9" w:rsidRDefault="00921A47">
            <w:pPr>
              <w:pStyle w:val="HTMLPreformatted"/>
            </w:pPr>
            <w:r w:rsidRPr="006518C9">
              <w:t>&lt;cvParam accession="MS:1002049" cvRef="PSI-MS" value="129" name="MS-GF:RawScore"/&gt;</w:t>
            </w:r>
          </w:p>
          <w:p w14:paraId="51DFC10B" w14:textId="77777777" w:rsidR="00921A47" w:rsidRPr="006518C9" w:rsidRDefault="00921A47">
            <w:pPr>
              <w:pStyle w:val="HTMLPreformatted"/>
            </w:pPr>
            <w:r w:rsidRPr="006518C9">
              <w:t>&lt;cvParam accession="MS:1002050" cvRef="PSI-MS" value="143" name="MS-GF:DeNovoScore"/&gt;</w:t>
            </w:r>
          </w:p>
          <w:p w14:paraId="0FFD998B" w14:textId="77777777" w:rsidR="00921A47" w:rsidRPr="006518C9" w:rsidRDefault="00921A47">
            <w:pPr>
              <w:pStyle w:val="HTMLPreformatted"/>
            </w:pPr>
            <w:r w:rsidRPr="006518C9">
              <w:t>&lt;cvParam accession="MS:1002052" cvRef="PSI-MS" value="6.3746987E-25" name="MS-GF:SpecEValue"/&gt;</w:t>
            </w:r>
          </w:p>
          <w:p w14:paraId="0EF8151C" w14:textId="77777777" w:rsidR="00921A47" w:rsidRPr="006518C9" w:rsidRDefault="00921A47">
            <w:pPr>
              <w:pStyle w:val="HTMLPreformatted"/>
            </w:pPr>
            <w:r w:rsidRPr="006518C9">
              <w:t>&lt;cvParam accession="MS:1002053" cvRef="PSI-MS" value="1.3781529E-17" name="MS-GF:EValue"/&gt;</w:t>
            </w:r>
          </w:p>
          <w:p w14:paraId="5E4E7BB5" w14:textId="77777777" w:rsidR="00921A47" w:rsidRPr="006518C9" w:rsidRDefault="00921A47">
            <w:pPr>
              <w:pStyle w:val="HTMLPreformatted"/>
            </w:pPr>
            <w:r w:rsidRPr="006518C9">
              <w:t>&lt;cvParam accession="MS:1002054" cvRef="PSI-MS" value="0.0" name="MS-GF:QValue"/&gt;</w:t>
            </w:r>
          </w:p>
          <w:p w14:paraId="03ECB2DD" w14:textId="77777777" w:rsidR="00921A47" w:rsidRPr="006518C9" w:rsidRDefault="00921A47">
            <w:pPr>
              <w:pStyle w:val="HTMLPreformatted"/>
            </w:pPr>
            <w:r w:rsidRPr="006518C9">
              <w:t>&lt;cvParam accession="MS:1002055" cvRef="PSI-MS" value="0.0" name="MS-GF:PepQValue"/&gt;</w:t>
            </w:r>
          </w:p>
          <w:p w14:paraId="2A966F2D" w14:textId="77777777" w:rsidR="00921A47" w:rsidRPr="006518C9" w:rsidRDefault="00921A47">
            <w:pPr>
              <w:pStyle w:val="HTMLPreformatted"/>
            </w:pPr>
            <w:r w:rsidRPr="006518C9">
              <w:t>&lt;cvParam accession="MS:1002351" cvRef="PSI-MS" value="0.0" name="PSM-level local FDR"/&gt;</w:t>
            </w:r>
          </w:p>
          <w:p w14:paraId="6833CF3C" w14:textId="77777777" w:rsidR="00921A47" w:rsidRPr="006518C9" w:rsidRDefault="00921A47">
            <w:pPr>
              <w:pStyle w:val="HTMLPreformatted"/>
            </w:pPr>
            <w:r w:rsidRPr="006518C9">
              <w:t>&lt;cvParam accession="MS:1002354" cvRef="PSI-MS" value="0.0" name="PSM-level q-value"/&gt;</w:t>
            </w:r>
          </w:p>
          <w:p w14:paraId="26A2325A" w14:textId="77777777" w:rsidR="00921A47" w:rsidRPr="006518C9" w:rsidRDefault="00921A47">
            <w:pPr>
              <w:pStyle w:val="HTMLPreformatted"/>
            </w:pPr>
            <w:r w:rsidRPr="006518C9">
              <w:t>&lt;cvParam accession="MS:1002355" cvRef="PSI-MS" value="1.5603866050496166E-18" name="PSM-level FDRScore"/&gt;</w:t>
            </w:r>
          </w:p>
          <w:p w14:paraId="37725C58" w14:textId="77777777" w:rsidR="00921A47" w:rsidRPr="006518C9" w:rsidRDefault="00921A47">
            <w:pPr>
              <w:pStyle w:val="HTMLPreformatted"/>
            </w:pPr>
            <w:r w:rsidRPr="006518C9">
              <w:t>&lt;cvParam accession="MS:1001171" cvRef="PSI-MS" value="25.37" name="Mascot:score"/&gt;</w:t>
            </w:r>
          </w:p>
          <w:p w14:paraId="394D77E8" w14:textId="77777777" w:rsidR="00921A47" w:rsidRPr="006518C9" w:rsidRDefault="00921A47">
            <w:pPr>
              <w:pStyle w:val="HTMLPreformatted"/>
            </w:pPr>
            <w:r w:rsidRPr="006518C9">
              <w:t>&lt;cvParam accession="MS:1001172" cvRef="PSI-MS" value="0.0813522191664226" name="Mascot:expectation value"/&gt;</w:t>
            </w:r>
          </w:p>
          <w:p w14:paraId="6BFDD43F" w14:textId="77777777" w:rsidR="00921A47" w:rsidRPr="006518C9" w:rsidRDefault="00921A47">
            <w:pPr>
              <w:pStyle w:val="HTMLPreformatted"/>
            </w:pPr>
            <w:r w:rsidRPr="006518C9">
              <w:t>&lt;cvParam accession="MS:1001175" cvRef="PSI-MS" name="peptide shared in multiple proteins"/&gt;</w:t>
            </w:r>
          </w:p>
          <w:p w14:paraId="03C47458" w14:textId="77777777" w:rsidR="00921A47" w:rsidRPr="006518C9" w:rsidRDefault="00921A47">
            <w:pPr>
              <w:pStyle w:val="HTMLPreformatted"/>
            </w:pPr>
            <w:r w:rsidRPr="006518C9">
              <w:t>&lt;cvParam accession="MS:1001363" cvRef="PSI-MS" name="peptide unique to one protein"/&gt;</w:t>
            </w:r>
          </w:p>
          <w:p w14:paraId="22B00666" w14:textId="77777777" w:rsidR="00921A47" w:rsidRPr="006518C9" w:rsidRDefault="00921A47">
            <w:pPr>
              <w:pStyle w:val="HTMLPreformatted"/>
            </w:pPr>
            <w:r w:rsidRPr="006518C9">
              <w:t>&lt;cvParam accession="MS:1001371" cvRef="PSI-MS" value="40" name="Mascot:identity threshold"/&gt;</w:t>
            </w:r>
          </w:p>
          <w:p w14:paraId="55F233E5" w14:textId="77777777" w:rsidR="00921A47" w:rsidRPr="006518C9" w:rsidRDefault="00921A47">
            <w:pPr>
              <w:pStyle w:val="HTMLPreformatted"/>
            </w:pPr>
            <w:r w:rsidRPr="006518C9">
              <w:t>&lt;cvParam accession="MS:1001370" cvRef="PSI-MS" value="27" name="Mascot:homology threshold"/&gt;</w:t>
            </w:r>
          </w:p>
          <w:p w14:paraId="47BDC4EA" w14:textId="77777777" w:rsidR="00921A47" w:rsidRPr="006518C9" w:rsidRDefault="00921A47">
            <w:pPr>
              <w:pStyle w:val="HTMLPreformatted"/>
            </w:pPr>
            <w:r w:rsidRPr="006518C9">
              <w:t>&lt;cvParam accession="MS:1001030" cvRef="PSI-MS" value="10148" name="number of peptide seqs compared to each spectrum"/&gt;</w:t>
            </w:r>
          </w:p>
          <w:p w14:paraId="56380DFD" w14:textId="77777777" w:rsidR="00921A47" w:rsidRPr="006518C9" w:rsidRDefault="00921A47">
            <w:pPr>
              <w:pStyle w:val="HTMLPreformatted"/>
            </w:pPr>
            <w:r w:rsidRPr="006518C9">
              <w:t>&lt;cvParam accession="MS:1001114" cvRef="PSI-MS" unitCvRef="UO" unitName="second" unitAccession="UO:0000010" value="1741" name="retention time(s)"/&gt;</w:t>
            </w:r>
          </w:p>
          <w:p w14:paraId="3F7D799A" w14:textId="77777777" w:rsidR="00921A47" w:rsidRPr="006518C9" w:rsidRDefault="00921A47">
            <w:pPr>
              <w:pStyle w:val="HTMLPreformatted"/>
            </w:pPr>
            <w:r w:rsidRPr="006518C9">
              <w:t>&lt;cvParam accession="MS:1002681" cvRef="PSI-MS" name="OpenXQuest:combined score" value="0.552164719139592"/&gt;</w:t>
            </w:r>
          </w:p>
          <w:p w14:paraId="4BAEE8DA" w14:textId="77777777" w:rsidR="00921A47" w:rsidRPr="006518C9" w:rsidRDefault="00921A47">
            <w:pPr>
              <w:pStyle w:val="HTMLPreformatted"/>
            </w:pPr>
            <w:r w:rsidRPr="006518C9">
              <w:t>&lt;cvParam accession="MS:1002511" cvRef="PSI-MS" name="cross-link spectrum identification item" value="11309529182388590588"/&gt;</w:t>
            </w:r>
          </w:p>
          <w:p w14:paraId="1027E038"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18284A77" w14:textId="77777777" w:rsidTr="00921A47">
        <w:trPr>
          <w:tblCellSpacing w:w="15" w:type="dxa"/>
        </w:trPr>
        <w:tc>
          <w:tcPr>
            <w:tcW w:w="0" w:type="auto"/>
            <w:vAlign w:val="center"/>
            <w:hideMark/>
          </w:tcPr>
          <w:p w14:paraId="549511F3"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5DE78AE" w14:textId="77777777" w:rsidR="00921A47" w:rsidRPr="006518C9" w:rsidRDefault="00921A47">
            <w:pPr>
              <w:pStyle w:val="HTMLPreformatted"/>
            </w:pPr>
            <w:r w:rsidRPr="006518C9">
              <w:t>&lt;userParam value="0" name="IsotopeError"/&gt;</w:t>
            </w:r>
          </w:p>
          <w:p w14:paraId="72C8B081" w14:textId="77777777" w:rsidR="00921A47" w:rsidRPr="006518C9" w:rsidRDefault="00921A47">
            <w:pPr>
              <w:pStyle w:val="HTMLPreformatted"/>
            </w:pPr>
            <w:r w:rsidRPr="006518C9">
              <w:t>&lt;userParam value="HCD" name="AssumedDissociationMethod"/&gt;</w:t>
            </w:r>
          </w:p>
        </w:tc>
      </w:tr>
    </w:tbl>
    <w:p w14:paraId="5CBD659C" w14:textId="77777777" w:rsidR="00921A47" w:rsidRPr="006518C9" w:rsidRDefault="00844757" w:rsidP="00921A47">
      <w:pPr>
        <w:rPr>
          <w:b/>
          <w:lang w:val="en-US"/>
        </w:rPr>
      </w:pPr>
      <w:r w:rsidRPr="006518C9">
        <w:rPr>
          <w:b/>
          <w:lang w:val="en-US"/>
        </w:rPr>
        <w:t>Example for peptide-level statistics:</w:t>
      </w:r>
    </w:p>
    <w:p w14:paraId="68EFFC38"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peptide_ref="KMDLSDEGGGGVRYPGLHPK_##Oxidation(M):2" rank="1" passThreshold="false" id="SIR_3397_SII_1"&gt;</w:t>
      </w:r>
    </w:p>
    <w:p w14:paraId="59ABD56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30276B5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accession="MS:1002356" name="PSM-level combined FDRScore" value="0.38641138028680944"&gt;&lt;/cvParam&gt;</w:t>
      </w:r>
    </w:p>
    <w:p w14:paraId="734E0A5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14:paraId="13F0E4F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accession="MS:1002359" name="distinct peptide-level local FDR" value="0.419570671870644"&gt;&lt;/cvParam&gt;</w:t>
      </w:r>
    </w:p>
    <w:p w14:paraId="1B8B799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accession="MS:1001868" name="distinct peptide-level q-value" value="0.4192650334075724"&gt;&lt;/cvParam&gt;</w:t>
      </w:r>
    </w:p>
    <w:p w14:paraId="50C39A3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accession="MS:1002360" name="distinct peptide-level FDRScore" value="0.41934590570107133"&gt;&lt;/cvParam&gt;</w:t>
      </w:r>
    </w:p>
    <w:p w14:paraId="7B0061C8"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accession="MS:1002500" name="peptide passes threshold" value="true"&gt;&lt;/cvParam&gt;</w:t>
      </w:r>
    </w:p>
    <w:p w14:paraId="58B4372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accession="MS:1002520" name="peptide group ID" value="KMDLSDEGGGGVRYPGLHPK_##Oxidation(M):2"&gt;&lt;/cvParam&gt;</w:t>
      </w:r>
    </w:p>
    <w:p w14:paraId="14B3E866"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4E74AC0" w14:textId="77777777" w:rsidR="000A77CC" w:rsidRPr="006518C9" w:rsidRDefault="000A77CC" w:rsidP="000A77CC">
      <w:pPr>
        <w:rPr>
          <w:b/>
          <w:lang w:val="en-US"/>
        </w:rPr>
      </w:pPr>
      <w:r w:rsidRPr="006518C9">
        <w:rPr>
          <w:b/>
          <w:lang w:val="en-US"/>
        </w:rPr>
        <w:lastRenderedPageBreak/>
        <w:t>Example for cross-linking:</w:t>
      </w:r>
    </w:p>
    <w:p w14:paraId="482B7C58"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4E1894"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1A11D317"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accession="MS:1002511" name="Cross-linked spectrum identification item." value="21"&gt;&lt;/cvParam&gt;</w:t>
      </w:r>
    </w:p>
    <w:p w14:paraId="38DBCD5B"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accession="MS:1002545" name="The xi result 'Score'." value="2.769918944845425"&gt;&lt;/cvParam&gt;</w:t>
      </w:r>
    </w:p>
    <w:p w14:paraId="6361F825"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40798659" w14:textId="77777777" w:rsidR="00921A47" w:rsidRPr="006518C9" w:rsidRDefault="00921A47" w:rsidP="00921A47">
      <w:pPr>
        <w:pStyle w:val="Heading2"/>
      </w:pPr>
      <w:bookmarkStart w:id="276" w:name="_Toc457214131"/>
      <w:r w:rsidRPr="006518C9">
        <w:t>Element &lt;</w:t>
      </w:r>
      <w:bookmarkStart w:id="277" w:name="SpectrumIdentificationItemRef"/>
      <w:r w:rsidRPr="006518C9">
        <w:t>SpectrumIdentificationItemRef</w:t>
      </w:r>
      <w:bookmarkEnd w:id="277"/>
      <w:r w:rsidRPr="006518C9">
        <w:t>&gt;</w:t>
      </w:r>
      <w:bookmarkEnd w:id="2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14:paraId="33D6D68B" w14:textId="77777777" w:rsidTr="00921A47">
        <w:trPr>
          <w:tblCellSpacing w:w="15" w:type="dxa"/>
        </w:trPr>
        <w:tc>
          <w:tcPr>
            <w:tcW w:w="0" w:type="auto"/>
            <w:vAlign w:val="center"/>
            <w:hideMark/>
          </w:tcPr>
          <w:p w14:paraId="1123D5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6B61F2D"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RPr="006518C9" w14:paraId="50B196F7" w14:textId="77777777" w:rsidTr="00921A47">
        <w:trPr>
          <w:tblCellSpacing w:w="15" w:type="dxa"/>
        </w:trPr>
        <w:tc>
          <w:tcPr>
            <w:tcW w:w="0" w:type="auto"/>
            <w:vAlign w:val="center"/>
            <w:hideMark/>
          </w:tcPr>
          <w:p w14:paraId="53F15A2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1B7056"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3299687F" w14:textId="77777777" w:rsidTr="00921A47">
        <w:trPr>
          <w:tblCellSpacing w:w="15" w:type="dxa"/>
        </w:trPr>
        <w:tc>
          <w:tcPr>
            <w:tcW w:w="0" w:type="auto"/>
            <w:vAlign w:val="center"/>
            <w:hideMark/>
          </w:tcPr>
          <w:p w14:paraId="47F9682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14:paraId="70CCDB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DABF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BBA2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B78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24E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90C41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B399"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5F9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0D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4D4FF" w14:textId="77777777" w:rsidR="00921A47" w:rsidRPr="006518C9" w:rsidRDefault="00921A47">
                  <w:pPr>
                    <w:rPr>
                      <w:sz w:val="24"/>
                      <w:szCs w:val="24"/>
                      <w:lang w:val="en-US"/>
                    </w:rPr>
                  </w:pPr>
                  <w:r w:rsidRPr="006518C9">
                    <w:rPr>
                      <w:lang w:val="en-US"/>
                    </w:rPr>
                    <w:t>A reference to the SpectrumIdentificationItem element(s).</w:t>
                  </w:r>
                </w:p>
              </w:tc>
            </w:tr>
          </w:tbl>
          <w:p w14:paraId="36428FF5" w14:textId="77777777" w:rsidR="00921A47" w:rsidRPr="006518C9" w:rsidRDefault="00921A47">
            <w:pPr>
              <w:rPr>
                <w:sz w:val="24"/>
                <w:szCs w:val="24"/>
                <w:lang w:val="en-US"/>
              </w:rPr>
            </w:pPr>
          </w:p>
        </w:tc>
      </w:tr>
      <w:tr w:rsidR="00921A47" w:rsidRPr="006518C9" w14:paraId="596734CF" w14:textId="77777777" w:rsidTr="00921A47">
        <w:trPr>
          <w:tblCellSpacing w:w="15" w:type="dxa"/>
        </w:trPr>
        <w:tc>
          <w:tcPr>
            <w:tcW w:w="0" w:type="auto"/>
            <w:vAlign w:val="center"/>
            <w:hideMark/>
          </w:tcPr>
          <w:p w14:paraId="424A965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2768F60" w14:textId="77777777" w:rsidR="00921A47" w:rsidRPr="006518C9" w:rsidRDefault="00921A47">
            <w:pPr>
              <w:rPr>
                <w:sz w:val="24"/>
                <w:szCs w:val="24"/>
                <w:lang w:val="en-US"/>
              </w:rPr>
            </w:pPr>
            <w:r w:rsidRPr="006518C9">
              <w:rPr>
                <w:lang w:val="en-US"/>
              </w:rPr>
              <w:t>none</w:t>
            </w:r>
          </w:p>
        </w:tc>
      </w:tr>
      <w:tr w:rsidR="00921A47" w:rsidRPr="006518C9" w14:paraId="7A926FF6" w14:textId="77777777" w:rsidTr="00921A47">
        <w:trPr>
          <w:tblCellSpacing w:w="15" w:type="dxa"/>
        </w:trPr>
        <w:tc>
          <w:tcPr>
            <w:tcW w:w="0" w:type="auto"/>
            <w:vAlign w:val="center"/>
            <w:hideMark/>
          </w:tcPr>
          <w:p w14:paraId="6761C85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D503F20"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5E241766" w14:textId="77777777" w:rsidTr="00921A47">
        <w:trPr>
          <w:tblCellSpacing w:w="15" w:type="dxa"/>
        </w:trPr>
        <w:tc>
          <w:tcPr>
            <w:tcW w:w="0" w:type="auto"/>
            <w:vAlign w:val="center"/>
            <w:hideMark/>
          </w:tcPr>
          <w:p w14:paraId="5EDE193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9794B24" w14:textId="77777777" w:rsidR="00921A47" w:rsidRPr="006518C9" w:rsidRDefault="00921A47">
            <w:pPr>
              <w:pStyle w:val="HTMLPreformatted"/>
            </w:pPr>
            <w:r w:rsidRPr="006518C9">
              <w:t>&lt;cvParam cvRef="PSI-MS" accession="MS:1001591" name="anchor protein"&gt;&lt;/cvParam&gt;</w:t>
            </w:r>
          </w:p>
          <w:p w14:paraId="0D444B7E" w14:textId="77777777" w:rsidR="00921A47" w:rsidRPr="006518C9" w:rsidRDefault="00921A47">
            <w:pPr>
              <w:pStyle w:val="HTMLPreformatted"/>
            </w:pPr>
            <w:r w:rsidRPr="006518C9">
              <w:t>&lt;cvParam cvRef="PSI-MS" accession="MS:1001593" name="group member with undefined relationship OR ortholog protein"&gt;&lt;/cvParam&gt;</w:t>
            </w:r>
          </w:p>
          <w:p w14:paraId="1010E915" w14:textId="77777777" w:rsidR="00921A47" w:rsidRPr="006518C9" w:rsidRDefault="00921A47">
            <w:pPr>
              <w:pStyle w:val="HTMLPreformatted"/>
            </w:pPr>
            <w:r w:rsidRPr="006518C9">
              <w:t>&lt;cvParam cvRef="PSI-MS" accession="MS:1002676" name="protein-pair-level global FDR" value="0.a:null:1.0:true"&gt;&lt;/cvParam&gt;</w:t>
            </w:r>
          </w:p>
          <w:p w14:paraId="73CA88F7"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3BF570BB" w14:textId="77777777" w:rsidR="00921A47" w:rsidRPr="006518C9" w:rsidRDefault="00921A47">
            <w:pPr>
              <w:pStyle w:val="HTMLPreformatted"/>
            </w:pPr>
            <w:r w:rsidRPr="006518C9">
              <w:t>&lt;cvParam cvRef="PSI-MS" accession="MS:1002415" name="protein group passes threshold" value="true"&gt;&lt;/cvParam&gt;</w:t>
            </w:r>
          </w:p>
          <w:p w14:paraId="51F2794B" w14:textId="77777777" w:rsidR="00921A47" w:rsidRPr="006518C9" w:rsidRDefault="00921A47">
            <w:pPr>
              <w:pStyle w:val="HTMLPreformatted"/>
            </w:pPr>
            <w:r w:rsidRPr="006518C9">
              <w:t>&lt;cvParam cvRef="PSI-MS" accession="MS:1002404" name="count of identified protein" value="2"&gt;&lt;/cvParam&gt;</w:t>
            </w:r>
          </w:p>
        </w:tc>
      </w:tr>
    </w:tbl>
    <w:p w14:paraId="29A28623" w14:textId="77777777" w:rsidR="00921A47" w:rsidRPr="006518C9" w:rsidRDefault="00921A47" w:rsidP="00921A47">
      <w:pPr>
        <w:rPr>
          <w:lang w:val="en-US"/>
        </w:rPr>
      </w:pPr>
    </w:p>
    <w:p w14:paraId="5B00BDA3" w14:textId="77777777" w:rsidR="00921A47" w:rsidRPr="006518C9" w:rsidRDefault="00921A47" w:rsidP="00921A47">
      <w:pPr>
        <w:pStyle w:val="Heading2"/>
      </w:pPr>
      <w:bookmarkStart w:id="278" w:name="_Toc457214132"/>
      <w:r w:rsidRPr="006518C9">
        <w:t>Element &lt;</w:t>
      </w:r>
      <w:bookmarkStart w:id="279" w:name="SpectrumIdentificationList"/>
      <w:r w:rsidRPr="006518C9">
        <w:t>SpectrumIdentificationList</w:t>
      </w:r>
      <w:bookmarkEnd w:id="279"/>
      <w:r w:rsidRPr="006518C9">
        <w:t>&gt;</w:t>
      </w:r>
      <w:bookmarkEnd w:id="2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rsidRPr="006518C9" w14:paraId="7EE0C43E" w14:textId="77777777" w:rsidTr="00921A47">
        <w:trPr>
          <w:tblCellSpacing w:w="15" w:type="dxa"/>
        </w:trPr>
        <w:tc>
          <w:tcPr>
            <w:tcW w:w="0" w:type="auto"/>
            <w:vAlign w:val="center"/>
            <w:hideMark/>
          </w:tcPr>
          <w:p w14:paraId="4677F6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3E0F62"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4CCFD1E6" w14:textId="77777777" w:rsidTr="00921A47">
        <w:trPr>
          <w:tblCellSpacing w:w="15" w:type="dxa"/>
        </w:trPr>
        <w:tc>
          <w:tcPr>
            <w:tcW w:w="0" w:type="auto"/>
            <w:vAlign w:val="center"/>
            <w:hideMark/>
          </w:tcPr>
          <w:p w14:paraId="0FD56DB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DF0BAE"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7C7CCB8D" w14:textId="77777777" w:rsidTr="00921A47">
        <w:trPr>
          <w:tblCellSpacing w:w="15" w:type="dxa"/>
        </w:trPr>
        <w:tc>
          <w:tcPr>
            <w:tcW w:w="0" w:type="auto"/>
            <w:vAlign w:val="center"/>
            <w:hideMark/>
          </w:tcPr>
          <w:p w14:paraId="5BB44D8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4F686F5A"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F203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A91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A488"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9FD2D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707C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84A31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1899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73B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D7FA1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C5AC3B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10A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59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F4542"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CF0C8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75CBAB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F881"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1DDE"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19F8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412914A"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0B7401FC" w14:textId="77777777" w:rsidR="00921A47" w:rsidRPr="006518C9" w:rsidRDefault="00921A47">
            <w:pPr>
              <w:rPr>
                <w:sz w:val="24"/>
                <w:szCs w:val="24"/>
                <w:lang w:val="en-US"/>
              </w:rPr>
            </w:pPr>
          </w:p>
        </w:tc>
      </w:tr>
      <w:tr w:rsidR="00921A47" w:rsidRPr="006518C9" w14:paraId="393017DC" w14:textId="77777777" w:rsidTr="00921A47">
        <w:trPr>
          <w:tblCellSpacing w:w="15" w:type="dxa"/>
        </w:trPr>
        <w:tc>
          <w:tcPr>
            <w:tcW w:w="0" w:type="auto"/>
            <w:vAlign w:val="center"/>
            <w:hideMark/>
          </w:tcPr>
          <w:p w14:paraId="5A99EA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61DEA2B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4B60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88A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2ACB"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DD6E5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DD095C"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65A92" w14:textId="77777777" w:rsidR="00921A47" w:rsidRPr="006518C9" w:rsidRDefault="0032247A">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D5D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4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A6DF9A"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15FC94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CF645" w14:textId="77777777" w:rsidR="00921A47" w:rsidRPr="006518C9" w:rsidRDefault="0032247A">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40AB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279C6"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D686C2" w14:textId="77777777" w:rsidR="00921A47" w:rsidRPr="006518C9" w:rsidRDefault="00921A47">
                  <w:pPr>
                    <w:rPr>
                      <w:sz w:val="24"/>
                      <w:szCs w:val="24"/>
                      <w:lang w:val="en-US"/>
                    </w:rPr>
                  </w:pPr>
                  <w:r w:rsidRPr="006518C9">
                    <w:rPr>
                      <w:lang w:val="en-US"/>
                    </w:rPr>
                    <w:t xml:space="preserve">All identifications made from searching one spectrum. For PMF </w:t>
                  </w:r>
                  <w:r w:rsidRPr="006518C9">
                    <w:rPr>
                      <w:lang w:val="en-US"/>
                    </w:rPr>
                    <w:lastRenderedPageBreak/>
                    <w:t>data, all peptide identifications will be listed underneath as SpectrumIdentificationItems. For MS/MS data, there will be ranked SpectrumIdentificationItems corresponding to possible different peptide IDs.</w:t>
                  </w:r>
                </w:p>
              </w:tc>
            </w:tr>
            <w:tr w:rsidR="00921A47" w:rsidRPr="006518C9" w14:paraId="66D62E3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B910F"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58A9E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6792"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E41A6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5FB396"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71E43"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10D1F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0AF0"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3445A0" w14:textId="77777777" w:rsidR="00921A47" w:rsidRPr="006518C9" w:rsidRDefault="00921A47">
                  <w:pPr>
                    <w:rPr>
                      <w:sz w:val="24"/>
                      <w:szCs w:val="24"/>
                      <w:lang w:val="en-US"/>
                    </w:rPr>
                  </w:pPr>
                  <w:r w:rsidRPr="006518C9">
                    <w:rPr>
                      <w:lang w:val="en-US"/>
                    </w:rPr>
                    <w:t>A single user-defined parameter.</w:t>
                  </w:r>
                </w:p>
              </w:tc>
            </w:tr>
          </w:tbl>
          <w:p w14:paraId="46795EA1" w14:textId="77777777" w:rsidR="00921A47" w:rsidRPr="006518C9" w:rsidRDefault="00921A47">
            <w:pPr>
              <w:rPr>
                <w:sz w:val="24"/>
                <w:szCs w:val="24"/>
                <w:lang w:val="en-US"/>
              </w:rPr>
            </w:pPr>
          </w:p>
        </w:tc>
      </w:tr>
      <w:tr w:rsidR="00921A47" w:rsidRPr="006518C9" w14:paraId="2DEC1654" w14:textId="77777777" w:rsidTr="00921A47">
        <w:trPr>
          <w:tblCellSpacing w:w="15" w:type="dxa"/>
        </w:trPr>
        <w:tc>
          <w:tcPr>
            <w:tcW w:w="0" w:type="auto"/>
            <w:vAlign w:val="center"/>
            <w:hideMark/>
          </w:tcPr>
          <w:p w14:paraId="051036C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5A13352E"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"http://www.peptideatlas.org/PSI/schemas/mzIdentML/1.2/figures/SpectrumIdentificationList.png"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"http://www.peptideatlas.org/PSI/schemas/mzIdentML/1.2/figures/SpectrumIdentificationList.png"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"http://www.peptideatlas.org/PSI/schemas/mzIdentML/1.2/figures/SpectrumIdentificationList.png"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"http://www.peptideatlas.org/PSI/schemas/mzIdentML/1.2/figures/SpectrumIdentificationList.png"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"http://www.peptideatlas.org/PSI/schemas/mzIdentML/1.2/figures/SpectrumIdentificationList.png"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"http://www.peptideatlas.org/PSI/schemas/mzIdentML/1.2/figures/SpectrumIdentificationList.png"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"http://www.peptideatlas.org/PSI/schemas/mzIdentML/1.2/figures/SpectrumIdentificationList.png"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"http://www.peptideatlas.org/PSI/schemas/mzIdentML/1.2/figures/SpectrumIdentificationList.png"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"http://www.peptideatlas.org/PSI/schemas/mzIdentML/1.2/figures/SpectrumIdentificationList.png"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"http://www.peptideatlas.org/PSI/schemas/mzIdentML/1.2/figures/SpectrumIdentificationList.png"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"http://www.peptideatlas.org/PSI/schemas/mzIdentML/1.2/figures/SpectrumIdentificationList.png"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"http://www.peptideatlas.org/PSI/schemas/mzIdentML/1.2/figures/SpectrumIdentificationList.png"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"http://www.peptideatlas.org/PSI/schemas/mzIdentML/1.2/figures/SpectrumIdentificationList.png"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"http://www.peptideatlas.org/PSI/schemas/mzIdentML/1.2/figures/SpectrumIdentificationList.png"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"http://www.peptideatlas.org/PSI/schemas/mzIdentML/1.2/figures/SpectrumIdentificationList.png"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"http://www.peptideatlas.org/PSI/schemas/mzIdentML/1.2/figures/SpectrumIdentificationList.png" \* MERGEFORMATINET </w:instrText>
            </w:r>
            <w:r w:rsidR="0032247A">
              <w:rPr>
                <w:lang w:val="en-US"/>
              </w:rPr>
              <w:fldChar w:fldCharType="separate"/>
            </w:r>
            <w:r w:rsidR="0000336C">
              <w:rPr>
                <w:lang w:val="en-US"/>
              </w:rPr>
              <w:pict w14:anchorId="11145AC5">
                <v:shape id="_x0000_i1036" type="#_x0000_t75" alt="" style="width:431.4pt;height:324.3pt">
                  <v:imagedata r:id="rId370" r:href="rId371"/>
                </v:shape>
              </w:pict>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7A026411" w14:textId="77777777" w:rsidTr="00921A47">
        <w:trPr>
          <w:tblCellSpacing w:w="15" w:type="dxa"/>
        </w:trPr>
        <w:tc>
          <w:tcPr>
            <w:tcW w:w="0" w:type="auto"/>
            <w:vAlign w:val="center"/>
            <w:hideMark/>
          </w:tcPr>
          <w:p w14:paraId="55216E9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0A57" w14:textId="77777777" w:rsidR="00921A47" w:rsidRPr="006518C9" w:rsidRDefault="00921A47">
            <w:pPr>
              <w:pStyle w:val="HTMLPreformatted"/>
            </w:pPr>
            <w:r w:rsidRPr="006518C9">
              <w:t>&lt;SpectrumIdentificationList xmlns="http://psidev.info/psi/pi/mzIdentML/1.2" id="SII_LIST_1"&gt;</w:t>
            </w:r>
          </w:p>
          <w:p w14:paraId="43459EFF" w14:textId="77777777" w:rsidR="00921A47" w:rsidRPr="006518C9" w:rsidRDefault="00921A47">
            <w:pPr>
              <w:pStyle w:val="HTMLPreformatted"/>
            </w:pPr>
            <w:r w:rsidRPr="006518C9">
              <w:t xml:space="preserve">  &lt;SpectrumIdentificationResult spectrumID="index=6451" spectraData_ref="SD_COMBINED_SE_0" id="SIR_8947"&gt;</w:t>
            </w:r>
          </w:p>
          <w:p w14:paraId="60F16BF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28C88A19"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066BBF9"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7045FF98"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86B56A4"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58E7A51F" w14:textId="77777777" w:rsidR="00921A47" w:rsidRPr="006518C9" w:rsidRDefault="00921A47">
            <w:pPr>
              <w:pStyle w:val="HTMLPreformatted"/>
            </w:pPr>
            <w:r w:rsidRPr="006518C9">
              <w:t xml:space="preserve">  ...</w:t>
            </w:r>
          </w:p>
          <w:p w14:paraId="49B68468" w14:textId="77777777" w:rsidR="00921A47" w:rsidRPr="006518C9" w:rsidRDefault="00921A47">
            <w:pPr>
              <w:pStyle w:val="HTMLPreformatted"/>
            </w:pPr>
            <w:r w:rsidRPr="006518C9">
              <w:t>&lt;/SpectrumIdentificationList&gt;</w:t>
            </w:r>
          </w:p>
        </w:tc>
      </w:tr>
      <w:tr w:rsidR="00921A47" w:rsidRPr="006518C9" w14:paraId="39E446EC" w14:textId="77777777" w:rsidTr="009A2DAA">
        <w:trPr>
          <w:tblCellSpacing w:w="15" w:type="dxa"/>
        </w:trPr>
        <w:tc>
          <w:tcPr>
            <w:tcW w:w="0" w:type="auto"/>
            <w:vAlign w:val="center"/>
          </w:tcPr>
          <w:p w14:paraId="48C5DBA8" w14:textId="77777777" w:rsidR="00921A47" w:rsidRPr="006518C9" w:rsidRDefault="00921A47">
            <w:pPr>
              <w:rPr>
                <w:sz w:val="24"/>
                <w:szCs w:val="24"/>
                <w:lang w:val="en-US"/>
              </w:rPr>
            </w:pPr>
          </w:p>
        </w:tc>
        <w:tc>
          <w:tcPr>
            <w:tcW w:w="0" w:type="auto"/>
            <w:vAlign w:val="center"/>
          </w:tcPr>
          <w:p w14:paraId="6988A30E" w14:textId="77777777" w:rsidR="00921A47" w:rsidRPr="006518C9" w:rsidRDefault="00921A47">
            <w:pPr>
              <w:rPr>
                <w:sz w:val="24"/>
                <w:szCs w:val="24"/>
                <w:lang w:val="en-US"/>
              </w:rPr>
            </w:pPr>
          </w:p>
        </w:tc>
      </w:tr>
    </w:tbl>
    <w:p w14:paraId="0581A8B9" w14:textId="77777777" w:rsidR="00921A47" w:rsidRPr="006518C9" w:rsidRDefault="00921A47" w:rsidP="00921A47">
      <w:pPr>
        <w:rPr>
          <w:lang w:val="en-US"/>
        </w:rPr>
      </w:pPr>
    </w:p>
    <w:p w14:paraId="5A3284A4" w14:textId="77777777" w:rsidR="00921A47" w:rsidRPr="006518C9" w:rsidRDefault="00921A47" w:rsidP="00921A47">
      <w:pPr>
        <w:pStyle w:val="Heading2"/>
      </w:pPr>
      <w:bookmarkStart w:id="280" w:name="_Toc457214133"/>
      <w:r w:rsidRPr="006518C9">
        <w:t>Element &lt;</w:t>
      </w:r>
      <w:bookmarkStart w:id="281" w:name="SpectrumIdentificationProtocol"/>
      <w:r w:rsidRPr="006518C9">
        <w:t>SpectrumIdentificationProtocol</w:t>
      </w:r>
      <w:bookmarkEnd w:id="281"/>
      <w:r w:rsidRPr="006518C9">
        <w:t>&gt;</w:t>
      </w:r>
      <w:bookmarkEnd w:id="2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RPr="006518C9" w14:paraId="230DF636" w14:textId="77777777" w:rsidTr="00921A47">
        <w:trPr>
          <w:tblCellSpacing w:w="15" w:type="dxa"/>
        </w:trPr>
        <w:tc>
          <w:tcPr>
            <w:tcW w:w="0" w:type="auto"/>
            <w:vAlign w:val="center"/>
            <w:hideMark/>
          </w:tcPr>
          <w:p w14:paraId="5F1773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BE77FD"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4BD7E3B" w14:textId="77777777" w:rsidTr="00921A47">
        <w:trPr>
          <w:tblCellSpacing w:w="15" w:type="dxa"/>
        </w:trPr>
        <w:tc>
          <w:tcPr>
            <w:tcW w:w="0" w:type="auto"/>
            <w:vAlign w:val="center"/>
            <w:hideMark/>
          </w:tcPr>
          <w:p w14:paraId="69AB2C2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CA2A16"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CC43D24" w14:textId="77777777" w:rsidTr="00921A47">
        <w:trPr>
          <w:tblCellSpacing w:w="15" w:type="dxa"/>
        </w:trPr>
        <w:tc>
          <w:tcPr>
            <w:tcW w:w="0" w:type="auto"/>
            <w:vAlign w:val="center"/>
            <w:hideMark/>
          </w:tcPr>
          <w:p w14:paraId="24A0A162"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C35989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C017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374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EBBD0"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377F66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66F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C201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7EB9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0CE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3D89B02"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079B51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D86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40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B7E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20C94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E04C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1F54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BD94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C021D"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6F9F3A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7E023A4" w14:textId="77777777" w:rsidR="00921A47" w:rsidRPr="006518C9" w:rsidRDefault="00921A47">
            <w:pPr>
              <w:rPr>
                <w:sz w:val="24"/>
                <w:szCs w:val="24"/>
                <w:lang w:val="en-US"/>
              </w:rPr>
            </w:pPr>
          </w:p>
        </w:tc>
      </w:tr>
      <w:tr w:rsidR="00921A47" w:rsidRPr="006518C9" w14:paraId="245B9818" w14:textId="77777777" w:rsidTr="00921A47">
        <w:trPr>
          <w:tblCellSpacing w:w="15" w:type="dxa"/>
        </w:trPr>
        <w:tc>
          <w:tcPr>
            <w:tcW w:w="0" w:type="auto"/>
            <w:vAlign w:val="center"/>
            <w:hideMark/>
          </w:tcPr>
          <w:p w14:paraId="3F6A83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8"/>
            </w:tblGrid>
            <w:tr w:rsidR="00921A47" w:rsidRPr="006518C9" w14:paraId="4FEF53F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483B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365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570EB"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29A6C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953CFF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1ADF" w14:textId="77777777" w:rsidR="00921A47" w:rsidRPr="006518C9" w:rsidRDefault="0032247A">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379A1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ECC8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8993A07"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231A515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5F3EFB" w14:textId="77777777" w:rsidR="00921A47" w:rsidRPr="006518C9" w:rsidRDefault="0032247A">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8D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9A81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B27AB5"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6C49B08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02DEF" w14:textId="77777777" w:rsidR="00921A47" w:rsidRPr="006518C9" w:rsidRDefault="0032247A">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DEF8C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B952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A96F534"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1377F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5B5FB" w14:textId="77777777" w:rsidR="00921A47" w:rsidRPr="006518C9" w:rsidRDefault="0032247A">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234C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6D3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08D248" w14:textId="77777777" w:rsidR="00921A47" w:rsidRPr="006518C9" w:rsidRDefault="00921A47">
                  <w:pPr>
                    <w:rPr>
                      <w:sz w:val="24"/>
                      <w:szCs w:val="24"/>
                      <w:lang w:val="en-US"/>
                    </w:rPr>
                  </w:pPr>
                  <w:r w:rsidRPr="006518C9">
                    <w:rPr>
                      <w:lang w:val="en-US"/>
                    </w:rPr>
                    <w:t>The list of enzymes used in experiment</w:t>
                  </w:r>
                </w:p>
              </w:tc>
            </w:tr>
            <w:tr w:rsidR="00921A47" w:rsidRPr="006518C9" w14:paraId="5D5975C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0EC7C" w14:textId="77777777" w:rsidR="00921A47" w:rsidRPr="006518C9" w:rsidRDefault="0032247A">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3D457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8A61"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88C6709"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058F494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8EF6C" w14:textId="77777777" w:rsidR="00921A47" w:rsidRPr="006518C9" w:rsidRDefault="0032247A">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D5D3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6A50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970B09"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3A338AE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A65E1" w14:textId="77777777" w:rsidR="00921A47" w:rsidRPr="006518C9" w:rsidRDefault="0032247A">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361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E4CD"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90970A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19E9B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40699" w14:textId="77777777" w:rsidR="00921A47" w:rsidRPr="006518C9" w:rsidRDefault="0032247A">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5DF7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1EE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3B27E27"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73BAB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B796E" w14:textId="77777777" w:rsidR="00921A47" w:rsidRPr="006518C9" w:rsidRDefault="0032247A">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E5CB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76D3C"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2167CB3"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32DCF18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EC40" w14:textId="77777777" w:rsidR="00921A47" w:rsidRPr="006518C9" w:rsidRDefault="0032247A">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F437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0AE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80D7A0"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612A0701" w14:textId="77777777" w:rsidR="00921A47" w:rsidRPr="006518C9" w:rsidRDefault="00921A47">
            <w:pPr>
              <w:rPr>
                <w:sz w:val="24"/>
                <w:szCs w:val="24"/>
                <w:lang w:val="en-US"/>
              </w:rPr>
            </w:pPr>
          </w:p>
        </w:tc>
      </w:tr>
      <w:tr w:rsidR="00921A47" w:rsidRPr="006518C9" w14:paraId="73D9767D" w14:textId="77777777" w:rsidTr="00921A47">
        <w:trPr>
          <w:tblCellSpacing w:w="15" w:type="dxa"/>
        </w:trPr>
        <w:tc>
          <w:tcPr>
            <w:tcW w:w="0" w:type="auto"/>
            <w:vAlign w:val="center"/>
            <w:hideMark/>
          </w:tcPr>
          <w:p w14:paraId="68E68551"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6E9561E5" w14:textId="77777777"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INCLUDEPICTURE  "http://www.peptideatlas.org/PSI/schemas/mzIdentML/1.2/figures/SpectrumIdentificationProtocol.png" \* MERGEFORMATINET </w:instrText>
            </w:r>
            <w:r w:rsidR="00251338" w:rsidRPr="006518C9">
              <w:rPr>
                <w:lang w:val="en-US"/>
              </w:rPr>
              <w:fldChar w:fldCharType="separate"/>
            </w:r>
            <w:r w:rsidR="0032247A">
              <w:rPr>
                <w:lang w:val="en-US"/>
              </w:rPr>
              <w:fldChar w:fldCharType="begin"/>
            </w:r>
            <w:r w:rsidR="0032247A">
              <w:rPr>
                <w:lang w:val="en-US"/>
              </w:rPr>
              <w:instrText xml:space="preserve"> INCLUDEPICTURE  "http://www.peptideatlas.org/PSI/schemas/mzIdentML/1.2/figures/SpectrumIdentificationProtocol.png" \* MERGEFORMATINET </w:instrText>
            </w:r>
            <w:r w:rsidR="0032247A">
              <w:rPr>
                <w:lang w:val="en-US"/>
              </w:rPr>
              <w:fldChar w:fldCharType="separate"/>
            </w:r>
            <w:r w:rsidR="0000336C">
              <w:rPr>
                <w:lang w:val="en-US"/>
              </w:rPr>
              <w:pict w14:anchorId="54EAE56C">
                <v:shape id="_x0000_i1037" type="#_x0000_t75" alt="" style="width:418.2pt;height:979.2pt">
                  <v:imagedata r:id="rId372" r:href="rId373"/>
                </v:shape>
              </w:pict>
            </w:r>
            <w:r w:rsidR="0032247A">
              <w:rPr>
                <w:lang w:val="en-US"/>
              </w:rPr>
              <w:fldChar w:fldCharType="end"/>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14:paraId="0EF514E3" w14:textId="77777777" w:rsidTr="00921A47">
        <w:trPr>
          <w:tblCellSpacing w:w="15" w:type="dxa"/>
        </w:trPr>
        <w:tc>
          <w:tcPr>
            <w:tcW w:w="0" w:type="auto"/>
            <w:vAlign w:val="center"/>
            <w:hideMark/>
          </w:tcPr>
          <w:p w14:paraId="78A3939D"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662F821"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0DD5DAD7" w14:textId="77777777" w:rsidR="00921A47" w:rsidRPr="006518C9" w:rsidRDefault="00921A47">
            <w:pPr>
              <w:pStyle w:val="HTMLPreformatted"/>
            </w:pPr>
            <w:r w:rsidRPr="006518C9">
              <w:t xml:space="preserve">    &lt;SearchType&gt;</w:t>
            </w:r>
          </w:p>
          <w:p w14:paraId="60391D34" w14:textId="77777777" w:rsidR="00921A47" w:rsidRPr="006518C9" w:rsidRDefault="00921A47">
            <w:pPr>
              <w:pStyle w:val="HTMLPreformatted"/>
            </w:pPr>
            <w:r w:rsidRPr="006518C9">
              <w:t xml:space="preserve">      &lt;cvParam accession="MS:1001083" cvRef="PSI-MS" name="ms-ms search"/&gt; </w:t>
            </w:r>
          </w:p>
          <w:p w14:paraId="0A224F73" w14:textId="77777777" w:rsidR="00921A47" w:rsidRPr="006518C9" w:rsidRDefault="00921A47">
            <w:pPr>
              <w:pStyle w:val="HTMLPreformatted"/>
            </w:pPr>
            <w:r w:rsidRPr="006518C9">
              <w:t xml:space="preserve">    &lt;/SearchType&gt;</w:t>
            </w:r>
          </w:p>
          <w:p w14:paraId="614EB668" w14:textId="77777777" w:rsidR="00921A47" w:rsidRPr="006518C9" w:rsidRDefault="00921A47">
            <w:pPr>
              <w:pStyle w:val="HTMLPreformatted"/>
            </w:pPr>
            <w:r w:rsidRPr="006518C9">
              <w:t xml:space="preserve">    &lt;AdditionalSearchParams&gt;</w:t>
            </w:r>
          </w:p>
          <w:p w14:paraId="23B8A680" w14:textId="77777777" w:rsidR="00921A47" w:rsidRPr="006518C9" w:rsidRDefault="00921A47">
            <w:pPr>
              <w:pStyle w:val="HTMLPreformatted"/>
            </w:pPr>
            <w:r w:rsidRPr="006518C9">
              <w:t xml:space="preserve">      &lt;cvParam accession="MS:1002494" cvRef="PSI-MS" name="cross-linking search"/&gt;</w:t>
            </w:r>
          </w:p>
          <w:p w14:paraId="7DD8337E" w14:textId="77777777" w:rsidR="00921A47" w:rsidRPr="006518C9" w:rsidRDefault="00921A47">
            <w:pPr>
              <w:pStyle w:val="HTMLPreformatted"/>
            </w:pPr>
            <w:r w:rsidRPr="006518C9">
              <w:t xml:space="preserve">      &lt;userParam name="input_consensusXML" unitName="xsd:string" value="leitner004.consensusXML"/&gt;</w:t>
            </w:r>
          </w:p>
          <w:p w14:paraId="6A3C7569" w14:textId="77777777" w:rsidR="00921A47" w:rsidRPr="006518C9" w:rsidRDefault="00921A47">
            <w:pPr>
              <w:pStyle w:val="HTMLPreformatted"/>
            </w:pPr>
            <w:r w:rsidRPr="006518C9">
              <w:t xml:space="preserve">  ...</w:t>
            </w:r>
          </w:p>
          <w:p w14:paraId="2C713B1A" w14:textId="77777777" w:rsidR="00921A47" w:rsidRPr="006518C9" w:rsidRDefault="00921A47">
            <w:pPr>
              <w:pStyle w:val="HTMLPreformatted"/>
            </w:pPr>
            <w:r w:rsidRPr="006518C9">
              <w:t>&lt;/SpectrumIdentificationProtocol&gt;</w:t>
            </w:r>
          </w:p>
        </w:tc>
      </w:tr>
    </w:tbl>
    <w:p w14:paraId="6B2F0408" w14:textId="77777777" w:rsidR="00921A47" w:rsidRPr="006518C9" w:rsidRDefault="00921A47" w:rsidP="00921A47">
      <w:pPr>
        <w:rPr>
          <w:lang w:val="en-US"/>
        </w:rPr>
      </w:pPr>
    </w:p>
    <w:p w14:paraId="05BA9042" w14:textId="77777777" w:rsidR="00921A47" w:rsidRPr="006518C9" w:rsidRDefault="00921A47" w:rsidP="00921A47">
      <w:pPr>
        <w:pStyle w:val="Heading2"/>
      </w:pPr>
      <w:bookmarkStart w:id="282" w:name="_Toc457214134"/>
      <w:r w:rsidRPr="006518C9">
        <w:t>Element &lt;</w:t>
      </w:r>
      <w:bookmarkStart w:id="283" w:name="SpectrumIdentificationResult"/>
      <w:r w:rsidRPr="006518C9">
        <w:t>SpectrumIdentificationResult</w:t>
      </w:r>
      <w:bookmarkEnd w:id="283"/>
      <w:r w:rsidRPr="006518C9">
        <w:t>&gt;</w:t>
      </w:r>
      <w:bookmarkEnd w:id="2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14:paraId="3A581212" w14:textId="77777777" w:rsidTr="00921A47">
        <w:trPr>
          <w:tblCellSpacing w:w="15" w:type="dxa"/>
        </w:trPr>
        <w:tc>
          <w:tcPr>
            <w:tcW w:w="0" w:type="auto"/>
            <w:vAlign w:val="center"/>
            <w:hideMark/>
          </w:tcPr>
          <w:p w14:paraId="613CF67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C704F2"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015A516" w14:textId="77777777" w:rsidR="006F41F9" w:rsidRPr="006518C9" w:rsidRDefault="00921A47">
            <w:pPr>
              <w:rPr>
                <w:lang w:val="en-US"/>
              </w:rPr>
            </w:pPr>
            <w:r w:rsidRPr="006518C9">
              <w:rPr>
                <w:lang w:val="en-US"/>
              </w:rPr>
              <w:t>will be listed underneath as SpectrumIdentificationItems. For M</w:t>
            </w:r>
            <w:r w:rsidR="006F41F9" w:rsidRPr="006518C9">
              <w:rPr>
                <w:lang w:val="en-US"/>
              </w:rPr>
              <w:t>S/MS data, there will be ranked</w:t>
            </w:r>
          </w:p>
          <w:p w14:paraId="196B097F"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183BE5EA" w14:textId="77777777" w:rsidTr="00921A47">
        <w:trPr>
          <w:tblCellSpacing w:w="15" w:type="dxa"/>
        </w:trPr>
        <w:tc>
          <w:tcPr>
            <w:tcW w:w="0" w:type="auto"/>
            <w:vAlign w:val="center"/>
            <w:hideMark/>
          </w:tcPr>
          <w:p w14:paraId="5FBA1A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9A51AC"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0474B4B" w14:textId="77777777" w:rsidTr="00921A47">
        <w:trPr>
          <w:tblCellSpacing w:w="15" w:type="dxa"/>
        </w:trPr>
        <w:tc>
          <w:tcPr>
            <w:tcW w:w="0" w:type="auto"/>
            <w:vAlign w:val="center"/>
            <w:hideMark/>
          </w:tcPr>
          <w:p w14:paraId="4CEFFED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14:paraId="3B173F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0C30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C7C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FE8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76F12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FB25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61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C5D2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8BE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1ED4A1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3464E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97B9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15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B6FBA"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1AA09C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8AE25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5625"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D8A8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5482"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EBBE0DD"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0ECEFAD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D8CDA"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560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DAF4"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8C59417"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3579E4B2" w14:textId="77777777" w:rsidR="00921A47" w:rsidRPr="006518C9" w:rsidRDefault="00921A47">
            <w:pPr>
              <w:rPr>
                <w:sz w:val="24"/>
                <w:szCs w:val="24"/>
                <w:lang w:val="en-US"/>
              </w:rPr>
            </w:pPr>
          </w:p>
        </w:tc>
      </w:tr>
      <w:tr w:rsidR="00921A47" w:rsidRPr="006518C9" w14:paraId="6CE261D8" w14:textId="77777777" w:rsidTr="00921A47">
        <w:trPr>
          <w:tblCellSpacing w:w="15" w:type="dxa"/>
        </w:trPr>
        <w:tc>
          <w:tcPr>
            <w:tcW w:w="0" w:type="auto"/>
            <w:vAlign w:val="center"/>
            <w:hideMark/>
          </w:tcPr>
          <w:p w14:paraId="6A2052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14:paraId="722AB9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4E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2EF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130"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17B4C4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885A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699CD" w14:textId="77777777" w:rsidR="00921A47" w:rsidRPr="006518C9" w:rsidRDefault="0032247A">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17318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E839"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4239BB1"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RPr="006518C9" w14:paraId="054629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B5165"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FE7CB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70D"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663948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F61C8A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1EB37"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99F7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91D7"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AA2B761" w14:textId="77777777" w:rsidR="00921A47" w:rsidRPr="006518C9" w:rsidRDefault="00921A47">
                  <w:pPr>
                    <w:rPr>
                      <w:sz w:val="24"/>
                      <w:szCs w:val="24"/>
                      <w:lang w:val="en-US"/>
                    </w:rPr>
                  </w:pPr>
                  <w:r w:rsidRPr="006518C9">
                    <w:rPr>
                      <w:lang w:val="en-US"/>
                    </w:rPr>
                    <w:t>A single user-defined parameter.</w:t>
                  </w:r>
                </w:p>
              </w:tc>
            </w:tr>
          </w:tbl>
          <w:p w14:paraId="155B5BED" w14:textId="77777777" w:rsidR="00921A47" w:rsidRPr="006518C9" w:rsidRDefault="00921A47">
            <w:pPr>
              <w:rPr>
                <w:sz w:val="24"/>
                <w:szCs w:val="24"/>
                <w:lang w:val="en-US"/>
              </w:rPr>
            </w:pPr>
          </w:p>
        </w:tc>
      </w:tr>
      <w:tr w:rsidR="00921A47" w:rsidRPr="006518C9" w14:paraId="7963C90A" w14:textId="77777777" w:rsidTr="00921A47">
        <w:trPr>
          <w:tblCellSpacing w:w="15" w:type="dxa"/>
        </w:trPr>
        <w:tc>
          <w:tcPr>
            <w:tcW w:w="0" w:type="auto"/>
            <w:vAlign w:val="center"/>
            <w:hideMark/>
          </w:tcPr>
          <w:p w14:paraId="43D0980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640DA5" w14:textId="77777777" w:rsidR="00921A47" w:rsidRPr="006518C9" w:rsidRDefault="00921A47">
            <w:pPr>
              <w:pStyle w:val="HTMLPreformatted"/>
            </w:pPr>
            <w:r w:rsidRPr="006518C9">
              <w:t>&lt;SpectrumIdentificationResult spectrumID="index=7665" spectraData_ref="SD_COMBINED_SE_0" id="SIR_7191"&gt;</w:t>
            </w:r>
          </w:p>
          <w:p w14:paraId="7D6C3E04" w14:textId="77777777" w:rsidR="006F41F9" w:rsidRPr="006518C9" w:rsidRDefault="00921A47">
            <w:pPr>
              <w:pStyle w:val="HTMLPreformatted"/>
            </w:pPr>
            <w:r w:rsidRPr="006518C9">
              <w:t xml:space="preserve">  &lt;SpectrumIdentificationItem chargeState="4" experimentalMassToCharge="1123.974121" calculatedMassTo</w:t>
            </w:r>
          </w:p>
          <w:p w14:paraId="3C941FCE" w14:textId="77777777" w:rsidR="006F41F9" w:rsidRPr="006518C9" w:rsidRDefault="00921A47">
            <w:pPr>
              <w:pStyle w:val="HTMLPreformatted"/>
            </w:pPr>
            <w:r w:rsidRPr="006518C9">
              <w:t>Charge="1123.968707" peptide_ref="CRCQYSGVNNLCHTSSHCPNQGSTCENVDTCLKPDEPK_##Carbamidomethyl(C):1##Carba</w:t>
            </w:r>
          </w:p>
          <w:p w14:paraId="19950186" w14:textId="77777777" w:rsidR="006F41F9" w:rsidRPr="006518C9" w:rsidRDefault="00921A47">
            <w:pPr>
              <w:pStyle w:val="HTMLPreformatted"/>
            </w:pPr>
            <w:r w:rsidRPr="006518C9">
              <w:t>midomethyl(C):3##Carba</w:t>
            </w:r>
          </w:p>
          <w:p w14:paraId="04682370" w14:textId="77777777" w:rsidR="006F41F9" w:rsidRPr="006518C9" w:rsidRDefault="00921A47">
            <w:pPr>
              <w:pStyle w:val="HTMLPreformatted"/>
            </w:pPr>
            <w:r w:rsidRPr="006518C9">
              <w:t>midomethyl(C):12##Carbamidomethyl(C):18##Carbamidomethyl(C):25##Carbamidomethyl(C):31##Ammonia-loss(C):</w:t>
            </w:r>
          </w:p>
          <w:p w14:paraId="2A24242E" w14:textId="77777777" w:rsidR="00921A47" w:rsidRPr="006518C9" w:rsidRDefault="00921A47">
            <w:pPr>
              <w:pStyle w:val="HTMLPreformatted"/>
            </w:pPr>
            <w:r w:rsidRPr="006518C9">
              <w:t>1" rank="1" passThreshold="false" id="SIR_7191_SII_1"&gt;</w:t>
            </w:r>
          </w:p>
          <w:p w14:paraId="478CBDCB"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D5A00B7" w14:textId="77777777" w:rsidR="00921A47" w:rsidRPr="006518C9" w:rsidRDefault="00921A47">
            <w:pPr>
              <w:pStyle w:val="HTMLPreformatted"/>
            </w:pPr>
            <w:r w:rsidRPr="006518C9">
              <w:t>novel_575_612"&gt;&lt;/PeptideEvidenceRef&gt;</w:t>
            </w:r>
          </w:p>
          <w:p w14:paraId="00DA62DF"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550FB830" w14:textId="77777777" w:rsidR="00921A47" w:rsidRPr="006518C9" w:rsidRDefault="00921A47">
            <w:pPr>
              <w:pStyle w:val="HTMLPreformatted"/>
            </w:pPr>
            <w:r w:rsidRPr="006518C9">
              <w:t>genscan_494_531"&gt;&lt;/PeptideEvidenceRef&gt;</w:t>
            </w:r>
          </w:p>
          <w:p w14:paraId="5719E599"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178A13EC" w14:textId="77777777" w:rsidR="00921A47" w:rsidRPr="006518C9" w:rsidRDefault="00921A47">
            <w:pPr>
              <w:pStyle w:val="HTMLPreformatted"/>
            </w:pPr>
            <w:r w:rsidRPr="006518C9">
              <w:t>putative_641_678"&gt;&lt;/PeptideEvidenceRef&gt;</w:t>
            </w:r>
          </w:p>
          <w:p w14:paraId="272B0972"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3916238B" w14:textId="77777777" w:rsidR="00921A47" w:rsidRPr="006518C9" w:rsidRDefault="00921A47">
            <w:pPr>
              <w:pStyle w:val="HTMLPreformatted"/>
            </w:pPr>
            <w:r w:rsidRPr="006518C9">
              <w:t>known_633_670"&gt;&lt;/PeptideEvidenceRef&gt;</w:t>
            </w:r>
          </w:p>
          <w:p w14:paraId="215E7021" w14:textId="77777777" w:rsidR="006F41F9" w:rsidRPr="006518C9" w:rsidRDefault="00921A47">
            <w:pPr>
              <w:pStyle w:val="HTMLPreformatted"/>
            </w:pPr>
            <w:r w:rsidRPr="006518C9">
              <w:t xml:space="preserve">    &lt;PeptideEvidenceRef peptideEvidence_ref="CRCQYSGVNNLCHTSSHCPNQGSTCENVDTCLKPDEPK_generic|A_ENSP00000472280_REVERSED|p:</w:t>
            </w:r>
          </w:p>
          <w:p w14:paraId="3F00534B" w14:textId="77777777" w:rsidR="00921A47" w:rsidRPr="006518C9" w:rsidRDefault="00921A47">
            <w:pPr>
              <w:pStyle w:val="HTMLPreformatted"/>
            </w:pPr>
            <w:r w:rsidRPr="006518C9">
              <w:lastRenderedPageBreak/>
              <w:t>putative_622_659"&gt;&lt;/PeptideEvidenceRef&gt;</w:t>
            </w:r>
          </w:p>
          <w:p w14:paraId="0A882BA8" w14:textId="77777777" w:rsidR="00921A47" w:rsidRPr="006518C9" w:rsidRDefault="00921A47">
            <w:pPr>
              <w:pStyle w:val="HTMLPreformatted"/>
            </w:pPr>
            <w:r w:rsidRPr="006518C9">
              <w:t xml:space="preserve">  ...</w:t>
            </w:r>
          </w:p>
          <w:p w14:paraId="24FF837B" w14:textId="77777777" w:rsidR="00921A47" w:rsidRPr="006518C9" w:rsidRDefault="00921A47">
            <w:pPr>
              <w:pStyle w:val="HTMLPreformatted"/>
            </w:pPr>
            <w:r w:rsidRPr="006518C9">
              <w:t>&lt;/SpectrumIdentificationResult&gt;</w:t>
            </w:r>
          </w:p>
        </w:tc>
      </w:tr>
      <w:tr w:rsidR="00921A47" w:rsidRPr="006518C9" w14:paraId="101B542B" w14:textId="77777777" w:rsidTr="00921A47">
        <w:trPr>
          <w:tblCellSpacing w:w="15" w:type="dxa"/>
        </w:trPr>
        <w:tc>
          <w:tcPr>
            <w:tcW w:w="0" w:type="auto"/>
            <w:vAlign w:val="center"/>
            <w:hideMark/>
          </w:tcPr>
          <w:p w14:paraId="04249027"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09BAE40A" w14:textId="77777777" w:rsidR="00921A47" w:rsidRPr="006518C9" w:rsidRDefault="00921A47">
            <w:pPr>
              <w:pStyle w:val="HTMLPreformatted"/>
            </w:pPr>
            <w:r w:rsidRPr="006518C9">
              <w:t>Path /MzIdentML/DataCollection/AnalysisData/SpectrumIdentificationList/SpectrumIdentificationResult</w:t>
            </w:r>
          </w:p>
          <w:p w14:paraId="61CB0C21" w14:textId="77777777" w:rsidR="00921A47" w:rsidRPr="006518C9" w:rsidRDefault="00921A47">
            <w:pPr>
              <w:pStyle w:val="HTMLPreformatted"/>
            </w:pPr>
            <w:r w:rsidRPr="006518C9">
              <w:t xml:space="preserve">MAY supply a *child* term of </w:t>
            </w:r>
            <w:hyperlink r:id="rId374"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459D262E" w14:textId="77777777" w:rsidR="00921A47" w:rsidRPr="006518C9" w:rsidRDefault="00921A47">
            <w:pPr>
              <w:pStyle w:val="HTMLPreformatted"/>
            </w:pPr>
            <w:r w:rsidRPr="006518C9">
              <w:t xml:space="preserve">  e.g.: </w:t>
            </w:r>
            <w:hyperlink r:id="rId375"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38CE8489" w14:textId="77777777" w:rsidR="00921A47" w:rsidRPr="006518C9" w:rsidRDefault="00921A47">
            <w:pPr>
              <w:pStyle w:val="HTMLPreformatted"/>
            </w:pPr>
            <w:r w:rsidRPr="006518C9">
              <w:t xml:space="preserve">  e.g.: </w:t>
            </w:r>
            <w:hyperlink r:id="rId376"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5BF3CBB" w14:textId="77777777" w:rsidR="00921A47" w:rsidRPr="006518C9" w:rsidRDefault="00921A47">
            <w:pPr>
              <w:pStyle w:val="HTMLPreformatted"/>
            </w:pPr>
            <w:r w:rsidRPr="006518C9">
              <w:t xml:space="preserve">  e.g.: </w:t>
            </w:r>
            <w:hyperlink r:id="rId377"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7489BE47" w14:textId="77777777" w:rsidR="00921A47" w:rsidRPr="006518C9" w:rsidRDefault="00921A47">
            <w:pPr>
              <w:pStyle w:val="HTMLPreformatted"/>
            </w:pPr>
            <w:r w:rsidRPr="006518C9">
              <w:t xml:space="preserve">  e.g.: </w:t>
            </w:r>
            <w:hyperlink r:id="rId378"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63559CA8" w14:textId="77777777" w:rsidR="00921A47" w:rsidRPr="006518C9" w:rsidRDefault="00921A47">
            <w:pPr>
              <w:pStyle w:val="HTMLPreformatted"/>
            </w:pPr>
            <w:r w:rsidRPr="006518C9">
              <w:t xml:space="preserve">  e.g.: </w:t>
            </w:r>
            <w:hyperlink r:id="rId379"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6667C467" w14:textId="77777777" w:rsidR="00921A47" w:rsidRPr="006518C9" w:rsidRDefault="00921A47">
            <w:pPr>
              <w:pStyle w:val="HTMLPreformatted"/>
            </w:pPr>
            <w:r w:rsidRPr="006518C9">
              <w:t xml:space="preserve">  e.g.: </w:t>
            </w:r>
            <w:hyperlink r:id="rId380"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5E6886C" w14:textId="77777777" w:rsidR="00921A47" w:rsidRPr="006518C9" w:rsidRDefault="00921A47">
            <w:pPr>
              <w:pStyle w:val="HTMLPreformatted"/>
            </w:pPr>
            <w:r w:rsidRPr="006518C9">
              <w:t xml:space="preserve">  e.g.: </w:t>
            </w:r>
            <w:hyperlink r:id="rId381"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680C6B60" w14:textId="77777777" w:rsidR="00921A47" w:rsidRPr="006518C9" w:rsidRDefault="00921A47">
            <w:pPr>
              <w:pStyle w:val="HTMLPreformatted"/>
            </w:pPr>
            <w:r w:rsidRPr="006518C9">
              <w:t xml:space="preserve">  e.g.: </w:t>
            </w:r>
            <w:hyperlink r:id="rId382"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3F804167" w14:textId="77777777" w:rsidR="00921A47" w:rsidRPr="006518C9" w:rsidRDefault="00921A47">
            <w:pPr>
              <w:pStyle w:val="HTMLPreformatted"/>
            </w:pPr>
            <w:r w:rsidRPr="006518C9">
              <w:t xml:space="preserve">  e.g.: </w:t>
            </w:r>
            <w:hyperlink r:id="rId383"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3659EC1A" w14:textId="77777777" w:rsidR="00921A47" w:rsidRPr="006518C9" w:rsidRDefault="00921A47">
            <w:pPr>
              <w:pStyle w:val="HTMLPreformatted"/>
            </w:pPr>
            <w:r w:rsidRPr="006518C9">
              <w:t xml:space="preserve">  e.g.: </w:t>
            </w:r>
            <w:hyperlink r:id="rId384"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2C37990" w14:textId="77777777" w:rsidR="00921A47" w:rsidRPr="006518C9" w:rsidRDefault="00921A47">
            <w:pPr>
              <w:pStyle w:val="HTMLPreformatted"/>
            </w:pPr>
            <w:r w:rsidRPr="006518C9">
              <w:t xml:space="preserve">  </w:t>
            </w:r>
            <w:hyperlink r:id="rId385" w:tgtFrame="new" w:history="1">
              <w:r w:rsidRPr="006518C9">
                <w:rPr>
                  <w:rStyle w:val="Hyperlink"/>
                </w:rPr>
                <w:t>et al.</w:t>
              </w:r>
            </w:hyperlink>
          </w:p>
        </w:tc>
      </w:tr>
    </w:tbl>
    <w:p w14:paraId="0378BAB6" w14:textId="77777777" w:rsidR="00921A47" w:rsidRPr="006518C9" w:rsidRDefault="00921A47" w:rsidP="00921A47">
      <w:pPr>
        <w:rPr>
          <w:lang w:val="en-US"/>
        </w:rPr>
      </w:pPr>
    </w:p>
    <w:p w14:paraId="499F775D" w14:textId="77777777" w:rsidR="00921A47" w:rsidRPr="006518C9" w:rsidRDefault="00921A47" w:rsidP="00921A47">
      <w:pPr>
        <w:pStyle w:val="Heading2"/>
      </w:pPr>
      <w:bookmarkStart w:id="284" w:name="_Toc457214135"/>
      <w:r w:rsidRPr="006518C9">
        <w:t>Element &lt;</w:t>
      </w:r>
      <w:bookmarkStart w:id="285" w:name="SpectrumIDFormat"/>
      <w:r w:rsidRPr="006518C9">
        <w:t>SpectrumIDFormat</w:t>
      </w:r>
      <w:bookmarkEnd w:id="285"/>
      <w:r w:rsidRPr="006518C9">
        <w:t>&gt;</w:t>
      </w:r>
      <w:bookmarkEnd w:id="2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14:paraId="1F251ED3" w14:textId="77777777" w:rsidTr="00921A47">
        <w:trPr>
          <w:tblCellSpacing w:w="15" w:type="dxa"/>
        </w:trPr>
        <w:tc>
          <w:tcPr>
            <w:tcW w:w="0" w:type="auto"/>
            <w:vAlign w:val="center"/>
            <w:hideMark/>
          </w:tcPr>
          <w:p w14:paraId="05B2FAD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4CB0BD"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53E88063" w14:textId="77777777" w:rsidTr="00921A47">
        <w:trPr>
          <w:tblCellSpacing w:w="15" w:type="dxa"/>
        </w:trPr>
        <w:tc>
          <w:tcPr>
            <w:tcW w:w="0" w:type="auto"/>
            <w:vAlign w:val="center"/>
            <w:hideMark/>
          </w:tcPr>
          <w:p w14:paraId="6E1C48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93FF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139E1589" w14:textId="77777777" w:rsidTr="00921A47">
        <w:trPr>
          <w:tblCellSpacing w:w="15" w:type="dxa"/>
        </w:trPr>
        <w:tc>
          <w:tcPr>
            <w:tcW w:w="0" w:type="auto"/>
            <w:vAlign w:val="center"/>
            <w:hideMark/>
          </w:tcPr>
          <w:p w14:paraId="199227A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707719B" w14:textId="77777777" w:rsidR="00921A47" w:rsidRPr="006518C9" w:rsidRDefault="00921A47">
            <w:pPr>
              <w:rPr>
                <w:sz w:val="24"/>
                <w:szCs w:val="24"/>
                <w:lang w:val="en-US"/>
              </w:rPr>
            </w:pPr>
            <w:r w:rsidRPr="006518C9">
              <w:rPr>
                <w:lang w:val="en-US"/>
              </w:rPr>
              <w:t>none</w:t>
            </w:r>
          </w:p>
        </w:tc>
      </w:tr>
      <w:tr w:rsidR="00921A47" w:rsidRPr="006518C9" w14:paraId="448FBAED" w14:textId="77777777" w:rsidTr="00921A47">
        <w:trPr>
          <w:tblCellSpacing w:w="15" w:type="dxa"/>
        </w:trPr>
        <w:tc>
          <w:tcPr>
            <w:tcW w:w="0" w:type="auto"/>
            <w:vAlign w:val="center"/>
            <w:hideMark/>
          </w:tcPr>
          <w:p w14:paraId="32ACF48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14:paraId="0C60CD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D84A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01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42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0AA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C9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EC97"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724A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1A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D719F" w14:textId="77777777" w:rsidR="00921A47" w:rsidRPr="006518C9" w:rsidRDefault="00921A47">
                  <w:pPr>
                    <w:rPr>
                      <w:sz w:val="24"/>
                      <w:szCs w:val="24"/>
                      <w:lang w:val="en-US"/>
                    </w:rPr>
                  </w:pPr>
                  <w:r w:rsidRPr="006518C9">
                    <w:rPr>
                      <w:lang w:val="en-US"/>
                    </w:rPr>
                    <w:t>A single entry from an ontology or a controlled vocabulary.</w:t>
                  </w:r>
                </w:p>
              </w:tc>
            </w:tr>
          </w:tbl>
          <w:p w14:paraId="36AA7678" w14:textId="77777777" w:rsidR="00921A47" w:rsidRPr="006518C9" w:rsidRDefault="00921A47">
            <w:pPr>
              <w:rPr>
                <w:sz w:val="24"/>
                <w:szCs w:val="24"/>
                <w:lang w:val="en-US"/>
              </w:rPr>
            </w:pPr>
          </w:p>
        </w:tc>
      </w:tr>
      <w:tr w:rsidR="00921A47" w:rsidRPr="006518C9" w14:paraId="4A8EB969" w14:textId="77777777" w:rsidTr="00921A47">
        <w:trPr>
          <w:tblCellSpacing w:w="15" w:type="dxa"/>
        </w:trPr>
        <w:tc>
          <w:tcPr>
            <w:tcW w:w="0" w:type="auto"/>
            <w:vAlign w:val="center"/>
            <w:hideMark/>
          </w:tcPr>
          <w:p w14:paraId="5902EE1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073BF17" w14:textId="77777777" w:rsidR="00921A47" w:rsidRPr="006518C9" w:rsidRDefault="00921A47">
            <w:pPr>
              <w:pStyle w:val="HTMLPreformatted"/>
            </w:pPr>
            <w:r w:rsidRPr="006518C9">
              <w:t xml:space="preserve">      &lt;SpectrumIDFormat&gt; </w:t>
            </w:r>
          </w:p>
          <w:p w14:paraId="5376C90B" w14:textId="77777777" w:rsidR="00921A47" w:rsidRPr="006518C9" w:rsidRDefault="00921A47">
            <w:pPr>
              <w:pStyle w:val="HTMLPreformatted"/>
            </w:pPr>
            <w:r w:rsidRPr="006518C9">
              <w:t xml:space="preserve">         &lt;cvParam accession="MS:1000774" cvRef="PSI-MS" name="multiple peak list nativeID format"/&gt;</w:t>
            </w:r>
          </w:p>
          <w:p w14:paraId="0F0B9639" w14:textId="77777777" w:rsidR="00921A47" w:rsidRPr="006518C9" w:rsidRDefault="00921A47">
            <w:pPr>
              <w:pStyle w:val="HTMLPreformatted"/>
            </w:pPr>
            <w:r w:rsidRPr="006518C9">
              <w:t xml:space="preserve">      &lt;/SpectrumIDFormat&gt; </w:t>
            </w:r>
          </w:p>
        </w:tc>
      </w:tr>
      <w:tr w:rsidR="00921A47" w:rsidRPr="006518C9" w14:paraId="5D206667" w14:textId="77777777" w:rsidTr="00921A47">
        <w:trPr>
          <w:tblCellSpacing w:w="15" w:type="dxa"/>
        </w:trPr>
        <w:tc>
          <w:tcPr>
            <w:tcW w:w="0" w:type="auto"/>
            <w:vAlign w:val="center"/>
            <w:hideMark/>
          </w:tcPr>
          <w:p w14:paraId="606BCD8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2B8B2D3" w14:textId="77777777" w:rsidR="00921A47" w:rsidRPr="006518C9" w:rsidRDefault="00921A47">
            <w:pPr>
              <w:pStyle w:val="HTMLPreformatted"/>
            </w:pPr>
            <w:r w:rsidRPr="006518C9">
              <w:t>Path /MzIdentML/DataCollection/Inputs/SpectraData/SpectrumIDFormat</w:t>
            </w:r>
          </w:p>
          <w:p w14:paraId="22B10905" w14:textId="77777777" w:rsidR="00921A47" w:rsidRPr="006518C9" w:rsidRDefault="00921A47">
            <w:pPr>
              <w:pStyle w:val="HTMLPreformatted"/>
            </w:pPr>
            <w:r w:rsidRPr="006518C9">
              <w:t xml:space="preserve">MUST supply a *child* term of </w:t>
            </w:r>
            <w:hyperlink r:id="rId386"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7CB3B96A" w14:textId="77777777" w:rsidR="00921A47" w:rsidRPr="006518C9" w:rsidRDefault="00921A47">
            <w:pPr>
              <w:pStyle w:val="HTMLPreformatted"/>
            </w:pPr>
            <w:r w:rsidRPr="006518C9">
              <w:t xml:space="preserve">  e.g.: </w:t>
            </w:r>
            <w:hyperlink r:id="rId387"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15DD04FB" w14:textId="77777777" w:rsidR="00921A47" w:rsidRPr="006518C9" w:rsidRDefault="00921A47">
            <w:pPr>
              <w:pStyle w:val="HTMLPreformatted"/>
            </w:pPr>
            <w:r w:rsidRPr="006518C9">
              <w:t xml:space="preserve">  e.g.: </w:t>
            </w:r>
            <w:hyperlink r:id="rId388"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5B14D332" w14:textId="77777777" w:rsidR="00921A47" w:rsidRPr="006518C9" w:rsidRDefault="00921A47">
            <w:pPr>
              <w:pStyle w:val="HTMLPreformatted"/>
            </w:pPr>
            <w:r w:rsidRPr="006518C9">
              <w:t xml:space="preserve">  e.g.: </w:t>
            </w:r>
            <w:hyperlink r:id="rId389"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48F6FFFA" w14:textId="77777777" w:rsidR="00921A47" w:rsidRPr="006518C9" w:rsidRDefault="00921A47">
            <w:pPr>
              <w:pStyle w:val="HTMLPreformatted"/>
            </w:pPr>
            <w:r w:rsidRPr="006518C9">
              <w:t xml:space="preserve">  e.g.: </w:t>
            </w:r>
            <w:hyperlink r:id="rId390"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46C6F95B" w14:textId="77777777" w:rsidR="00921A47" w:rsidRPr="006518C9" w:rsidRDefault="00921A47">
            <w:pPr>
              <w:pStyle w:val="HTMLPreformatted"/>
            </w:pPr>
            <w:r w:rsidRPr="006518C9">
              <w:t xml:space="preserve">  e.g.: </w:t>
            </w:r>
            <w:hyperlink r:id="rId391"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5A58E23C" w14:textId="77777777" w:rsidR="00921A47" w:rsidRPr="006518C9" w:rsidRDefault="00921A47">
            <w:pPr>
              <w:pStyle w:val="HTMLPreformatted"/>
            </w:pPr>
            <w:r w:rsidRPr="006518C9">
              <w:t xml:space="preserve">  e.g.: </w:t>
            </w:r>
            <w:hyperlink r:id="rId392"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1EEC1142" w14:textId="77777777" w:rsidR="00921A47" w:rsidRPr="006518C9" w:rsidRDefault="00921A47">
            <w:pPr>
              <w:pStyle w:val="HTMLPreformatted"/>
            </w:pPr>
            <w:r w:rsidRPr="006518C9">
              <w:t xml:space="preserve">  e.g.: </w:t>
            </w:r>
            <w:hyperlink r:id="rId393"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615ED54F" w14:textId="77777777" w:rsidR="00921A47" w:rsidRPr="006518C9" w:rsidRDefault="00921A47">
            <w:pPr>
              <w:pStyle w:val="HTMLPreformatted"/>
            </w:pPr>
            <w:r w:rsidRPr="006518C9">
              <w:t xml:space="preserve">  e.g.: </w:t>
            </w:r>
            <w:hyperlink r:id="rId394"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0E2A2AB8" w14:textId="77777777" w:rsidR="00921A47" w:rsidRPr="006518C9" w:rsidRDefault="00921A47">
            <w:pPr>
              <w:pStyle w:val="HTMLPreformatted"/>
            </w:pPr>
            <w:r w:rsidRPr="006518C9">
              <w:t xml:space="preserve">  e.g.: </w:t>
            </w:r>
            <w:hyperlink r:id="rId395"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02B5815B" w14:textId="77777777" w:rsidR="00921A47" w:rsidRPr="006518C9" w:rsidRDefault="00921A47">
            <w:pPr>
              <w:pStyle w:val="HTMLPreformatted"/>
            </w:pPr>
            <w:r w:rsidRPr="006518C9">
              <w:t xml:space="preserve">  e.g.: </w:t>
            </w:r>
            <w:hyperlink r:id="rId396"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8302F7E" w14:textId="77777777" w:rsidR="00921A47" w:rsidRPr="006518C9" w:rsidRDefault="00921A47">
            <w:pPr>
              <w:pStyle w:val="HTMLPreformatted"/>
            </w:pPr>
            <w:r w:rsidRPr="006518C9">
              <w:t xml:space="preserve">  </w:t>
            </w:r>
            <w:hyperlink r:id="rId397" w:tgtFrame="new" w:history="1">
              <w:r w:rsidRPr="006518C9">
                <w:rPr>
                  <w:rStyle w:val="Hyperlink"/>
                </w:rPr>
                <w:t>et al.</w:t>
              </w:r>
            </w:hyperlink>
          </w:p>
          <w:p w14:paraId="3B9AA76E" w14:textId="77777777" w:rsidR="00921A47" w:rsidRPr="006518C9" w:rsidRDefault="00921A47">
            <w:pPr>
              <w:pStyle w:val="HTMLPreformatted"/>
            </w:pPr>
            <w:r w:rsidRPr="006518C9">
              <w:t xml:space="preserve">MUST supply a *child* term of </w:t>
            </w:r>
            <w:hyperlink r:id="rId398" w:tgtFrame="new" w:history="1">
              <w:r w:rsidRPr="006518C9">
                <w:rPr>
                  <w:rStyle w:val="Hyperlink"/>
                </w:rPr>
                <w:t>MS:1001529</w:t>
              </w:r>
            </w:hyperlink>
            <w:r w:rsidRPr="006518C9">
              <w:t xml:space="preserve"> (</w:t>
            </w:r>
            <w:r w:rsidRPr="006518C9">
              <w:rPr>
                <w:rStyle w:val="popup"/>
              </w:rPr>
              <w:t>spectra data details</w:t>
            </w:r>
            <w:r w:rsidRPr="006518C9">
              <w:t>) only once</w:t>
            </w:r>
          </w:p>
          <w:p w14:paraId="3715E957" w14:textId="77777777" w:rsidR="00921A47" w:rsidRPr="006518C9" w:rsidRDefault="00921A47">
            <w:pPr>
              <w:pStyle w:val="HTMLPreformatted"/>
            </w:pPr>
            <w:r w:rsidRPr="006518C9">
              <w:t xml:space="preserve">  e.g.: </w:t>
            </w:r>
            <w:hyperlink r:id="rId399"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5EA5769C" w14:textId="77777777" w:rsidR="00921A47" w:rsidRPr="006518C9" w:rsidRDefault="00921A47">
            <w:pPr>
              <w:pStyle w:val="HTMLPreformatted"/>
            </w:pPr>
            <w:r w:rsidRPr="006518C9">
              <w:t xml:space="preserve">  e.g.: </w:t>
            </w:r>
            <w:hyperlink r:id="rId400"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0CC42DDE" w14:textId="77777777" w:rsidR="00921A47" w:rsidRPr="006518C9" w:rsidRDefault="00921A47">
            <w:pPr>
              <w:pStyle w:val="HTMLPreformatted"/>
            </w:pPr>
            <w:r w:rsidRPr="006518C9">
              <w:t xml:space="preserve">  e.g.: </w:t>
            </w:r>
            <w:hyperlink r:id="rId401"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D38CACF" w14:textId="77777777" w:rsidTr="00921A47">
        <w:trPr>
          <w:tblCellSpacing w:w="15" w:type="dxa"/>
        </w:trPr>
        <w:tc>
          <w:tcPr>
            <w:tcW w:w="0" w:type="auto"/>
            <w:vAlign w:val="center"/>
            <w:hideMark/>
          </w:tcPr>
          <w:p w14:paraId="3F05659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1657F2" w14:textId="77777777" w:rsidR="00921A47" w:rsidRPr="006518C9" w:rsidRDefault="00921A47">
            <w:pPr>
              <w:pStyle w:val="HTMLPreformatted"/>
            </w:pPr>
            <w:r w:rsidRPr="006518C9">
              <w:t>&lt;cvParam cvRef="PSI-MS" accession="MS:1000774" name="multiple peak list nativeID format"&gt;&lt;/cvParam&gt;</w:t>
            </w:r>
          </w:p>
        </w:tc>
      </w:tr>
    </w:tbl>
    <w:p w14:paraId="36C9569E" w14:textId="77777777" w:rsidR="00921A47" w:rsidRPr="006518C9" w:rsidRDefault="00921A47" w:rsidP="00921A47">
      <w:pPr>
        <w:rPr>
          <w:lang w:val="en-US"/>
        </w:rPr>
      </w:pPr>
    </w:p>
    <w:p w14:paraId="650CC922" w14:textId="77777777" w:rsidR="00921A47" w:rsidRPr="006518C9" w:rsidRDefault="00921A47" w:rsidP="00921A47">
      <w:pPr>
        <w:pStyle w:val="Heading2"/>
      </w:pPr>
      <w:bookmarkStart w:id="286" w:name="_Toc457214136"/>
      <w:r w:rsidRPr="006518C9">
        <w:t>Element &lt;</w:t>
      </w:r>
      <w:bookmarkStart w:id="287" w:name="SubSample"/>
      <w:r w:rsidRPr="006518C9">
        <w:t>SubSample</w:t>
      </w:r>
      <w:bookmarkEnd w:id="287"/>
      <w:r w:rsidRPr="006518C9">
        <w:t>&gt;</w:t>
      </w:r>
      <w:bookmarkEnd w:id="2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624C0855" w14:textId="77777777" w:rsidTr="00921A47">
        <w:trPr>
          <w:tblCellSpacing w:w="15" w:type="dxa"/>
        </w:trPr>
        <w:tc>
          <w:tcPr>
            <w:tcW w:w="0" w:type="auto"/>
            <w:vAlign w:val="center"/>
            <w:hideMark/>
          </w:tcPr>
          <w:p w14:paraId="368D00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49F515"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F3BE33B" w14:textId="77777777" w:rsidTr="00921A47">
        <w:trPr>
          <w:tblCellSpacing w:w="15" w:type="dxa"/>
        </w:trPr>
        <w:tc>
          <w:tcPr>
            <w:tcW w:w="0" w:type="auto"/>
            <w:vAlign w:val="center"/>
            <w:hideMark/>
          </w:tcPr>
          <w:p w14:paraId="19E89FB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42F19E" w14:textId="77777777" w:rsidR="00921A47" w:rsidRPr="006518C9" w:rsidRDefault="00921A47">
            <w:pPr>
              <w:rPr>
                <w:sz w:val="24"/>
                <w:szCs w:val="24"/>
                <w:lang w:val="en-US"/>
              </w:rPr>
            </w:pPr>
            <w:r w:rsidRPr="006518C9">
              <w:rPr>
                <w:lang w:val="en-US"/>
              </w:rPr>
              <w:t xml:space="preserve">SubSampleType </w:t>
            </w:r>
          </w:p>
        </w:tc>
      </w:tr>
      <w:tr w:rsidR="00921A47" w:rsidRPr="006518C9" w14:paraId="38A84CB4" w14:textId="77777777" w:rsidTr="00921A47">
        <w:trPr>
          <w:tblCellSpacing w:w="15" w:type="dxa"/>
        </w:trPr>
        <w:tc>
          <w:tcPr>
            <w:tcW w:w="0" w:type="auto"/>
            <w:vAlign w:val="center"/>
            <w:hideMark/>
          </w:tcPr>
          <w:p w14:paraId="37894E6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19D0AD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1F54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42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F2C2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90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DA3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0E5B2"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E7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F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CB7" w14:textId="77777777" w:rsidR="00921A47" w:rsidRPr="006518C9" w:rsidRDefault="00921A47">
                  <w:pPr>
                    <w:rPr>
                      <w:sz w:val="24"/>
                      <w:szCs w:val="24"/>
                      <w:lang w:val="en-US"/>
                    </w:rPr>
                  </w:pPr>
                  <w:r w:rsidRPr="006518C9">
                    <w:rPr>
                      <w:lang w:val="en-US"/>
                    </w:rPr>
                    <w:t>A reference to the child sample.</w:t>
                  </w:r>
                </w:p>
              </w:tc>
            </w:tr>
          </w:tbl>
          <w:p w14:paraId="2E48C487" w14:textId="77777777" w:rsidR="00921A47" w:rsidRPr="006518C9" w:rsidRDefault="00921A47">
            <w:pPr>
              <w:rPr>
                <w:sz w:val="24"/>
                <w:szCs w:val="24"/>
                <w:lang w:val="en-US"/>
              </w:rPr>
            </w:pPr>
          </w:p>
        </w:tc>
      </w:tr>
      <w:tr w:rsidR="00921A47" w:rsidRPr="006518C9" w14:paraId="3CE1325B" w14:textId="77777777" w:rsidTr="00921A47">
        <w:trPr>
          <w:tblCellSpacing w:w="15" w:type="dxa"/>
        </w:trPr>
        <w:tc>
          <w:tcPr>
            <w:tcW w:w="0" w:type="auto"/>
            <w:vAlign w:val="center"/>
            <w:hideMark/>
          </w:tcPr>
          <w:p w14:paraId="2B93712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269B8BE" w14:textId="77777777" w:rsidR="00921A47" w:rsidRPr="006518C9" w:rsidRDefault="00921A47">
            <w:pPr>
              <w:rPr>
                <w:sz w:val="24"/>
                <w:szCs w:val="24"/>
                <w:lang w:val="en-US"/>
              </w:rPr>
            </w:pPr>
            <w:r w:rsidRPr="006518C9">
              <w:rPr>
                <w:lang w:val="en-US"/>
              </w:rPr>
              <w:t>none</w:t>
            </w:r>
          </w:p>
        </w:tc>
      </w:tr>
      <w:tr w:rsidR="00921A47" w:rsidRPr="006518C9" w14:paraId="6A060E31" w14:textId="77777777" w:rsidTr="00921A47">
        <w:trPr>
          <w:tblCellSpacing w:w="15" w:type="dxa"/>
        </w:trPr>
        <w:tc>
          <w:tcPr>
            <w:tcW w:w="0" w:type="auto"/>
            <w:vAlign w:val="center"/>
            <w:hideMark/>
          </w:tcPr>
          <w:p w14:paraId="2655A50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8BA76" w14:textId="77777777" w:rsidR="00921A47" w:rsidRPr="006518C9" w:rsidRDefault="00921A47">
            <w:pPr>
              <w:rPr>
                <w:sz w:val="24"/>
                <w:szCs w:val="24"/>
                <w:lang w:val="en-US"/>
              </w:rPr>
            </w:pPr>
          </w:p>
        </w:tc>
      </w:tr>
    </w:tbl>
    <w:p w14:paraId="055B5907" w14:textId="77777777" w:rsidR="00921A47" w:rsidRPr="006518C9" w:rsidRDefault="00921A47" w:rsidP="00921A47">
      <w:pPr>
        <w:rPr>
          <w:lang w:val="en-US"/>
        </w:rPr>
      </w:pPr>
    </w:p>
    <w:p w14:paraId="1C731240" w14:textId="77777777" w:rsidR="00921A47" w:rsidRPr="006518C9" w:rsidRDefault="00921A47" w:rsidP="00921A47">
      <w:pPr>
        <w:pStyle w:val="Heading2"/>
      </w:pPr>
      <w:bookmarkStart w:id="288" w:name="_Toc457214137"/>
      <w:r w:rsidRPr="006518C9">
        <w:t>Element &lt;</w:t>
      </w:r>
      <w:bookmarkStart w:id="289" w:name="SubstitutionModification"/>
      <w:r w:rsidRPr="006518C9">
        <w:t>SubstitutionModification</w:t>
      </w:r>
      <w:bookmarkEnd w:id="289"/>
      <w:r w:rsidRPr="006518C9">
        <w:t>&gt;</w:t>
      </w:r>
      <w:bookmarkEnd w:id="2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14:paraId="61EFF532" w14:textId="77777777" w:rsidTr="00921A47">
        <w:trPr>
          <w:tblCellSpacing w:w="15" w:type="dxa"/>
        </w:trPr>
        <w:tc>
          <w:tcPr>
            <w:tcW w:w="0" w:type="auto"/>
            <w:vAlign w:val="center"/>
            <w:hideMark/>
          </w:tcPr>
          <w:p w14:paraId="058FD74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270D8"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0003C9EA" w14:textId="77777777" w:rsidTr="00921A47">
        <w:trPr>
          <w:tblCellSpacing w:w="15" w:type="dxa"/>
        </w:trPr>
        <w:tc>
          <w:tcPr>
            <w:tcW w:w="0" w:type="auto"/>
            <w:vAlign w:val="center"/>
            <w:hideMark/>
          </w:tcPr>
          <w:p w14:paraId="4D9E5A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F74AF7"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5340F538" w14:textId="77777777" w:rsidTr="00921A47">
        <w:trPr>
          <w:tblCellSpacing w:w="15" w:type="dxa"/>
        </w:trPr>
        <w:tc>
          <w:tcPr>
            <w:tcW w:w="0" w:type="auto"/>
            <w:vAlign w:val="center"/>
            <w:hideMark/>
          </w:tcPr>
          <w:p w14:paraId="2C65C3D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14:paraId="4783F5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D56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3534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DE3F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059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B403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18974"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F34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668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EEF5" w14:textId="77777777"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i.e. it is not "X" </w:t>
                  </w:r>
                </w:p>
              </w:tc>
            </w:tr>
            <w:tr w:rsidR="00921A47" w:rsidRPr="006518C9" w14:paraId="04E9E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32F8F"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29C9"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DDA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72FC"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1AB93D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804B"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D6D3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320F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3245"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70E10C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5FA22"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B773" w14:textId="77777777" w:rsidR="00921A47" w:rsidRPr="006518C9" w:rsidRDefault="00921A47">
                  <w:pPr>
                    <w:rPr>
                      <w:lang w:val="en-US"/>
                    </w:rPr>
                  </w:pPr>
                  <w:r w:rsidRPr="006518C9">
                    <w:rPr>
                      <w:lang w:val="en-US"/>
                    </w:rPr>
                    <w:t>xsd:string with restriction</w:t>
                  </w:r>
                </w:p>
                <w:p w14:paraId="785FB3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72F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162A"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01DEAF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8E2B"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8B70C" w14:textId="77777777" w:rsidR="00921A47" w:rsidRPr="006518C9" w:rsidRDefault="00921A47">
                  <w:pPr>
                    <w:rPr>
                      <w:lang w:val="en-US"/>
                    </w:rPr>
                  </w:pPr>
                  <w:r w:rsidRPr="006518C9">
                    <w:rPr>
                      <w:lang w:val="en-US"/>
                    </w:rPr>
                    <w:t>xsd:string with restriction</w:t>
                  </w:r>
                </w:p>
                <w:p w14:paraId="341346BD"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6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8023" w14:textId="77777777" w:rsidR="00921A47" w:rsidRPr="006518C9" w:rsidRDefault="00921A47">
                  <w:pPr>
                    <w:rPr>
                      <w:sz w:val="24"/>
                      <w:szCs w:val="24"/>
                      <w:lang w:val="en-US"/>
                    </w:rPr>
                  </w:pPr>
                  <w:r w:rsidRPr="006518C9">
                    <w:rPr>
                      <w:lang w:val="en-US"/>
                    </w:rPr>
                    <w:t>The residue that replaced the originalResidue.</w:t>
                  </w:r>
                </w:p>
              </w:tc>
            </w:tr>
          </w:tbl>
          <w:p w14:paraId="56F36A46" w14:textId="77777777" w:rsidR="00921A47" w:rsidRPr="006518C9" w:rsidRDefault="00921A47">
            <w:pPr>
              <w:rPr>
                <w:sz w:val="24"/>
                <w:szCs w:val="24"/>
                <w:lang w:val="en-US"/>
              </w:rPr>
            </w:pPr>
          </w:p>
        </w:tc>
      </w:tr>
      <w:tr w:rsidR="00921A47" w:rsidRPr="006518C9" w14:paraId="7CB03A16" w14:textId="77777777" w:rsidTr="00921A47">
        <w:trPr>
          <w:tblCellSpacing w:w="15" w:type="dxa"/>
        </w:trPr>
        <w:tc>
          <w:tcPr>
            <w:tcW w:w="0" w:type="auto"/>
            <w:vAlign w:val="center"/>
            <w:hideMark/>
          </w:tcPr>
          <w:p w14:paraId="7E0C448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7ACD691" w14:textId="77777777" w:rsidR="00921A47" w:rsidRPr="006518C9" w:rsidRDefault="00921A47">
            <w:pPr>
              <w:rPr>
                <w:sz w:val="24"/>
                <w:szCs w:val="24"/>
                <w:lang w:val="en-US"/>
              </w:rPr>
            </w:pPr>
            <w:r w:rsidRPr="006518C9">
              <w:rPr>
                <w:lang w:val="en-US"/>
              </w:rPr>
              <w:t>none</w:t>
            </w:r>
          </w:p>
        </w:tc>
      </w:tr>
      <w:tr w:rsidR="00921A47" w:rsidRPr="006518C9" w14:paraId="05B3D615" w14:textId="77777777" w:rsidTr="00921A47">
        <w:trPr>
          <w:tblCellSpacing w:w="15" w:type="dxa"/>
        </w:trPr>
        <w:tc>
          <w:tcPr>
            <w:tcW w:w="0" w:type="auto"/>
            <w:vAlign w:val="center"/>
            <w:hideMark/>
          </w:tcPr>
          <w:p w14:paraId="0FB14D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01F229" w14:textId="77777777" w:rsidR="00921A47" w:rsidRPr="006518C9" w:rsidRDefault="00921A47">
            <w:pPr>
              <w:pStyle w:val="HTMLPreformatted"/>
            </w:pPr>
            <w:r w:rsidRPr="006518C9">
              <w:t>&lt;SubstitutionModification originalResidue="X" replacementResidue="I" location="10" /&gt;</w:t>
            </w:r>
          </w:p>
        </w:tc>
      </w:tr>
    </w:tbl>
    <w:p w14:paraId="5F28862B" w14:textId="77777777" w:rsidR="00921A47" w:rsidRPr="006518C9" w:rsidRDefault="00921A47" w:rsidP="00921A47">
      <w:pPr>
        <w:rPr>
          <w:lang w:val="en-US"/>
        </w:rPr>
      </w:pPr>
    </w:p>
    <w:p w14:paraId="30B015B6" w14:textId="77777777" w:rsidR="00921A47" w:rsidRPr="006518C9" w:rsidRDefault="00921A47" w:rsidP="00921A47">
      <w:pPr>
        <w:pStyle w:val="Heading2"/>
      </w:pPr>
      <w:bookmarkStart w:id="290" w:name="_Toc457214138"/>
      <w:r w:rsidRPr="006518C9">
        <w:t>Element &lt;</w:t>
      </w:r>
      <w:bookmarkStart w:id="291" w:name="Threshold"/>
      <w:r w:rsidRPr="006518C9">
        <w:t>Threshold</w:t>
      </w:r>
      <w:bookmarkEnd w:id="291"/>
      <w:r w:rsidRPr="006518C9">
        <w:t>&gt;</w:t>
      </w:r>
      <w:bookmarkEnd w:id="2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14:paraId="4425677F" w14:textId="77777777" w:rsidTr="00921A47">
        <w:trPr>
          <w:tblCellSpacing w:w="15" w:type="dxa"/>
        </w:trPr>
        <w:tc>
          <w:tcPr>
            <w:tcW w:w="0" w:type="auto"/>
            <w:vAlign w:val="center"/>
            <w:hideMark/>
          </w:tcPr>
          <w:p w14:paraId="6E3DA4C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E7794D"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5227DF67" w14:textId="77777777" w:rsidTr="00921A47">
        <w:trPr>
          <w:tblCellSpacing w:w="15" w:type="dxa"/>
        </w:trPr>
        <w:tc>
          <w:tcPr>
            <w:tcW w:w="0" w:type="auto"/>
            <w:vAlign w:val="center"/>
            <w:hideMark/>
          </w:tcPr>
          <w:p w14:paraId="6A005BE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AD1EAC2" w14:textId="77777777" w:rsidR="00921A47" w:rsidRPr="006518C9" w:rsidRDefault="00921A47">
            <w:pPr>
              <w:rPr>
                <w:sz w:val="24"/>
                <w:szCs w:val="24"/>
                <w:lang w:val="en-US"/>
              </w:rPr>
            </w:pPr>
            <w:r w:rsidRPr="006518C9">
              <w:rPr>
                <w:lang w:val="en-US"/>
              </w:rPr>
              <w:t xml:space="preserve">ParamListType </w:t>
            </w:r>
          </w:p>
        </w:tc>
      </w:tr>
      <w:tr w:rsidR="00921A47" w:rsidRPr="006518C9" w14:paraId="4B94D2D5" w14:textId="77777777" w:rsidTr="00921A47">
        <w:trPr>
          <w:tblCellSpacing w:w="15" w:type="dxa"/>
        </w:trPr>
        <w:tc>
          <w:tcPr>
            <w:tcW w:w="0" w:type="auto"/>
            <w:vAlign w:val="center"/>
            <w:hideMark/>
          </w:tcPr>
          <w:p w14:paraId="5EB264D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D3273A" w14:textId="77777777" w:rsidR="00921A47" w:rsidRPr="006518C9" w:rsidRDefault="00921A47">
            <w:pPr>
              <w:rPr>
                <w:sz w:val="24"/>
                <w:szCs w:val="24"/>
                <w:lang w:val="en-US"/>
              </w:rPr>
            </w:pPr>
            <w:r w:rsidRPr="006518C9">
              <w:rPr>
                <w:lang w:val="en-US"/>
              </w:rPr>
              <w:t>none</w:t>
            </w:r>
          </w:p>
        </w:tc>
      </w:tr>
      <w:tr w:rsidR="00921A47" w:rsidRPr="006518C9" w14:paraId="44D8799D" w14:textId="77777777" w:rsidTr="00921A47">
        <w:trPr>
          <w:tblCellSpacing w:w="15" w:type="dxa"/>
        </w:trPr>
        <w:tc>
          <w:tcPr>
            <w:tcW w:w="0" w:type="auto"/>
            <w:vAlign w:val="center"/>
            <w:hideMark/>
          </w:tcPr>
          <w:p w14:paraId="27690B7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14:paraId="6CE31A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EF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529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E9D8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32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B75E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D7CFD"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0EE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94A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47D4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EE66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F7BC" w14:textId="77777777" w:rsidR="00921A47" w:rsidRPr="006518C9" w:rsidRDefault="0032247A">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62A3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40F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FDFA" w14:textId="77777777" w:rsidR="00921A47" w:rsidRPr="006518C9" w:rsidRDefault="00921A47">
                  <w:pPr>
                    <w:rPr>
                      <w:sz w:val="24"/>
                      <w:szCs w:val="24"/>
                      <w:lang w:val="en-US"/>
                    </w:rPr>
                  </w:pPr>
                  <w:r w:rsidRPr="006518C9">
                    <w:rPr>
                      <w:lang w:val="en-US"/>
                    </w:rPr>
                    <w:t>A single user-defined parameter.</w:t>
                  </w:r>
                </w:p>
              </w:tc>
            </w:tr>
          </w:tbl>
          <w:p w14:paraId="58014C49" w14:textId="77777777" w:rsidR="00921A47" w:rsidRPr="006518C9" w:rsidRDefault="00921A47">
            <w:pPr>
              <w:rPr>
                <w:sz w:val="24"/>
                <w:szCs w:val="24"/>
                <w:lang w:val="en-US"/>
              </w:rPr>
            </w:pPr>
          </w:p>
        </w:tc>
      </w:tr>
      <w:tr w:rsidR="00921A47" w:rsidRPr="006518C9" w14:paraId="7FBF7652" w14:textId="77777777" w:rsidTr="00921A47">
        <w:trPr>
          <w:tblCellSpacing w:w="15" w:type="dxa"/>
        </w:trPr>
        <w:tc>
          <w:tcPr>
            <w:tcW w:w="0" w:type="auto"/>
            <w:vAlign w:val="center"/>
            <w:hideMark/>
          </w:tcPr>
          <w:p w14:paraId="3FBE67D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A32503" w14:textId="77777777" w:rsidR="00921A47" w:rsidRPr="006518C9" w:rsidRDefault="00921A47">
            <w:pPr>
              <w:pStyle w:val="HTMLPreformatted"/>
            </w:pPr>
            <w:r w:rsidRPr="006518C9">
              <w:t xml:space="preserve">      &lt;Threshold&gt;</w:t>
            </w:r>
          </w:p>
          <w:p w14:paraId="3BCF9F82" w14:textId="77777777" w:rsidR="00921A47" w:rsidRPr="006518C9" w:rsidRDefault="00921A47">
            <w:pPr>
              <w:pStyle w:val="HTMLPreformatted"/>
            </w:pPr>
            <w:r w:rsidRPr="006518C9">
              <w:t xml:space="preserve">        &lt;cvParam cvRef="PSI-MS" accession="MS:1001364" name="distinct peptide-level global FDR" value="1.0"/&gt;</w:t>
            </w:r>
          </w:p>
          <w:p w14:paraId="272719A4" w14:textId="77777777" w:rsidR="00921A47" w:rsidRPr="006518C9" w:rsidRDefault="00921A47">
            <w:pPr>
              <w:pStyle w:val="HTMLPreformatted"/>
            </w:pPr>
            <w:r w:rsidRPr="006518C9">
              <w:t xml:space="preserve">        &lt;cvParam cvRef="PSI-MS" accession="MS:1002350" name="PSM-level global FDR" value="1.0"/&gt;</w:t>
            </w:r>
          </w:p>
          <w:p w14:paraId="220F7322" w14:textId="77777777" w:rsidR="00921A47" w:rsidRPr="006518C9" w:rsidRDefault="00921A47">
            <w:pPr>
              <w:pStyle w:val="HTMLPreformatted"/>
            </w:pPr>
            <w:r w:rsidRPr="006518C9">
              <w:t xml:space="preserve">        &lt;cvParam cvRef="PSI-MS" accession="MS:1002567" name="phosphoRS score threshold" value="95.0"/&gt;</w:t>
            </w:r>
          </w:p>
          <w:p w14:paraId="45C0AEED" w14:textId="77777777" w:rsidR="00921A47" w:rsidRPr="006518C9" w:rsidRDefault="00921A47">
            <w:pPr>
              <w:pStyle w:val="HTMLPreformatted"/>
            </w:pPr>
            <w:r w:rsidRPr="006518C9">
              <w:t xml:space="preserve">        &lt;cvParam cvRef="PSI-MS" accession="MS:1002557" name="D-Score threshold" value="95.0"/&gt;</w:t>
            </w:r>
          </w:p>
          <w:p w14:paraId="0C039032" w14:textId="77777777" w:rsidR="00921A47" w:rsidRPr="006518C9" w:rsidRDefault="00921A47">
            <w:pPr>
              <w:pStyle w:val="HTMLPreformatted"/>
            </w:pPr>
            <w:r w:rsidRPr="006518C9">
              <w:t xml:space="preserve">      &lt;/Threshold&gt;</w:t>
            </w:r>
          </w:p>
        </w:tc>
      </w:tr>
      <w:tr w:rsidR="00921A47" w:rsidRPr="006518C9" w14:paraId="2F0F270B" w14:textId="77777777" w:rsidTr="00921A47">
        <w:trPr>
          <w:tblCellSpacing w:w="15" w:type="dxa"/>
        </w:trPr>
        <w:tc>
          <w:tcPr>
            <w:tcW w:w="0" w:type="auto"/>
            <w:vAlign w:val="center"/>
            <w:hideMark/>
          </w:tcPr>
          <w:p w14:paraId="6F2B35C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BAF539" w14:textId="77777777" w:rsidR="00921A47" w:rsidRPr="006518C9" w:rsidRDefault="00921A47">
            <w:pPr>
              <w:pStyle w:val="HTMLPreformatted"/>
            </w:pPr>
            <w:r w:rsidRPr="006518C9">
              <w:t>Path /MzIdentML/AnalysisProtocolCollection/SpectrumIdentificationProtocol/Threshold</w:t>
            </w:r>
          </w:p>
          <w:p w14:paraId="0A5E7522" w14:textId="77777777" w:rsidR="00921A47" w:rsidRPr="006518C9" w:rsidRDefault="00921A47">
            <w:pPr>
              <w:pStyle w:val="HTMLPreformatted"/>
            </w:pPr>
            <w:r w:rsidRPr="006518C9">
              <w:t xml:space="preserve">MUST supply a *child* term of </w:t>
            </w:r>
            <w:hyperlink r:id="rId402"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4C062A1" w14:textId="77777777" w:rsidR="00921A47" w:rsidRPr="006518C9" w:rsidRDefault="00921A47">
            <w:pPr>
              <w:pStyle w:val="HTMLPreformatted"/>
            </w:pPr>
            <w:r w:rsidRPr="006518C9">
              <w:t xml:space="preserve">  e.g.: </w:t>
            </w:r>
            <w:hyperlink r:id="rId403"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4394AD0E" w14:textId="77777777" w:rsidR="00921A47" w:rsidRPr="006518C9" w:rsidRDefault="00921A47">
            <w:pPr>
              <w:pStyle w:val="HTMLPreformatted"/>
            </w:pPr>
            <w:r w:rsidRPr="006518C9">
              <w:t xml:space="preserve">  e.g.: </w:t>
            </w:r>
            <w:hyperlink r:id="rId404"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9BFC183" w14:textId="77777777" w:rsidR="00921A47" w:rsidRPr="006518C9" w:rsidRDefault="00921A47">
            <w:pPr>
              <w:pStyle w:val="HTMLPreformatted"/>
            </w:pPr>
            <w:r w:rsidRPr="006518C9">
              <w:t xml:space="preserve">  e.g.: </w:t>
            </w:r>
            <w:hyperlink r:id="rId405"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C6F86C0" w14:textId="77777777" w:rsidR="00921A47" w:rsidRPr="006518C9" w:rsidRDefault="00921A47">
            <w:pPr>
              <w:pStyle w:val="HTMLPreformatted"/>
            </w:pPr>
            <w:r w:rsidRPr="006518C9">
              <w:t xml:space="preserve">  e.g.: </w:t>
            </w:r>
            <w:hyperlink r:id="rId406"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D912428" w14:textId="77777777" w:rsidR="00921A47" w:rsidRPr="006518C9" w:rsidRDefault="00921A47">
            <w:pPr>
              <w:pStyle w:val="HTMLPreformatted"/>
            </w:pPr>
            <w:r w:rsidRPr="006518C9">
              <w:lastRenderedPageBreak/>
              <w:t xml:space="preserve">  e.g.: </w:t>
            </w:r>
            <w:hyperlink r:id="rId407"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424D30C" w14:textId="77777777" w:rsidR="00921A47" w:rsidRPr="006518C9" w:rsidRDefault="00921A47">
            <w:pPr>
              <w:pStyle w:val="HTMLPreformatted"/>
            </w:pPr>
            <w:r w:rsidRPr="006518C9">
              <w:t xml:space="preserve">  e.g.: </w:t>
            </w:r>
            <w:hyperlink r:id="rId408"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03C135E6" w14:textId="77777777" w:rsidR="00921A47" w:rsidRPr="006518C9" w:rsidRDefault="00921A47">
            <w:pPr>
              <w:pStyle w:val="HTMLPreformatted"/>
            </w:pPr>
            <w:r w:rsidRPr="006518C9">
              <w:t xml:space="preserve">  e.g.: </w:t>
            </w:r>
            <w:hyperlink r:id="rId409"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263D776C" w14:textId="77777777" w:rsidR="00921A47" w:rsidRPr="006518C9" w:rsidRDefault="00921A47">
            <w:pPr>
              <w:pStyle w:val="HTMLPreformatted"/>
            </w:pPr>
            <w:r w:rsidRPr="006518C9">
              <w:t xml:space="preserve">  e.g.: </w:t>
            </w:r>
            <w:hyperlink r:id="rId410"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F1B2CEC" w14:textId="77777777" w:rsidR="00921A47" w:rsidRPr="006518C9" w:rsidRDefault="00921A47">
            <w:pPr>
              <w:pStyle w:val="HTMLPreformatted"/>
            </w:pPr>
            <w:r w:rsidRPr="006518C9">
              <w:t xml:space="preserve">  e.g.: </w:t>
            </w:r>
            <w:hyperlink r:id="rId411"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0972689" w14:textId="77777777" w:rsidR="00921A47" w:rsidRPr="006518C9" w:rsidRDefault="00921A47">
            <w:pPr>
              <w:pStyle w:val="HTMLPreformatted"/>
            </w:pPr>
            <w:r w:rsidRPr="006518C9">
              <w:t xml:space="preserve">  e.g.: </w:t>
            </w:r>
            <w:hyperlink r:id="rId412"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AE3693" w14:textId="77777777" w:rsidR="00921A47" w:rsidRPr="006518C9" w:rsidRDefault="00921A47">
            <w:pPr>
              <w:pStyle w:val="HTMLPreformatted"/>
            </w:pPr>
            <w:r w:rsidRPr="006518C9">
              <w:t xml:space="preserve">  </w:t>
            </w:r>
            <w:hyperlink r:id="rId413" w:tgtFrame="new" w:history="1">
              <w:r w:rsidRPr="006518C9">
                <w:rPr>
                  <w:rStyle w:val="Hyperlink"/>
                </w:rPr>
                <w:t>et al.</w:t>
              </w:r>
            </w:hyperlink>
          </w:p>
          <w:p w14:paraId="43709951" w14:textId="77777777" w:rsidR="00921A47" w:rsidRPr="006518C9" w:rsidRDefault="00921A47">
            <w:pPr>
              <w:pStyle w:val="HTMLPreformatted"/>
            </w:pPr>
            <w:r w:rsidRPr="006518C9">
              <w:t xml:space="preserve">MUST supply a *child* term of </w:t>
            </w:r>
            <w:hyperlink r:id="rId414"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51B69244" w14:textId="77777777" w:rsidR="00921A47" w:rsidRPr="006518C9" w:rsidRDefault="00921A47">
            <w:pPr>
              <w:pStyle w:val="HTMLPreformatted"/>
            </w:pPr>
            <w:r w:rsidRPr="006518C9">
              <w:t xml:space="preserve">  e.g.: </w:t>
            </w:r>
            <w:hyperlink r:id="rId415"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4160C60" w14:textId="77777777" w:rsidR="00921A47" w:rsidRPr="006518C9" w:rsidRDefault="00921A47">
            <w:pPr>
              <w:pStyle w:val="HTMLPreformatted"/>
            </w:pPr>
            <w:r w:rsidRPr="006518C9">
              <w:t xml:space="preserve">  e.g.: </w:t>
            </w:r>
            <w:hyperlink r:id="rId416"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CE59844" w14:textId="77777777" w:rsidR="00921A47" w:rsidRPr="006518C9" w:rsidRDefault="00921A47">
            <w:pPr>
              <w:pStyle w:val="HTMLPreformatted"/>
            </w:pPr>
            <w:r w:rsidRPr="006518C9">
              <w:t xml:space="preserve">  e.g.: </w:t>
            </w:r>
            <w:hyperlink r:id="rId417"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F0F36ED" w14:textId="77777777" w:rsidR="00921A47" w:rsidRPr="006518C9" w:rsidRDefault="00921A47">
            <w:pPr>
              <w:pStyle w:val="HTMLPreformatted"/>
            </w:pPr>
            <w:r w:rsidRPr="006518C9">
              <w:t xml:space="preserve">  e.g.: </w:t>
            </w:r>
            <w:hyperlink r:id="rId418" w:tgtFrame="new" w:history="1">
              <w:r w:rsidRPr="006518C9">
                <w:rPr>
                  <w:rStyle w:val="Hyperlink"/>
                </w:rPr>
                <w:t>MS:1001157</w:t>
              </w:r>
            </w:hyperlink>
            <w:r w:rsidRPr="006518C9">
              <w:t xml:space="preserve"> (</w:t>
            </w:r>
            <w:r w:rsidRPr="006518C9">
              <w:rPr>
                <w:rStyle w:val="popup"/>
              </w:rPr>
              <w:t>SEQUEST:sp</w:t>
            </w:r>
            <w:r w:rsidRPr="006518C9">
              <w:t xml:space="preserve">) </w:t>
            </w:r>
          </w:p>
          <w:p w14:paraId="15BB1437" w14:textId="77777777" w:rsidR="00921A47" w:rsidRPr="006518C9" w:rsidRDefault="00921A47">
            <w:pPr>
              <w:pStyle w:val="HTMLPreformatted"/>
            </w:pPr>
            <w:r w:rsidRPr="006518C9">
              <w:t xml:space="preserve">  e.g.: </w:t>
            </w:r>
            <w:hyperlink r:id="rId419" w:tgtFrame="new" w:history="1">
              <w:r w:rsidRPr="006518C9">
                <w:rPr>
                  <w:rStyle w:val="Hyperlink"/>
                </w:rPr>
                <w:t>MS:1001158</w:t>
              </w:r>
            </w:hyperlink>
            <w:r w:rsidRPr="006518C9">
              <w:t xml:space="preserve"> (</w:t>
            </w:r>
            <w:r w:rsidRPr="006518C9">
              <w:rPr>
                <w:rStyle w:val="popup"/>
              </w:rPr>
              <w:t>SEQUEST:Uniq</w:t>
            </w:r>
            <w:r w:rsidR="00482006" w:rsidRPr="006518C9">
              <w:t>)</w:t>
            </w:r>
          </w:p>
          <w:p w14:paraId="45034DF5" w14:textId="77777777" w:rsidR="00921A47" w:rsidRPr="006518C9" w:rsidRDefault="00921A47">
            <w:pPr>
              <w:pStyle w:val="HTMLPreformatted"/>
            </w:pPr>
            <w:r w:rsidRPr="006518C9">
              <w:t xml:space="preserve">  e.g.: </w:t>
            </w:r>
            <w:hyperlink r:id="rId420"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2AD290E3" w14:textId="77777777" w:rsidR="00921A47" w:rsidRPr="006518C9" w:rsidRDefault="00921A47">
            <w:pPr>
              <w:pStyle w:val="HTMLPreformatted"/>
            </w:pPr>
            <w:r w:rsidRPr="006518C9">
              <w:t xml:space="preserve">  e.g.: </w:t>
            </w:r>
            <w:hyperlink r:id="rId421" w:tgtFrame="new" w:history="1">
              <w:r w:rsidRPr="006518C9">
                <w:rPr>
                  <w:rStyle w:val="Hyperlink"/>
                </w:rPr>
                <w:t>MS:1001160</w:t>
              </w:r>
            </w:hyperlink>
            <w:r w:rsidRPr="006518C9">
              <w:t xml:space="preserve"> (</w:t>
            </w:r>
            <w:r w:rsidRPr="006518C9">
              <w:rPr>
                <w:rStyle w:val="popup"/>
              </w:rPr>
              <w:t>SEQUEST:sf</w:t>
            </w:r>
            <w:r w:rsidRPr="006518C9">
              <w:t xml:space="preserve">) </w:t>
            </w:r>
          </w:p>
          <w:p w14:paraId="6B0D28FB" w14:textId="77777777" w:rsidR="00921A47" w:rsidRPr="006518C9" w:rsidRDefault="00921A47">
            <w:pPr>
              <w:pStyle w:val="HTMLPreformatted"/>
            </w:pPr>
            <w:r w:rsidRPr="006518C9">
              <w:t xml:space="preserve">  e.g.: </w:t>
            </w:r>
            <w:hyperlink r:id="rId422"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72EA2130" w14:textId="77777777" w:rsidR="00921A47" w:rsidRPr="006518C9" w:rsidRDefault="00921A47">
            <w:pPr>
              <w:pStyle w:val="HTMLPreformatted"/>
            </w:pPr>
            <w:r w:rsidRPr="006518C9">
              <w:t xml:space="preserve">  e.g.: </w:t>
            </w:r>
            <w:hyperlink r:id="rId423"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B081FF5" w14:textId="77777777" w:rsidR="00921A47" w:rsidRPr="006518C9" w:rsidRDefault="00921A47">
            <w:pPr>
              <w:pStyle w:val="HTMLPreformatted"/>
            </w:pPr>
            <w:r w:rsidRPr="006518C9">
              <w:t xml:space="preserve">  e.g.: </w:t>
            </w:r>
            <w:hyperlink r:id="rId424"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21BEB4AD" w14:textId="77777777" w:rsidR="00921A47" w:rsidRPr="006518C9" w:rsidRDefault="00921A47">
            <w:pPr>
              <w:pStyle w:val="HTMLPreformatted"/>
            </w:pPr>
            <w:r w:rsidRPr="006518C9">
              <w:t xml:space="preserve">  </w:t>
            </w:r>
            <w:hyperlink r:id="rId425" w:tgtFrame="new" w:history="1">
              <w:r w:rsidRPr="006518C9">
                <w:rPr>
                  <w:rStyle w:val="Hyperlink"/>
                </w:rPr>
                <w:t>et al.</w:t>
              </w:r>
            </w:hyperlink>
          </w:p>
          <w:p w14:paraId="2C260CF1" w14:textId="77777777" w:rsidR="00921A47" w:rsidRPr="006518C9" w:rsidRDefault="00921A47">
            <w:pPr>
              <w:pStyle w:val="HTMLPreformatted"/>
            </w:pPr>
            <w:r w:rsidRPr="006518C9">
              <w:t xml:space="preserve">MUST supply term </w:t>
            </w:r>
            <w:hyperlink r:id="rId426" w:tgtFrame="new" w:history="1">
              <w:r w:rsidRPr="006518C9">
                <w:rPr>
                  <w:rStyle w:val="Hyperlink"/>
                </w:rPr>
                <w:t>MS:1001494</w:t>
              </w:r>
            </w:hyperlink>
            <w:r w:rsidRPr="006518C9">
              <w:t xml:space="preserve"> (</w:t>
            </w:r>
            <w:r w:rsidRPr="006518C9">
              <w:rPr>
                <w:rStyle w:val="popup"/>
              </w:rPr>
              <w:t>no threshold</w:t>
            </w:r>
            <w:r w:rsidRPr="006518C9">
              <w:t>) only once</w:t>
            </w:r>
          </w:p>
          <w:p w14:paraId="4ACB46F4" w14:textId="77777777" w:rsidR="00921A47" w:rsidRPr="006518C9" w:rsidRDefault="00921A47">
            <w:pPr>
              <w:pStyle w:val="HTMLPreformatted"/>
            </w:pPr>
            <w:r w:rsidRPr="006518C9">
              <w:t xml:space="preserve">MUST supply term </w:t>
            </w:r>
            <w:hyperlink r:id="rId427" w:tgtFrame="new" w:history="1">
              <w:r w:rsidRPr="006518C9">
                <w:rPr>
                  <w:rStyle w:val="Hyperlink"/>
                </w:rPr>
                <w:t>MS:1001448</w:t>
              </w:r>
            </w:hyperlink>
            <w:r w:rsidRPr="006518C9">
              <w:t xml:space="preserve"> (</w:t>
            </w:r>
            <w:r w:rsidRPr="006518C9">
              <w:rPr>
                <w:rStyle w:val="popup"/>
              </w:rPr>
              <w:t>pep:FDR threshold</w:t>
            </w:r>
            <w:r w:rsidRPr="006518C9">
              <w:t>) only once</w:t>
            </w:r>
          </w:p>
          <w:p w14:paraId="736DCA77" w14:textId="77777777" w:rsidR="00921A47" w:rsidRPr="006518C9" w:rsidRDefault="00921A47">
            <w:pPr>
              <w:pStyle w:val="HTMLPreformatted"/>
            </w:pPr>
            <w:r w:rsidRPr="006518C9">
              <w:t>Path /MzIdentML/AnalysisProtocolCollection/ProteinDetectionProtocol/Threshold</w:t>
            </w:r>
          </w:p>
          <w:p w14:paraId="55FD308A" w14:textId="77777777" w:rsidR="00921A47" w:rsidRPr="006518C9" w:rsidRDefault="00921A47">
            <w:pPr>
              <w:pStyle w:val="HTMLPreformatted"/>
            </w:pPr>
            <w:r w:rsidRPr="006518C9">
              <w:t xml:space="preserve">MUST supply a *child* term of </w:t>
            </w:r>
            <w:hyperlink r:id="rId428"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D3BFAF7" w14:textId="77777777" w:rsidR="00921A47" w:rsidRPr="006518C9" w:rsidRDefault="00921A47">
            <w:pPr>
              <w:pStyle w:val="HTMLPreformatted"/>
            </w:pPr>
            <w:r w:rsidRPr="006518C9">
              <w:t xml:space="preserve">  e.g.: </w:t>
            </w:r>
            <w:hyperlink r:id="rId429"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3117D7F5" w14:textId="77777777" w:rsidR="00921A47" w:rsidRPr="006518C9" w:rsidRDefault="00921A47">
            <w:pPr>
              <w:pStyle w:val="HTMLPreformatted"/>
            </w:pPr>
            <w:r w:rsidRPr="006518C9">
              <w:t xml:space="preserve">  e.g.: </w:t>
            </w:r>
            <w:hyperlink r:id="rId430"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AC4A027" w14:textId="77777777" w:rsidR="00921A47" w:rsidRPr="006518C9" w:rsidRDefault="00921A47">
            <w:pPr>
              <w:pStyle w:val="HTMLPreformatted"/>
            </w:pPr>
            <w:r w:rsidRPr="006518C9">
              <w:t xml:space="preserve">  e.g.: </w:t>
            </w:r>
            <w:hyperlink r:id="rId431"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6440E350" w14:textId="77777777" w:rsidR="00921A47" w:rsidRPr="006518C9" w:rsidRDefault="00921A47">
            <w:pPr>
              <w:pStyle w:val="HTMLPreformatted"/>
            </w:pPr>
            <w:r w:rsidRPr="006518C9">
              <w:t xml:space="preserve">  e.g.: </w:t>
            </w:r>
            <w:hyperlink r:id="rId432"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85D6AAD" w14:textId="77777777" w:rsidR="00921A47" w:rsidRPr="006518C9" w:rsidRDefault="00921A47">
            <w:pPr>
              <w:pStyle w:val="HTMLPreformatted"/>
            </w:pPr>
            <w:r w:rsidRPr="006518C9">
              <w:t xml:space="preserve">  e.g.: </w:t>
            </w:r>
            <w:hyperlink r:id="rId433"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2D236EE" w14:textId="77777777" w:rsidR="00921A47" w:rsidRPr="006518C9" w:rsidRDefault="00921A47">
            <w:pPr>
              <w:pStyle w:val="HTMLPreformatted"/>
            </w:pPr>
            <w:r w:rsidRPr="006518C9">
              <w:t xml:space="preserve">  e.g.: </w:t>
            </w:r>
            <w:hyperlink r:id="rId434" w:tgtFrame="new" w:history="1">
              <w:r w:rsidRPr="006518C9">
                <w:rPr>
                  <w:rStyle w:val="Hyperlink"/>
                </w:rPr>
                <w:t>MS:1001032</w:t>
              </w:r>
            </w:hyperlink>
            <w:r w:rsidRPr="006518C9">
              <w:t xml:space="preserve"> (</w:t>
            </w:r>
            <w:r w:rsidRPr="006518C9">
              <w:rPr>
                <w:rStyle w:val="popup"/>
              </w:rPr>
              <w:t>SEQUEST:SequencePartialFilter</w:t>
            </w:r>
            <w:r w:rsidRPr="006518C9">
              <w:t>)</w:t>
            </w:r>
          </w:p>
          <w:p w14:paraId="75921842" w14:textId="77777777" w:rsidR="00921A47" w:rsidRPr="006518C9" w:rsidRDefault="00921A47">
            <w:pPr>
              <w:pStyle w:val="HTMLPreformatted"/>
            </w:pPr>
            <w:r w:rsidRPr="006518C9">
              <w:t xml:space="preserve">  e.g.: </w:t>
            </w:r>
            <w:hyperlink r:id="rId435"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0B986FA" w14:textId="77777777" w:rsidR="00921A47" w:rsidRPr="006518C9" w:rsidRDefault="00921A47">
            <w:pPr>
              <w:pStyle w:val="HTMLPreformatted"/>
            </w:pPr>
            <w:r w:rsidRPr="006518C9">
              <w:t xml:space="preserve">  e.g.: </w:t>
            </w:r>
            <w:hyperlink r:id="rId436"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87BE6FB" w14:textId="77777777" w:rsidR="00921A47" w:rsidRPr="006518C9" w:rsidRDefault="00921A47">
            <w:pPr>
              <w:pStyle w:val="HTMLPreformatted"/>
            </w:pPr>
            <w:r w:rsidRPr="006518C9">
              <w:t xml:space="preserve">  e.g.: </w:t>
            </w:r>
            <w:hyperlink r:id="rId437"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45913EF" w14:textId="77777777" w:rsidR="00921A47" w:rsidRPr="006518C9" w:rsidRDefault="00921A47">
            <w:pPr>
              <w:pStyle w:val="HTMLPreformatted"/>
            </w:pPr>
            <w:r w:rsidRPr="006518C9">
              <w:t xml:space="preserve">  e.g.: </w:t>
            </w:r>
            <w:hyperlink r:id="rId438"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185E9A95" w14:textId="77777777" w:rsidR="00921A47" w:rsidRPr="006518C9" w:rsidRDefault="00921A47">
            <w:pPr>
              <w:pStyle w:val="HTMLPreformatted"/>
            </w:pPr>
            <w:r w:rsidRPr="006518C9">
              <w:t xml:space="preserve">  </w:t>
            </w:r>
            <w:hyperlink r:id="rId439" w:tgtFrame="new" w:history="1">
              <w:r w:rsidRPr="006518C9">
                <w:rPr>
                  <w:rStyle w:val="Hyperlink"/>
                </w:rPr>
                <w:t>et al.</w:t>
              </w:r>
            </w:hyperlink>
          </w:p>
          <w:p w14:paraId="005D0932" w14:textId="77777777" w:rsidR="00921A47" w:rsidRPr="006518C9" w:rsidRDefault="00921A47">
            <w:pPr>
              <w:pStyle w:val="HTMLPreformatted"/>
            </w:pPr>
            <w:r w:rsidRPr="006518C9">
              <w:t xml:space="preserve">MUST supply a *child* term of </w:t>
            </w:r>
            <w:hyperlink r:id="rId440"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0C366616" w14:textId="77777777" w:rsidR="00921A47" w:rsidRPr="006518C9" w:rsidRDefault="00921A47">
            <w:pPr>
              <w:pStyle w:val="HTMLPreformatted"/>
            </w:pPr>
            <w:r w:rsidRPr="006518C9">
              <w:t xml:space="preserve">  e.g.: </w:t>
            </w:r>
            <w:hyperlink r:id="rId441"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DF6FFD6" w14:textId="77777777" w:rsidR="00921A47" w:rsidRPr="006518C9" w:rsidRDefault="00921A47">
            <w:pPr>
              <w:pStyle w:val="HTMLPreformatted"/>
            </w:pPr>
            <w:r w:rsidRPr="006518C9">
              <w:t xml:space="preserve">  e.g.: </w:t>
            </w:r>
            <w:hyperlink r:id="rId442" w:tgtFrame="new" w:history="1">
              <w:r w:rsidRPr="006518C9">
                <w:rPr>
                  <w:rStyle w:val="Hyperlink"/>
                </w:rPr>
                <w:t>MS:1001155</w:t>
              </w:r>
            </w:hyperlink>
            <w:r w:rsidRPr="006518C9">
              <w:t xml:space="preserve"> (</w:t>
            </w:r>
            <w:r w:rsidRPr="006518C9">
              <w:rPr>
                <w:rStyle w:val="popup"/>
              </w:rPr>
              <w:t>SEQUEST:xcorr</w:t>
            </w:r>
            <w:r w:rsidRPr="006518C9">
              <w:t xml:space="preserve">) </w:t>
            </w:r>
          </w:p>
          <w:p w14:paraId="27C16C2E" w14:textId="77777777" w:rsidR="00921A47" w:rsidRPr="006518C9" w:rsidRDefault="00921A47">
            <w:pPr>
              <w:pStyle w:val="HTMLPreformatted"/>
            </w:pPr>
            <w:r w:rsidRPr="006518C9">
              <w:t xml:space="preserve">  e.g.: </w:t>
            </w:r>
            <w:hyperlink r:id="rId443"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25FFB30" w14:textId="77777777" w:rsidR="00921A47" w:rsidRPr="006518C9" w:rsidRDefault="00921A47">
            <w:pPr>
              <w:pStyle w:val="HTMLPreformatted"/>
            </w:pPr>
            <w:r w:rsidRPr="006518C9">
              <w:t xml:space="preserve">  e.g.: </w:t>
            </w:r>
            <w:hyperlink r:id="rId444" w:tgtFrame="new" w:history="1">
              <w:r w:rsidRPr="006518C9">
                <w:rPr>
                  <w:rStyle w:val="Hyperlink"/>
                </w:rPr>
                <w:t>MS:1001157</w:t>
              </w:r>
            </w:hyperlink>
            <w:r w:rsidRPr="006518C9">
              <w:t xml:space="preserve"> (</w:t>
            </w:r>
            <w:r w:rsidRPr="006518C9">
              <w:rPr>
                <w:rStyle w:val="popup"/>
              </w:rPr>
              <w:t>SEQUEST:sp</w:t>
            </w:r>
            <w:r w:rsidRPr="006518C9">
              <w:t xml:space="preserve">) </w:t>
            </w:r>
          </w:p>
          <w:p w14:paraId="773433CB" w14:textId="77777777" w:rsidR="00921A47" w:rsidRPr="006518C9" w:rsidRDefault="00921A47">
            <w:pPr>
              <w:pStyle w:val="HTMLPreformatted"/>
            </w:pPr>
            <w:r w:rsidRPr="006518C9">
              <w:t xml:space="preserve">  e.g.: </w:t>
            </w:r>
            <w:hyperlink r:id="rId445" w:tgtFrame="new" w:history="1">
              <w:r w:rsidRPr="006518C9">
                <w:rPr>
                  <w:rStyle w:val="Hyperlink"/>
                </w:rPr>
                <w:t>MS:1001158</w:t>
              </w:r>
            </w:hyperlink>
            <w:r w:rsidRPr="006518C9">
              <w:t xml:space="preserve"> (</w:t>
            </w:r>
            <w:r w:rsidRPr="006518C9">
              <w:rPr>
                <w:rStyle w:val="popup"/>
              </w:rPr>
              <w:t>SEQUEST:Uniq</w:t>
            </w:r>
            <w:r w:rsidR="00482006" w:rsidRPr="006518C9">
              <w:t>)</w:t>
            </w:r>
          </w:p>
          <w:p w14:paraId="28B3E2B1" w14:textId="77777777" w:rsidR="00921A47" w:rsidRPr="006518C9" w:rsidRDefault="00921A47">
            <w:pPr>
              <w:pStyle w:val="HTMLPreformatted"/>
            </w:pPr>
            <w:r w:rsidRPr="006518C9">
              <w:t xml:space="preserve">  e.g.: </w:t>
            </w:r>
            <w:hyperlink r:id="rId446"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180C622A" w14:textId="77777777" w:rsidR="00921A47" w:rsidRPr="006518C9" w:rsidRDefault="00921A47">
            <w:pPr>
              <w:pStyle w:val="HTMLPreformatted"/>
            </w:pPr>
            <w:r w:rsidRPr="006518C9">
              <w:t xml:space="preserve">  e.g.: </w:t>
            </w:r>
            <w:hyperlink r:id="rId447" w:tgtFrame="new" w:history="1">
              <w:r w:rsidRPr="006518C9">
                <w:rPr>
                  <w:rStyle w:val="Hyperlink"/>
                </w:rPr>
                <w:t>MS:1001160</w:t>
              </w:r>
            </w:hyperlink>
            <w:r w:rsidRPr="006518C9">
              <w:t xml:space="preserve"> (</w:t>
            </w:r>
            <w:r w:rsidRPr="006518C9">
              <w:rPr>
                <w:rStyle w:val="popup"/>
              </w:rPr>
              <w:t>SEQUEST:sf</w:t>
            </w:r>
            <w:r w:rsidRPr="006518C9">
              <w:t xml:space="preserve">) </w:t>
            </w:r>
          </w:p>
          <w:p w14:paraId="2E1EB223" w14:textId="77777777" w:rsidR="00921A47" w:rsidRPr="006518C9" w:rsidRDefault="00921A47">
            <w:pPr>
              <w:pStyle w:val="HTMLPreformatted"/>
            </w:pPr>
            <w:r w:rsidRPr="006518C9">
              <w:t xml:space="preserve">  e.g.: </w:t>
            </w:r>
            <w:hyperlink r:id="rId448"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6AA4AA20" w14:textId="77777777" w:rsidR="00921A47" w:rsidRPr="006518C9" w:rsidRDefault="00921A47">
            <w:pPr>
              <w:pStyle w:val="HTMLPreformatted"/>
            </w:pPr>
            <w:r w:rsidRPr="006518C9">
              <w:t xml:space="preserve">  e.g.: </w:t>
            </w:r>
            <w:hyperlink r:id="rId449"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A1F7D6B" w14:textId="77777777" w:rsidR="00921A47" w:rsidRPr="006518C9" w:rsidRDefault="00921A47">
            <w:pPr>
              <w:pStyle w:val="HTMLPreformatted"/>
            </w:pPr>
            <w:r w:rsidRPr="006518C9">
              <w:t xml:space="preserve">  e.g.: </w:t>
            </w:r>
            <w:hyperlink r:id="rId450"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51B4C03" w14:textId="77777777" w:rsidR="00921A47" w:rsidRPr="006518C9" w:rsidRDefault="00921A47">
            <w:pPr>
              <w:pStyle w:val="HTMLPreformatted"/>
            </w:pPr>
            <w:r w:rsidRPr="006518C9">
              <w:t xml:space="preserve">  </w:t>
            </w:r>
            <w:hyperlink r:id="rId451" w:tgtFrame="new" w:history="1">
              <w:r w:rsidRPr="006518C9">
                <w:rPr>
                  <w:rStyle w:val="Hyperlink"/>
                </w:rPr>
                <w:t>et al.</w:t>
              </w:r>
            </w:hyperlink>
          </w:p>
          <w:p w14:paraId="733FD645" w14:textId="77777777" w:rsidR="00921A47" w:rsidRPr="006518C9" w:rsidRDefault="00921A47">
            <w:pPr>
              <w:pStyle w:val="HTMLPreformatted"/>
            </w:pPr>
            <w:r w:rsidRPr="006518C9">
              <w:t xml:space="preserve">MUST supply term </w:t>
            </w:r>
            <w:hyperlink r:id="rId452" w:tgtFrame="new" w:history="1">
              <w:r w:rsidRPr="006518C9">
                <w:rPr>
                  <w:rStyle w:val="Hyperlink"/>
                </w:rPr>
                <w:t>MS:1001447</w:t>
              </w:r>
            </w:hyperlink>
            <w:r w:rsidRPr="006518C9">
              <w:t xml:space="preserve"> (</w:t>
            </w:r>
            <w:r w:rsidRPr="006518C9">
              <w:rPr>
                <w:rStyle w:val="popup"/>
              </w:rPr>
              <w:t>prot:FDR threshold</w:t>
            </w:r>
            <w:r w:rsidRPr="006518C9">
              <w:t>) only once</w:t>
            </w:r>
          </w:p>
          <w:p w14:paraId="730C0455" w14:textId="77777777" w:rsidR="00921A47" w:rsidRPr="006518C9" w:rsidRDefault="00921A47">
            <w:pPr>
              <w:pStyle w:val="HTMLPreformatted"/>
            </w:pPr>
            <w:r w:rsidRPr="006518C9">
              <w:t xml:space="preserve">MUST supply term </w:t>
            </w:r>
            <w:hyperlink r:id="rId453"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60A32687" w14:textId="77777777" w:rsidTr="00921A47">
        <w:trPr>
          <w:tblCellSpacing w:w="15" w:type="dxa"/>
        </w:trPr>
        <w:tc>
          <w:tcPr>
            <w:tcW w:w="0" w:type="auto"/>
            <w:vAlign w:val="center"/>
            <w:hideMark/>
          </w:tcPr>
          <w:p w14:paraId="735995B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ED109E2" w14:textId="77777777" w:rsidR="00921A47" w:rsidRPr="006518C9" w:rsidRDefault="00921A47">
            <w:pPr>
              <w:pStyle w:val="HTMLPreformatted"/>
            </w:pPr>
            <w:r w:rsidRPr="006518C9">
              <w:t>&lt;cvParam cvRef="PSI-MS" accession="MS:1001494" name="no threshold"&gt;&lt;/cvParam&gt;</w:t>
            </w:r>
          </w:p>
          <w:p w14:paraId="447507BB" w14:textId="77777777" w:rsidR="00921A47" w:rsidRPr="006518C9" w:rsidRDefault="00921A47">
            <w:pPr>
              <w:pStyle w:val="HTMLPreformatted"/>
            </w:pPr>
            <w:r w:rsidRPr="006518C9">
              <w:t>&lt;cvParam accession="MS:1001874" cvRef="PSI-MS" value="0.01" name="FDRScore"/&gt;</w:t>
            </w:r>
          </w:p>
          <w:p w14:paraId="58B66899" w14:textId="77777777" w:rsidR="00921A47" w:rsidRPr="006518C9" w:rsidRDefault="00921A47">
            <w:pPr>
              <w:pStyle w:val="HTMLPreformatted"/>
            </w:pPr>
            <w:r w:rsidRPr="006518C9">
              <w:t>&lt;cvParam accession="MS:1002351" cvRef="PSI-MS" value="0.01" name="PSM-level local FDR"/&gt;</w:t>
            </w:r>
          </w:p>
          <w:p w14:paraId="68D7A35A" w14:textId="77777777" w:rsidR="00921A47" w:rsidRPr="006518C9" w:rsidRDefault="00921A47">
            <w:pPr>
              <w:pStyle w:val="HTMLPreformatted"/>
            </w:pPr>
            <w:r w:rsidRPr="006518C9">
              <w:t>&lt;cvParam accession="MS:1001316" cvRef="PSI-MS" value="0.05" name="Mascot:SigThreshold"/&gt;</w:t>
            </w:r>
          </w:p>
          <w:p w14:paraId="33A29182" w14:textId="77777777" w:rsidR="00921A47" w:rsidRPr="006518C9" w:rsidRDefault="00921A47">
            <w:pPr>
              <w:pStyle w:val="HTMLPreformatted"/>
            </w:pPr>
            <w:r w:rsidRPr="006518C9">
              <w:t>&lt;cvParam cvRef="PSI-MS" accession="MS:1001364" name="distinct peptide-level global FDR" value="1.0"/&gt;</w:t>
            </w:r>
          </w:p>
          <w:p w14:paraId="7EB4EB95" w14:textId="77777777" w:rsidR="00921A47" w:rsidRPr="006518C9" w:rsidRDefault="00921A47">
            <w:pPr>
              <w:pStyle w:val="HTMLPreformatted"/>
            </w:pPr>
            <w:r w:rsidRPr="006518C9">
              <w:t>&lt;cvParam cvRef="PSI-MS" accession="MS:1002350" name="PSM-level global FDR" value="1.0"/&gt;</w:t>
            </w:r>
          </w:p>
          <w:p w14:paraId="7DBEBEA4" w14:textId="77777777" w:rsidR="00921A47" w:rsidRPr="006518C9" w:rsidRDefault="00921A47">
            <w:pPr>
              <w:pStyle w:val="HTMLPreformatted"/>
            </w:pPr>
            <w:r w:rsidRPr="006518C9">
              <w:t>&lt;cvParam cvRef="PSI-MS" accession="MS:1002567" name="phosphoRS score threshold" value="95.0"/&gt;</w:t>
            </w:r>
          </w:p>
          <w:p w14:paraId="19A4A22D" w14:textId="77777777" w:rsidR="00921A47" w:rsidRPr="006518C9" w:rsidRDefault="00921A47">
            <w:pPr>
              <w:pStyle w:val="HTMLPreformatted"/>
            </w:pPr>
            <w:r w:rsidRPr="006518C9">
              <w:t>&lt;cvParam cvRef="PSI-MS" accession="MS:1002557" name="D-Score threshold" value="95.0"/&gt;</w:t>
            </w:r>
          </w:p>
          <w:p w14:paraId="5BEE50EB" w14:textId="77777777" w:rsidR="00921A47" w:rsidRPr="006518C9" w:rsidRDefault="00921A47">
            <w:pPr>
              <w:pStyle w:val="HTMLPreformatted"/>
            </w:pPr>
            <w:r w:rsidRPr="006518C9">
              <w:t>&lt;cvParam cvRef="PSI-MS" accession="MS:1002369" name="protein group-level global FDR" value="0.01"/&gt;</w:t>
            </w:r>
          </w:p>
        </w:tc>
      </w:tr>
    </w:tbl>
    <w:p w14:paraId="6E09FD1B" w14:textId="77777777" w:rsidR="00921A47" w:rsidRPr="006518C9" w:rsidRDefault="00921A47" w:rsidP="00921A47">
      <w:pPr>
        <w:rPr>
          <w:lang w:val="en-US"/>
        </w:rPr>
      </w:pPr>
    </w:p>
    <w:p w14:paraId="103FDC83" w14:textId="77777777" w:rsidR="00921A47" w:rsidRPr="006518C9" w:rsidRDefault="00921A47" w:rsidP="00921A47">
      <w:pPr>
        <w:pStyle w:val="Heading2"/>
      </w:pPr>
      <w:bookmarkStart w:id="292" w:name="_Toc457214139"/>
      <w:r w:rsidRPr="006518C9">
        <w:t>Element &lt;</w:t>
      </w:r>
      <w:bookmarkStart w:id="293" w:name="TranslationTable"/>
      <w:r w:rsidRPr="006518C9">
        <w:t>TranslationTable</w:t>
      </w:r>
      <w:bookmarkEnd w:id="293"/>
      <w:r w:rsidRPr="006518C9">
        <w:t>&gt;</w:t>
      </w:r>
      <w:bookmarkEnd w:id="2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14:paraId="1292313B" w14:textId="77777777" w:rsidTr="00921A47">
        <w:trPr>
          <w:tblCellSpacing w:w="15" w:type="dxa"/>
        </w:trPr>
        <w:tc>
          <w:tcPr>
            <w:tcW w:w="0" w:type="auto"/>
            <w:vAlign w:val="center"/>
            <w:hideMark/>
          </w:tcPr>
          <w:p w14:paraId="7CFB50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3AE0FB"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7DD5EA80" w14:textId="77777777" w:rsidR="00921A47" w:rsidRPr="006518C9" w:rsidRDefault="00921A47">
            <w:pPr>
              <w:rPr>
                <w:sz w:val="24"/>
                <w:szCs w:val="24"/>
                <w:lang w:val="en-US"/>
              </w:rPr>
            </w:pPr>
            <w:r w:rsidRPr="006518C9">
              <w:rPr>
                <w:lang w:val="en-US"/>
              </w:rPr>
              <w:t xml:space="preserve">table. </w:t>
            </w:r>
          </w:p>
        </w:tc>
      </w:tr>
      <w:tr w:rsidR="00921A47" w:rsidRPr="006518C9" w14:paraId="7113D450" w14:textId="77777777" w:rsidTr="00921A47">
        <w:trPr>
          <w:tblCellSpacing w:w="15" w:type="dxa"/>
        </w:trPr>
        <w:tc>
          <w:tcPr>
            <w:tcW w:w="0" w:type="auto"/>
            <w:vAlign w:val="center"/>
            <w:hideMark/>
          </w:tcPr>
          <w:p w14:paraId="0D775A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D0532E" w14:textId="77777777" w:rsidR="00921A47" w:rsidRPr="006518C9" w:rsidRDefault="00921A47">
            <w:pPr>
              <w:rPr>
                <w:sz w:val="24"/>
                <w:szCs w:val="24"/>
                <w:lang w:val="en-US"/>
              </w:rPr>
            </w:pPr>
            <w:r w:rsidRPr="006518C9">
              <w:rPr>
                <w:lang w:val="en-US"/>
              </w:rPr>
              <w:t xml:space="preserve">TranslationTableType </w:t>
            </w:r>
          </w:p>
        </w:tc>
      </w:tr>
      <w:tr w:rsidR="00921A47" w:rsidRPr="006518C9" w14:paraId="228821FF" w14:textId="77777777" w:rsidTr="00921A47">
        <w:trPr>
          <w:tblCellSpacing w:w="15" w:type="dxa"/>
        </w:trPr>
        <w:tc>
          <w:tcPr>
            <w:tcW w:w="0" w:type="auto"/>
            <w:vAlign w:val="center"/>
            <w:hideMark/>
          </w:tcPr>
          <w:p w14:paraId="20C501A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AE63F5C"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CBE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D0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F2F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050E8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66293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9928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7F4E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A246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F3FE0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3FFD21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708E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5AE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2B5A6"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DF77B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82A86F4" w14:textId="77777777" w:rsidR="00921A47" w:rsidRPr="006518C9" w:rsidRDefault="00921A47">
            <w:pPr>
              <w:rPr>
                <w:sz w:val="24"/>
                <w:szCs w:val="24"/>
                <w:lang w:val="en-US"/>
              </w:rPr>
            </w:pPr>
          </w:p>
        </w:tc>
      </w:tr>
      <w:tr w:rsidR="00921A47" w:rsidRPr="006518C9" w14:paraId="670723BA" w14:textId="77777777" w:rsidTr="00921A47">
        <w:trPr>
          <w:tblCellSpacing w:w="15" w:type="dxa"/>
        </w:trPr>
        <w:tc>
          <w:tcPr>
            <w:tcW w:w="0" w:type="auto"/>
            <w:vAlign w:val="center"/>
            <w:hideMark/>
          </w:tcPr>
          <w:p w14:paraId="5B8D07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14:paraId="6A33A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61C9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7C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9F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23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3C5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EEDBA" w14:textId="77777777" w:rsidR="00921A47" w:rsidRPr="006518C9" w:rsidRDefault="0032247A">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22F21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C1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33E25" w14:textId="77777777"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14:paraId="73177C44" w14:textId="77777777" w:rsidR="00921A47" w:rsidRPr="006518C9" w:rsidRDefault="00921A47">
            <w:pPr>
              <w:rPr>
                <w:sz w:val="24"/>
                <w:szCs w:val="24"/>
                <w:lang w:val="en-US"/>
              </w:rPr>
            </w:pPr>
          </w:p>
        </w:tc>
      </w:tr>
      <w:tr w:rsidR="00921A47" w:rsidRPr="006518C9" w14:paraId="2E3BD1E5" w14:textId="77777777" w:rsidTr="00921A47">
        <w:trPr>
          <w:tblCellSpacing w:w="15" w:type="dxa"/>
        </w:trPr>
        <w:tc>
          <w:tcPr>
            <w:tcW w:w="0" w:type="auto"/>
            <w:vAlign w:val="center"/>
            <w:hideMark/>
          </w:tcPr>
          <w:p w14:paraId="17F28D7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F2A8BA3" w14:textId="77777777" w:rsidR="00921A47" w:rsidRPr="006518C9" w:rsidRDefault="00921A47">
            <w:pPr>
              <w:rPr>
                <w:sz w:val="24"/>
                <w:szCs w:val="24"/>
                <w:lang w:val="en-US"/>
              </w:rPr>
            </w:pPr>
          </w:p>
        </w:tc>
      </w:tr>
      <w:tr w:rsidR="00921A47" w:rsidRPr="006518C9" w14:paraId="2FA2787B" w14:textId="77777777" w:rsidTr="00921A47">
        <w:trPr>
          <w:tblCellSpacing w:w="15" w:type="dxa"/>
        </w:trPr>
        <w:tc>
          <w:tcPr>
            <w:tcW w:w="0" w:type="auto"/>
            <w:vAlign w:val="center"/>
            <w:hideMark/>
          </w:tcPr>
          <w:p w14:paraId="47F0045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DE2BE97" w14:textId="77777777" w:rsidR="00482006" w:rsidRPr="006518C9" w:rsidRDefault="00921A47">
            <w:pPr>
              <w:pStyle w:val="HTMLPreformatted"/>
            </w:pPr>
            <w:r w:rsidRPr="006518C9">
              <w:t>Path /MzIdentML/AnalysisProtocolCollection/SpectrumIdentificationProtocol/DatabaseTranslation/Translation</w:t>
            </w:r>
          </w:p>
          <w:p w14:paraId="5EB689E9" w14:textId="77777777" w:rsidR="00921A47" w:rsidRPr="006518C9" w:rsidRDefault="00921A47">
            <w:pPr>
              <w:pStyle w:val="HTMLPreformatted"/>
            </w:pPr>
            <w:r w:rsidRPr="006518C9">
              <w:t>Table</w:t>
            </w:r>
          </w:p>
          <w:p w14:paraId="1BD58E6E" w14:textId="77777777" w:rsidR="00921A47" w:rsidRPr="006518C9" w:rsidRDefault="00921A47">
            <w:pPr>
              <w:pStyle w:val="HTMLPreformatted"/>
            </w:pPr>
            <w:r w:rsidRPr="006518C9">
              <w:t xml:space="preserve">MUST supply term </w:t>
            </w:r>
            <w:hyperlink r:id="rId454"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6AC5E32E" w14:textId="77777777" w:rsidR="00921A47" w:rsidRPr="006518C9" w:rsidRDefault="00921A47">
            <w:pPr>
              <w:pStyle w:val="HTMLPreformatted"/>
            </w:pPr>
            <w:r w:rsidRPr="006518C9">
              <w:t xml:space="preserve">MUST supply term </w:t>
            </w:r>
            <w:hyperlink r:id="rId455" w:tgtFrame="new" w:history="1">
              <w:r w:rsidRPr="006518C9">
                <w:rPr>
                  <w:rStyle w:val="Hyperlink"/>
                </w:rPr>
                <w:t>MS:1001025</w:t>
              </w:r>
            </w:hyperlink>
            <w:r w:rsidRPr="006518C9">
              <w:t xml:space="preserve"> (</w:t>
            </w:r>
            <w:r w:rsidRPr="006518C9">
              <w:rPr>
                <w:rStyle w:val="popup"/>
              </w:rPr>
              <w:t>translation table</w:t>
            </w:r>
            <w:r w:rsidRPr="006518C9">
              <w:t>) only once</w:t>
            </w:r>
          </w:p>
          <w:p w14:paraId="44A95804" w14:textId="77777777" w:rsidR="00921A47" w:rsidRPr="006518C9" w:rsidRDefault="00921A47">
            <w:pPr>
              <w:pStyle w:val="HTMLPreformatted"/>
            </w:pPr>
            <w:r w:rsidRPr="006518C9">
              <w:t xml:space="preserve">MUST supply term </w:t>
            </w:r>
            <w:hyperlink r:id="rId456"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06F4D729" w14:textId="77777777" w:rsidR="00921A47" w:rsidRPr="006518C9" w:rsidRDefault="00921A47" w:rsidP="00921A47">
      <w:pPr>
        <w:rPr>
          <w:lang w:val="en-US"/>
        </w:rPr>
      </w:pPr>
    </w:p>
    <w:p w14:paraId="79EEF684" w14:textId="77777777" w:rsidR="00921A47" w:rsidRPr="006518C9" w:rsidRDefault="00921A47" w:rsidP="00921A47">
      <w:pPr>
        <w:pStyle w:val="Heading2"/>
      </w:pPr>
      <w:bookmarkStart w:id="294" w:name="_Toc457214140"/>
      <w:r w:rsidRPr="006518C9">
        <w:t>Element &lt;</w:t>
      </w:r>
      <w:bookmarkStart w:id="295" w:name="userParam"/>
      <w:r w:rsidRPr="006518C9">
        <w:t>userParam</w:t>
      </w:r>
      <w:bookmarkEnd w:id="295"/>
      <w:r w:rsidRPr="006518C9">
        <w:t>&gt;</w:t>
      </w:r>
      <w:bookmarkEnd w:id="2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14:paraId="7BCC5CF8" w14:textId="77777777" w:rsidTr="00921A47">
        <w:trPr>
          <w:tblCellSpacing w:w="15" w:type="dxa"/>
        </w:trPr>
        <w:tc>
          <w:tcPr>
            <w:tcW w:w="0" w:type="auto"/>
            <w:vAlign w:val="center"/>
            <w:hideMark/>
          </w:tcPr>
          <w:p w14:paraId="5F740F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8D24E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RPr="006518C9" w14:paraId="131AFB4F" w14:textId="77777777" w:rsidTr="00921A47">
        <w:trPr>
          <w:tblCellSpacing w:w="15" w:type="dxa"/>
        </w:trPr>
        <w:tc>
          <w:tcPr>
            <w:tcW w:w="0" w:type="auto"/>
            <w:vAlign w:val="center"/>
            <w:hideMark/>
          </w:tcPr>
          <w:p w14:paraId="6A178D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4A61908" w14:textId="77777777" w:rsidR="00921A47" w:rsidRPr="006518C9" w:rsidRDefault="00921A47">
            <w:pPr>
              <w:rPr>
                <w:sz w:val="24"/>
                <w:szCs w:val="24"/>
                <w:lang w:val="en-US"/>
              </w:rPr>
            </w:pPr>
            <w:r w:rsidRPr="006518C9">
              <w:rPr>
                <w:lang w:val="en-US"/>
              </w:rPr>
              <w:t xml:space="preserve">UserParamType </w:t>
            </w:r>
          </w:p>
        </w:tc>
      </w:tr>
      <w:tr w:rsidR="00921A47" w:rsidRPr="006518C9" w14:paraId="68BAFD81" w14:textId="77777777" w:rsidTr="00921A47">
        <w:trPr>
          <w:tblCellSpacing w:w="15" w:type="dxa"/>
        </w:trPr>
        <w:tc>
          <w:tcPr>
            <w:tcW w:w="0" w:type="auto"/>
            <w:vAlign w:val="center"/>
            <w:hideMark/>
          </w:tcPr>
          <w:p w14:paraId="0D27D06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14:paraId="2C8A74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2DCE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645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F205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63D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99BD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A5D8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2A7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770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1306" w14:textId="77777777" w:rsidR="00921A47" w:rsidRPr="006518C9" w:rsidRDefault="00921A47">
                  <w:pPr>
                    <w:rPr>
                      <w:sz w:val="24"/>
                      <w:szCs w:val="24"/>
                      <w:lang w:val="en-US"/>
                    </w:rPr>
                  </w:pPr>
                  <w:r w:rsidRPr="006518C9">
                    <w:rPr>
                      <w:lang w:val="en-US"/>
                    </w:rPr>
                    <w:t>The name of the parameter.</w:t>
                  </w:r>
                </w:p>
              </w:tc>
            </w:tr>
            <w:tr w:rsidR="00921A47" w:rsidRPr="006518C9" w14:paraId="673F40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C1649"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B04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B8C9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0DAB" w14:textId="77777777" w:rsidR="00921A47" w:rsidRPr="006518C9" w:rsidRDefault="00921A47">
                  <w:pPr>
                    <w:rPr>
                      <w:sz w:val="24"/>
                      <w:szCs w:val="24"/>
                      <w:lang w:val="en-US"/>
                    </w:rPr>
                  </w:pPr>
                  <w:r w:rsidRPr="006518C9">
                    <w:rPr>
                      <w:lang w:val="en-US"/>
                    </w:rPr>
                    <w:t>The datatype of the parameter, where appropriate (e.g.: xsd:float).</w:t>
                  </w:r>
                </w:p>
              </w:tc>
            </w:tr>
            <w:tr w:rsidR="00921A47" w:rsidRPr="006518C9" w14:paraId="2783E5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B21A3"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60C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1F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34C9"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5B379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60780"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77B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E91F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3D586"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A7B72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82AA5"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8AF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28CA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A2C1F" w14:textId="77777777" w:rsidR="00921A47" w:rsidRPr="006518C9" w:rsidRDefault="00921A47">
                  <w:pPr>
                    <w:rPr>
                      <w:sz w:val="24"/>
                      <w:szCs w:val="24"/>
                      <w:lang w:val="en-US"/>
                    </w:rPr>
                  </w:pPr>
                  <w:r w:rsidRPr="006518C9">
                    <w:rPr>
                      <w:lang w:val="en-US"/>
                    </w:rPr>
                    <w:t>The name of the unit.</w:t>
                  </w:r>
                </w:p>
              </w:tc>
            </w:tr>
            <w:tr w:rsidR="00921A47" w:rsidRPr="006518C9" w14:paraId="25D0A7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575A3"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C36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5AC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650A4" w14:textId="77777777" w:rsidR="00921A47" w:rsidRPr="006518C9" w:rsidRDefault="00921A47">
                  <w:pPr>
                    <w:rPr>
                      <w:sz w:val="24"/>
                      <w:szCs w:val="24"/>
                      <w:lang w:val="en-US"/>
                    </w:rPr>
                  </w:pPr>
                  <w:r w:rsidRPr="006518C9">
                    <w:rPr>
                      <w:lang w:val="en-US"/>
                    </w:rPr>
                    <w:t>The user-entered value of the parameter.</w:t>
                  </w:r>
                </w:p>
              </w:tc>
            </w:tr>
          </w:tbl>
          <w:p w14:paraId="50AF1B66" w14:textId="77777777" w:rsidR="00921A47" w:rsidRPr="006518C9" w:rsidRDefault="00921A47">
            <w:pPr>
              <w:rPr>
                <w:sz w:val="24"/>
                <w:szCs w:val="24"/>
                <w:lang w:val="en-US"/>
              </w:rPr>
            </w:pPr>
          </w:p>
        </w:tc>
      </w:tr>
      <w:tr w:rsidR="00921A47" w:rsidRPr="006518C9" w14:paraId="09C26C81" w14:textId="77777777" w:rsidTr="00921A47">
        <w:trPr>
          <w:tblCellSpacing w:w="15" w:type="dxa"/>
        </w:trPr>
        <w:tc>
          <w:tcPr>
            <w:tcW w:w="0" w:type="auto"/>
            <w:vAlign w:val="center"/>
            <w:hideMark/>
          </w:tcPr>
          <w:p w14:paraId="689C3BD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AFA7BA" w14:textId="77777777" w:rsidR="00921A47" w:rsidRPr="006518C9" w:rsidRDefault="00921A47">
            <w:pPr>
              <w:rPr>
                <w:sz w:val="24"/>
                <w:szCs w:val="24"/>
                <w:lang w:val="en-US"/>
              </w:rPr>
            </w:pPr>
            <w:r w:rsidRPr="006518C9">
              <w:rPr>
                <w:lang w:val="en-US"/>
              </w:rPr>
              <w:t>none</w:t>
            </w:r>
          </w:p>
        </w:tc>
      </w:tr>
      <w:tr w:rsidR="00921A47" w:rsidRPr="006518C9" w14:paraId="78280F8D" w14:textId="77777777" w:rsidTr="00921A47">
        <w:trPr>
          <w:tblCellSpacing w:w="15" w:type="dxa"/>
        </w:trPr>
        <w:tc>
          <w:tcPr>
            <w:tcW w:w="0" w:type="auto"/>
            <w:vAlign w:val="center"/>
            <w:hideMark/>
          </w:tcPr>
          <w:p w14:paraId="02C953D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29483"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33E97A45" w14:textId="77777777" w:rsidR="00921A47" w:rsidRPr="006518C9" w:rsidRDefault="00921A47" w:rsidP="00BC53E5">
      <w:pPr>
        <w:rPr>
          <w:lang w:val="en-US"/>
        </w:rPr>
      </w:pPr>
    </w:p>
    <w:p w14:paraId="1F047F03" w14:textId="77777777" w:rsidR="008B6BE0" w:rsidRPr="006518C9" w:rsidRDefault="00DB3ECF" w:rsidP="00466496">
      <w:pPr>
        <w:pStyle w:val="Heading1"/>
      </w:pPr>
      <w:bookmarkStart w:id="296" w:name="_Ref217199331"/>
      <w:bookmarkStart w:id="297" w:name="_Toc457214141"/>
      <w:r w:rsidRPr="006518C9">
        <w:t>Specific Comments</w:t>
      </w:r>
      <w:r w:rsidR="00627E57" w:rsidRPr="006518C9">
        <w:t xml:space="preserve"> on schema</w:t>
      </w:r>
      <w:bookmarkEnd w:id="296"/>
      <w:bookmarkEnd w:id="297"/>
      <w:r w:rsidRPr="006518C9">
        <w:t xml:space="preserve"> </w:t>
      </w:r>
    </w:p>
    <w:p w14:paraId="0A8956AE"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3C46AF" w:rsidRPr="006518C9">
        <w:rPr>
          <w:lang w:val="en-US"/>
        </w:rPr>
        <w:t>6</w:t>
      </w:r>
      <w:r w:rsidR="00C072C8" w:rsidRPr="006518C9">
        <w:rPr>
          <w:lang w:val="en-US"/>
        </w:rPr>
        <w:fldChar w:fldCharType="end"/>
      </w:r>
      <w:r w:rsidRPr="006518C9">
        <w:rPr>
          <w:lang w:val="en-US"/>
        </w:rPr>
        <w:t>.</w:t>
      </w:r>
    </w:p>
    <w:p w14:paraId="51CF1AB7" w14:textId="77777777" w:rsidR="004E2415" w:rsidRPr="006518C9" w:rsidRDefault="004E2415" w:rsidP="00187F44">
      <w:pPr>
        <w:jc w:val="both"/>
        <w:rPr>
          <w:lang w:val="en-US"/>
        </w:rPr>
      </w:pPr>
    </w:p>
    <w:p w14:paraId="1140BF97" w14:textId="77777777" w:rsidR="004E1E24" w:rsidRPr="006518C9" w:rsidRDefault="004E1E24" w:rsidP="00071A7F">
      <w:pPr>
        <w:pStyle w:val="Heading2"/>
      </w:pPr>
      <w:bookmarkStart w:id="298" w:name="_Toc295300723"/>
      <w:bookmarkStart w:id="299" w:name="_Toc457214142"/>
      <w:r w:rsidRPr="006518C9">
        <w:t>File extension</w:t>
      </w:r>
      <w:bookmarkEnd w:id="298"/>
      <w:r w:rsidRPr="006518C9">
        <w:t xml:space="preserve"> and compression</w:t>
      </w:r>
      <w:bookmarkEnd w:id="299"/>
    </w:p>
    <w:p w14:paraId="7C02C6EA" w14:textId="77777777" w:rsidR="004E1E24" w:rsidRPr="006518C9" w:rsidRDefault="004E1E24" w:rsidP="00187F44">
      <w:pPr>
        <w:jc w:val="both"/>
        <w:rPr>
          <w:lang w:val="en-US"/>
        </w:rPr>
      </w:pPr>
      <w:r w:rsidRPr="006518C9">
        <w:rPr>
          <w:lang w:val="en-US"/>
        </w:rPr>
        <w:t xml:space="preserve">It is noted that standard file compression algorithms greatly reduce the mzIdentML file sizes, speeding up file transfers and uploads / downloads. It is also noted that software implementing mzIdentML import or export will </w:t>
      </w:r>
      <w:r w:rsidR="007C10E9" w:rsidRPr="006518C9">
        <w:rPr>
          <w:lang w:val="en-US"/>
        </w:rPr>
        <w:t xml:space="preserve">be expected to </w:t>
      </w:r>
      <w:r w:rsidRPr="006518C9">
        <w:rPr>
          <w:lang w:val="en-US"/>
        </w:rPr>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1195EEA7" w14:textId="77777777" w:rsidR="00515462" w:rsidRPr="006518C9" w:rsidRDefault="00515462" w:rsidP="00187F44">
      <w:pPr>
        <w:jc w:val="both"/>
        <w:rPr>
          <w:lang w:val="en-US"/>
        </w:rPr>
      </w:pPr>
    </w:p>
    <w:p w14:paraId="3FF14905" w14:textId="77777777" w:rsidR="00515462" w:rsidRPr="006518C9" w:rsidRDefault="00515462" w:rsidP="00187F44">
      <w:pPr>
        <w:pStyle w:val="Heading2"/>
        <w:jc w:val="both"/>
      </w:pPr>
      <w:bookmarkStart w:id="300" w:name="_Toc457214143"/>
      <w:r w:rsidRPr="006518C9">
        <w:t>Referencing elements within the document</w:t>
      </w:r>
      <w:bookmarkEnd w:id="300"/>
    </w:p>
    <w:p w14:paraId="268B222E"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“[elementName]_ref”</w:t>
      </w:r>
      <w:r w:rsidR="00542565" w:rsidRPr="006518C9">
        <w:rPr>
          <w:lang w:val="en-US"/>
        </w:rPr>
        <w:t>. The uniqueness of the value in the “id” attribute of elements is validated using xsd:key</w:t>
      </w:r>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2AAFEA0" w14:textId="77777777" w:rsidR="000E2575" w:rsidRPr="006518C9" w:rsidRDefault="000E2575" w:rsidP="00187F44">
      <w:pPr>
        <w:jc w:val="both"/>
        <w:rPr>
          <w:lang w:val="en-US"/>
        </w:rPr>
      </w:pPr>
    </w:p>
    <w:p w14:paraId="34F717A4" w14:textId="77777777" w:rsidR="00A35AC6" w:rsidRPr="006518C9" w:rsidRDefault="008636DC" w:rsidP="00187F44">
      <w:pPr>
        <w:pStyle w:val="Heading2"/>
        <w:jc w:val="both"/>
      </w:pPr>
      <w:bookmarkStart w:id="301" w:name="_Toc457214144"/>
      <w:r w:rsidRPr="006518C9">
        <w:lastRenderedPageBreak/>
        <w:t xml:space="preserve">Searches against </w:t>
      </w:r>
      <w:r w:rsidR="00A35AC6" w:rsidRPr="006518C9">
        <w:t>nucleotide sequences</w:t>
      </w:r>
      <w:bookmarkEnd w:id="301"/>
    </w:p>
    <w:p w14:paraId="0652CE6A"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3C46AF" w:rsidRPr="006518C9">
        <w:rPr>
          <w:lang w:val="en-US"/>
        </w:rPr>
        <w:t>5.3</w:t>
      </w:r>
      <w:r w:rsidR="005370BE" w:rsidRPr="006518C9">
        <w:rPr>
          <w:lang w:val="en-US"/>
        </w:rPr>
        <w:fldChar w:fldCharType="end"/>
      </w:r>
      <w:r w:rsidR="00651733" w:rsidRPr="006518C9">
        <w:rPr>
          <w:lang w:val="en-US"/>
        </w:rPr>
        <w:t>).</w:t>
      </w:r>
    </w:p>
    <w:p w14:paraId="31C57833" w14:textId="77777777" w:rsidR="00BD4C2D" w:rsidRPr="006518C9" w:rsidRDefault="00BD4C2D" w:rsidP="00187F44">
      <w:pPr>
        <w:jc w:val="both"/>
        <w:rPr>
          <w:lang w:val="en-US"/>
        </w:rPr>
      </w:pPr>
    </w:p>
    <w:p w14:paraId="7FA0FF2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5E68CDE9" w14:textId="77777777" w:rsidR="000774F7" w:rsidRPr="006518C9" w:rsidRDefault="000774F7" w:rsidP="00466496">
      <w:pPr>
        <w:pStyle w:val="HTMLPreformatted"/>
        <w:rPr>
          <w:rStyle w:val="pun"/>
          <w:sz w:val="18"/>
        </w:rPr>
      </w:pPr>
    </w:p>
    <w:p w14:paraId="75B04892"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06DCFC95"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66D2973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value="FFLLSSSSYY**CC*WLLLLPPPPHHQQRRRRIIIMTTTTNNKKSSRRVVVVAAAADDEEGGGG" /&gt;</w:t>
      </w:r>
    </w:p>
    <w:p w14:paraId="37FF6CC6"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 /&gt;</w:t>
      </w:r>
    </w:p>
    <w:p w14:paraId="5CFCBB5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value="http://www.ncbi.nlm.nih.gov/Taxonomy/taxonomyhome.html/index.cgi?chapter=cgencodes#SG1" /&gt;</w:t>
      </w:r>
    </w:p>
    <w:p w14:paraId="66AB3F5C"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52AA8EF4"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743AFB02"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value="FFLLSSSSYY**CCWWLLLLPPPPHHQQRRRRIIMMTTTTNNKKSS**VVVVAAAADDEEGGGG" /&gt;</w:t>
      </w:r>
    </w:p>
    <w:p w14:paraId="15BC69CD"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value="--------------------------------MMMM---------------M------------" /&gt;</w:t>
      </w:r>
    </w:p>
    <w:p w14:paraId="78338A80"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value="http://www.ncbi.nlm.nih.gov/Taxonomy/taxonomyhome.html/index.cgi?chapter=cgencodes#SG2" /&gt;</w:t>
      </w:r>
    </w:p>
    <w:p w14:paraId="6C555712"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20FA3012" w14:textId="77777777" w:rsidR="00F02EA3" w:rsidRPr="006518C9" w:rsidRDefault="00F02EA3" w:rsidP="00466496">
      <w:pPr>
        <w:pStyle w:val="HTMLPreformatted"/>
        <w:rPr>
          <w:sz w:val="16"/>
          <w:szCs w:val="16"/>
        </w:rPr>
      </w:pPr>
    </w:p>
    <w:p w14:paraId="3912F6FC" w14:textId="77777777" w:rsidR="00B42841" w:rsidRPr="006518C9" w:rsidRDefault="00B42841" w:rsidP="00466496">
      <w:pPr>
        <w:pStyle w:val="HTMLPreformatted"/>
      </w:pPr>
    </w:p>
    <w:p w14:paraId="2799F039"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57"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57A189E8" w14:textId="77777777" w:rsidR="00B01B45" w:rsidRPr="006518C9" w:rsidRDefault="00B01B45" w:rsidP="00187F44">
      <w:pPr>
        <w:jc w:val="both"/>
        <w:rPr>
          <w:lang w:val="en-US"/>
        </w:rPr>
      </w:pPr>
    </w:p>
    <w:p w14:paraId="6B3462E5"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53C2CE52" w14:textId="77777777" w:rsidR="00F2154A" w:rsidRPr="006518C9" w:rsidRDefault="00F2154A" w:rsidP="00187F44">
      <w:pPr>
        <w:jc w:val="both"/>
        <w:rPr>
          <w:lang w:val="en-US"/>
        </w:rPr>
      </w:pPr>
    </w:p>
    <w:p w14:paraId="7372059D"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84E5277"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FBE97F0" w14:textId="77777777" w:rsidR="00F2154A" w:rsidRPr="006518C9" w:rsidRDefault="00F2154A" w:rsidP="00187F44">
      <w:pPr>
        <w:jc w:val="both"/>
        <w:rPr>
          <w:lang w:val="en-US"/>
        </w:rPr>
      </w:pPr>
    </w:p>
    <w:p w14:paraId="7DD7C400" w14:textId="77777777" w:rsidR="001431A0" w:rsidRPr="006518C9" w:rsidRDefault="00A35AC6" w:rsidP="00187F44">
      <w:pPr>
        <w:jc w:val="both"/>
        <w:rPr>
          <w:lang w:val="en-US"/>
        </w:rPr>
      </w:pPr>
      <w:r w:rsidRPr="006518C9">
        <w:rPr>
          <w:lang w:val="en-US"/>
        </w:rP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598730E7" w14:textId="77777777" w:rsidR="001431A0" w:rsidRPr="006518C9" w:rsidRDefault="001431A0" w:rsidP="00187F44">
      <w:pPr>
        <w:jc w:val="both"/>
        <w:rPr>
          <w:lang w:val="en-US"/>
        </w:rPr>
      </w:pPr>
    </w:p>
    <w:p w14:paraId="326C0654"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753B9A61"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0A9E8197" w14:textId="77777777" w:rsidR="00A35AC6" w:rsidRPr="006518C9" w:rsidRDefault="00A35AC6" w:rsidP="00466496">
      <w:pPr>
        <w:rPr>
          <w:lang w:val="en-US"/>
        </w:rPr>
      </w:pPr>
    </w:p>
    <w:p w14:paraId="7DDE2530" w14:textId="77777777" w:rsidR="0007285B" w:rsidRPr="006518C9" w:rsidRDefault="0007285B" w:rsidP="00466496">
      <w:pPr>
        <w:pStyle w:val="Heading2"/>
      </w:pPr>
      <w:bookmarkStart w:id="302" w:name="_Ref217103909"/>
      <w:bookmarkStart w:id="303" w:name="_Toc457214145"/>
      <w:r w:rsidRPr="006518C9">
        <w:t xml:space="preserve">Reporting </w:t>
      </w:r>
      <w:bookmarkEnd w:id="302"/>
      <w:r w:rsidR="00D96678" w:rsidRPr="006518C9">
        <w:t>peptide and protein identifications passing a significance threshold</w:t>
      </w:r>
      <w:bookmarkEnd w:id="303"/>
    </w:p>
    <w:p w14:paraId="4E45B080"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2910753" w14:textId="77777777" w:rsidR="006D62A8" w:rsidRPr="006518C9" w:rsidRDefault="006D62A8" w:rsidP="00466496">
      <w:pPr>
        <w:rPr>
          <w:lang w:val="en-US"/>
        </w:rPr>
      </w:pPr>
    </w:p>
    <w:p w14:paraId="70D2D96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63EB7E50"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5C59B5ED"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accession="MS:1001316" name="mascot:SigThreshold" cvRef="PSI-MS" value="0.05"/&gt;</w:t>
      </w:r>
      <w:r w:rsidRPr="006518C9">
        <w:rPr>
          <w:rFonts w:ascii="Courier New" w:hAnsi="Courier New" w:cs="Courier New"/>
          <w:sz w:val="16"/>
          <w:szCs w:val="16"/>
          <w:lang w:val="en-US"/>
        </w:rPr>
        <w:br/>
        <w:t xml:space="preserve">   &lt;/Threshold&gt;</w:t>
      </w:r>
    </w:p>
    <w:p w14:paraId="78A53064" w14:textId="77777777" w:rsidR="00402014" w:rsidRPr="006518C9" w:rsidRDefault="00402014" w:rsidP="00466496">
      <w:pPr>
        <w:rPr>
          <w:lang w:val="en-US"/>
        </w:rPr>
      </w:pPr>
    </w:p>
    <w:p w14:paraId="743E70B9" w14:textId="77777777" w:rsidR="00054A1E" w:rsidRPr="006518C9" w:rsidRDefault="00054A1E" w:rsidP="00466496">
      <w:pPr>
        <w:rPr>
          <w:lang w:val="en-US"/>
        </w:rPr>
      </w:pPr>
    </w:p>
    <w:p w14:paraId="1A7767EA"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&lt;ProteinDetectionProtocol id="PDP_MascotParser_1"  AnalysisSoftware_ref="AS_mascot_parser"&gt;  </w:t>
      </w:r>
    </w:p>
    <w:p w14:paraId="71DA357A"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B426F5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1EB778A3"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accession="MS:1001316" name="mascot:SigThreshold" cvRef="PSI-MS" value="0.05"/&gt;</w:t>
      </w:r>
    </w:p>
    <w:p w14:paraId="7F9BD8FB"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18E0183C" w14:textId="77777777" w:rsidR="003A6967" w:rsidRPr="006518C9" w:rsidRDefault="003A6967" w:rsidP="00466496">
      <w:pPr>
        <w:rPr>
          <w:rFonts w:ascii="Courier New" w:hAnsi="Courier New" w:cs="Courier New"/>
          <w:sz w:val="16"/>
          <w:szCs w:val="16"/>
          <w:lang w:val="en-US"/>
        </w:rPr>
      </w:pPr>
    </w:p>
    <w:p w14:paraId="680E83CC"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0FE30653" w14:textId="77777777" w:rsidR="003A6967" w:rsidRPr="006518C9" w:rsidRDefault="003A6967" w:rsidP="00187F44">
      <w:pPr>
        <w:jc w:val="both"/>
        <w:rPr>
          <w:lang w:val="en-US"/>
        </w:rPr>
      </w:pPr>
      <w:r w:rsidRPr="006518C9">
        <w:rPr>
          <w:lang w:val="en-US"/>
        </w:rPr>
        <w:t>The reporting of significance thresholds at the PSM and peptide level (mzIdentML 1.2) is explained in section 5.3.3. Reporting of threshold for modification position (also mzIdentML 1.2) is explained in section 5.3.4.</w:t>
      </w:r>
    </w:p>
    <w:p w14:paraId="13765022" w14:textId="77777777" w:rsidR="00F02EA3" w:rsidRPr="006518C9" w:rsidRDefault="000A6662" w:rsidP="00187F44">
      <w:pPr>
        <w:jc w:val="both"/>
        <w:rPr>
          <w:lang w:val="en-US"/>
        </w:rPr>
      </w:pPr>
      <w:r w:rsidRPr="006518C9">
        <w:rPr>
          <w:lang w:val="en-US"/>
        </w:rPr>
        <w:tab/>
      </w:r>
    </w:p>
    <w:p w14:paraId="3CECE1BF" w14:textId="77777777" w:rsidR="00A35AC6" w:rsidRPr="006518C9" w:rsidRDefault="007A1823" w:rsidP="00187F44">
      <w:pPr>
        <w:pStyle w:val="Heading2"/>
        <w:jc w:val="both"/>
      </w:pPr>
      <w:bookmarkStart w:id="304" w:name="_Ref211669116"/>
      <w:bookmarkStart w:id="305" w:name="_Toc457214146"/>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304"/>
      <w:bookmarkEnd w:id="305"/>
    </w:p>
    <w:p w14:paraId="669D3B78" w14:textId="77777777" w:rsidR="00DF5749" w:rsidRPr="006518C9" w:rsidRDefault="006D41B9" w:rsidP="00187F44">
      <w:pPr>
        <w:jc w:val="both"/>
        <w:rPr>
          <w:lang w:val="en-US"/>
        </w:rPr>
      </w:pPr>
      <w:r w:rsidRPr="006518C9">
        <w:rPr>
          <w:lang w:val="en-US"/>
        </w:rPr>
        <w:t>mzIdentML</w:t>
      </w:r>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38FF57B1" w14:textId="77777777" w:rsidR="00390386" w:rsidRPr="006518C9" w:rsidRDefault="00390386" w:rsidP="00187F44">
      <w:pPr>
        <w:jc w:val="both"/>
        <w:rPr>
          <w:lang w:val="en-US"/>
        </w:rPr>
      </w:pPr>
    </w:p>
    <w:p w14:paraId="36D3E6C3"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7A4888EC" w14:textId="77777777" w:rsidR="00943B65" w:rsidRPr="006518C9" w:rsidRDefault="00943B65" w:rsidP="00466496">
      <w:pPr>
        <w:rPr>
          <w:lang w:val="en-US"/>
        </w:rPr>
      </w:pPr>
    </w:p>
    <w:p w14:paraId="4BB9CDE1"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321C0C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90DDE9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accession="MS:1001348" name="FASTA format" cvRef="PSI-MS"/&gt;</w:t>
      </w:r>
    </w:p>
    <w:p w14:paraId="242138A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987F50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CFDF8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44BE99D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21244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accession="MS:1001197"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57A6B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accession="MS:1001283"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14704DF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336BB18E"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45877099" w14:textId="77777777" w:rsidR="003225C0" w:rsidRPr="006518C9" w:rsidRDefault="003225C0" w:rsidP="00466496">
      <w:pPr>
        <w:rPr>
          <w:lang w:val="en-US"/>
        </w:rPr>
      </w:pPr>
    </w:p>
    <w:p w14:paraId="77F77984"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BFDB84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7F93A1C1"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accession="MS:1001329" name="OMSSA:pvalue" cvRef="PSI-MS"  value="0.00073351" /&gt;</w:t>
      </w:r>
    </w:p>
    <w:p w14:paraId="5DB17634" w14:textId="77777777" w:rsidR="008D329F" w:rsidRPr="006518C9" w:rsidRDefault="008D329F" w:rsidP="00466496">
      <w:pPr>
        <w:rPr>
          <w:rFonts w:ascii="Courier New" w:hAnsi="Courier New" w:cs="Courier New"/>
          <w:sz w:val="16"/>
          <w:szCs w:val="16"/>
          <w:lang w:val="en-US"/>
        </w:rPr>
      </w:pPr>
    </w:p>
    <w:p w14:paraId="7C1083ED"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0A20F8A" w14:textId="77777777" w:rsidR="008D329F" w:rsidRPr="006518C9" w:rsidRDefault="008D329F" w:rsidP="00466496">
      <w:pPr>
        <w:rPr>
          <w:rFonts w:ascii="Courier New" w:hAnsi="Courier New" w:cs="Courier New"/>
          <w:sz w:val="16"/>
          <w:szCs w:val="16"/>
          <w:lang w:val="en-US"/>
        </w:rPr>
      </w:pPr>
    </w:p>
    <w:p w14:paraId="043ADF1A"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618DA43D" w14:textId="77777777" w:rsidR="008857E9" w:rsidRPr="006518C9" w:rsidRDefault="008857E9" w:rsidP="00466496">
      <w:pPr>
        <w:rPr>
          <w:lang w:val="en-US"/>
        </w:rPr>
      </w:pPr>
    </w:p>
    <w:p w14:paraId="11E2900E" w14:textId="77777777" w:rsidR="00A35AC6" w:rsidRPr="006518C9" w:rsidRDefault="00A35AC6" w:rsidP="00187F44">
      <w:pPr>
        <w:pStyle w:val="Heading2"/>
        <w:jc w:val="both"/>
      </w:pPr>
      <w:bookmarkStart w:id="306" w:name="_Toc457214147"/>
      <w:r w:rsidRPr="006518C9">
        <w:t>Database Filter</w:t>
      </w:r>
      <w:bookmarkEnd w:id="306"/>
    </w:p>
    <w:p w14:paraId="3BBD1F09"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metazoa, NCBI:10090 is </w:t>
      </w:r>
      <w:r w:rsidR="000E725A" w:rsidRPr="006518C9">
        <w:rPr>
          <w:i/>
          <w:lang w:val="en-US"/>
        </w:rPr>
        <w:t>Mus musculus</w:t>
      </w:r>
      <w:r w:rsidR="000E725A" w:rsidRPr="006518C9">
        <w:rPr>
          <w:lang w:val="en-US"/>
        </w:rPr>
        <w:t xml:space="preserve">): </w:t>
      </w:r>
    </w:p>
    <w:p w14:paraId="615C6DB7" w14:textId="77777777" w:rsidR="00B629A4" w:rsidRPr="006518C9" w:rsidRDefault="00B629A4" w:rsidP="00466496">
      <w:pPr>
        <w:rPr>
          <w:rStyle w:val="pln"/>
          <w:rFonts w:ascii="Courier New" w:hAnsi="Courier New" w:cs="Helvetica"/>
          <w:sz w:val="18"/>
          <w:lang w:val="en-US"/>
        </w:rPr>
      </w:pPr>
    </w:p>
    <w:p w14:paraId="31E9F05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6B5A1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0F2537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5B77C63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accession="MS:1001020" name="DB filter taxonomy" cvRef="PSI-MS" /&gt;</w:t>
      </w:r>
    </w:p>
    <w:p w14:paraId="1CFC976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21493FAF"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121CDA5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value="33208"/&gt;</w:t>
      </w:r>
    </w:p>
    <w:p w14:paraId="77F022A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26F2B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0DD55FC9"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4DC8659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1BEEBF0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1225F15"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0EA67AAE" w14:textId="77777777" w:rsidR="00D6253E" w:rsidRPr="006518C9" w:rsidRDefault="00D6253E" w:rsidP="00466496">
      <w:pPr>
        <w:rPr>
          <w:lang w:val="en-US"/>
        </w:rPr>
      </w:pPr>
    </w:p>
    <w:p w14:paraId="23BD14B8" w14:textId="77777777" w:rsidR="00A35AC6" w:rsidRPr="006518C9" w:rsidRDefault="00A35AC6" w:rsidP="00187F44">
      <w:pPr>
        <w:pStyle w:val="Heading2"/>
        <w:jc w:val="both"/>
      </w:pPr>
      <w:bookmarkStart w:id="307" w:name="_Toc457214148"/>
      <w:r w:rsidRPr="006518C9">
        <w:t xml:space="preserve">Types of </w:t>
      </w:r>
      <w:r w:rsidR="00C01CAD" w:rsidRPr="006518C9">
        <w:t>parameters</w:t>
      </w:r>
      <w:r w:rsidRPr="006518C9">
        <w:t xml:space="preserve"> and </w:t>
      </w:r>
      <w:r w:rsidR="00C01CAD" w:rsidRPr="006518C9">
        <w:t>v</w:t>
      </w:r>
      <w:r w:rsidRPr="006518C9">
        <w:t>alues</w:t>
      </w:r>
      <w:bookmarkEnd w:id="307"/>
    </w:p>
    <w:p w14:paraId="27D09077"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0742F2DC" w14:textId="77777777" w:rsidR="00AB5B5A" w:rsidRPr="006518C9" w:rsidRDefault="00AB5B5A" w:rsidP="00187F44">
      <w:pPr>
        <w:jc w:val="both"/>
        <w:rPr>
          <w:lang w:val="en-US"/>
        </w:rPr>
      </w:pPr>
    </w:p>
    <w:p w14:paraId="2E6B9C4B"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7157AFD3"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4C0135E6" w14:textId="77777777" w:rsidR="00B92377" w:rsidRPr="006518C9" w:rsidRDefault="00B92377" w:rsidP="00187F44">
      <w:pPr>
        <w:jc w:val="both"/>
        <w:rPr>
          <w:lang w:val="en-US"/>
        </w:rPr>
      </w:pPr>
    </w:p>
    <w:p w14:paraId="657DA952"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20D596CB" w14:textId="77777777" w:rsidR="00A35AC6" w:rsidRPr="006518C9" w:rsidRDefault="000E0A26" w:rsidP="00187F44">
      <w:pPr>
        <w:jc w:val="both"/>
        <w:rPr>
          <w:lang w:val="en-US"/>
        </w:rPr>
      </w:pPr>
      <w:r w:rsidRPr="006518C9">
        <w:rPr>
          <w:lang w:val="en-US"/>
        </w:rPr>
        <w:t>&lt;</w:t>
      </w:r>
      <w:r w:rsidR="00A35AC6" w:rsidRPr="006518C9">
        <w:rPr>
          <w:lang w:val="en-US"/>
        </w:rPr>
        <w:t>cvParamType</w:t>
      </w:r>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3D06A1B8" w14:textId="77777777" w:rsidR="00B92377" w:rsidRPr="006518C9" w:rsidRDefault="000E0A26" w:rsidP="00187F44">
      <w:pPr>
        <w:jc w:val="both"/>
        <w:rPr>
          <w:lang w:val="en-US"/>
        </w:rPr>
      </w:pPr>
      <w:r w:rsidRPr="006518C9">
        <w:rPr>
          <w:lang w:val="en-US"/>
        </w:rPr>
        <w:t>&lt;</w:t>
      </w:r>
      <w:r w:rsidR="00A35AC6" w:rsidRPr="006518C9">
        <w:rPr>
          <w:lang w:val="en-US"/>
        </w:rPr>
        <w:t>userParamType</w:t>
      </w:r>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276DD9F" w14:textId="77777777" w:rsidR="00A35AC6" w:rsidRPr="006518C9" w:rsidRDefault="00A35AC6" w:rsidP="00187F44">
      <w:pPr>
        <w:jc w:val="both"/>
        <w:rPr>
          <w:lang w:val="en-US"/>
        </w:rPr>
      </w:pPr>
    </w:p>
    <w:p w14:paraId="6520E511" w14:textId="77777777" w:rsidR="00F65376" w:rsidRPr="006518C9" w:rsidRDefault="001F00DF" w:rsidP="00187F44">
      <w:pPr>
        <w:pStyle w:val="Heading2"/>
        <w:jc w:val="both"/>
      </w:pPr>
      <w:bookmarkStart w:id="308" w:name="_Toc457214149"/>
      <w:r w:rsidRPr="006518C9">
        <w:t>Reporting fragmentation ions</w:t>
      </w:r>
      <w:bookmarkEnd w:id="308"/>
    </w:p>
    <w:p w14:paraId="3A00A1E1" w14:textId="77777777" w:rsidR="008E4D71" w:rsidRPr="006518C9" w:rsidRDefault="006D41B9" w:rsidP="00187F44">
      <w:pPr>
        <w:jc w:val="both"/>
        <w:rPr>
          <w:lang w:val="en-US"/>
        </w:rPr>
      </w:pPr>
      <w:r w:rsidRPr="006518C9">
        <w:rPr>
          <w:lang w:val="en-US"/>
        </w:rPr>
        <w:t>mzIdentML</w:t>
      </w:r>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454F135F" w14:textId="77777777" w:rsidR="008E4D71" w:rsidRPr="006518C9" w:rsidRDefault="008E4D71" w:rsidP="00187F44">
      <w:pPr>
        <w:jc w:val="both"/>
        <w:rPr>
          <w:lang w:val="en-US"/>
        </w:rPr>
      </w:pPr>
    </w:p>
    <w:p w14:paraId="05A70D2A"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74B0BC14" w14:textId="77777777" w:rsidR="005B3447" w:rsidRPr="006518C9" w:rsidRDefault="005B3447" w:rsidP="00466496">
      <w:pPr>
        <w:rPr>
          <w:lang w:val="en-US"/>
        </w:rPr>
      </w:pPr>
    </w:p>
    <w:p w14:paraId="3B2C3178"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2972992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C69DE09"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accession="MS:1001225" name="product ion m/z"/&gt;</w:t>
      </w:r>
    </w:p>
    <w:p w14:paraId="7477BE9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0D746A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4DBD429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accession="MS:1001226" name="product ion intensity"/&gt;</w:t>
      </w:r>
    </w:p>
    <w:p w14:paraId="70AF715D"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59D01F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435FFF1F"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accession="MS:1001227" name="product ion m/z error" unitAccession="MS:1000040" unitName="m/z" unitCvRef="PSI-MS"/&gt;</w:t>
      </w:r>
    </w:p>
    <w:p w14:paraId="54CB252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05DEBD1"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E2C7ACD"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B700E6D" w14:textId="77777777" w:rsidR="004705C2" w:rsidRPr="006518C9" w:rsidRDefault="004705C2" w:rsidP="00466496">
      <w:pPr>
        <w:rPr>
          <w:rFonts w:ascii="Courier New" w:hAnsi="Courier New" w:cs="Courier New"/>
          <w:sz w:val="16"/>
          <w:szCs w:val="16"/>
          <w:lang w:val="en-US"/>
        </w:rPr>
      </w:pPr>
    </w:p>
    <w:p w14:paraId="64E61A2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6A85361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accession="MS:1001220" name="frag: y ion"/&gt;</w:t>
      </w:r>
    </w:p>
    <w:p w14:paraId="1379AD03"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3DEF019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51CCBDC"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CC56DC6"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0D10F6E9" w14:textId="77777777" w:rsidR="00E50B38" w:rsidRPr="006518C9" w:rsidRDefault="00E50B38" w:rsidP="00466496">
      <w:pPr>
        <w:rPr>
          <w:lang w:val="en-US"/>
        </w:rPr>
      </w:pPr>
    </w:p>
    <w:p w14:paraId="5EDD020A" w14:textId="77777777" w:rsidR="005B3447" w:rsidRPr="006518C9" w:rsidRDefault="004629C6" w:rsidP="00187F44">
      <w:pPr>
        <w:pStyle w:val="Heading3"/>
        <w:jc w:val="both"/>
      </w:pPr>
      <w:bookmarkStart w:id="309" w:name="_Toc457214150"/>
      <w:r w:rsidRPr="006518C9">
        <w:t>In</w:t>
      </w:r>
      <w:r w:rsidR="000015E8" w:rsidRPr="006518C9">
        <w:t>ternal fragments</w:t>
      </w:r>
      <w:r w:rsidRPr="006518C9">
        <w:t xml:space="preserve"> and immonium ions</w:t>
      </w:r>
      <w:bookmarkEnd w:id="309"/>
    </w:p>
    <w:p w14:paraId="5FA418B7" w14:textId="77777777" w:rsidR="00012B36" w:rsidRPr="006518C9" w:rsidRDefault="006D41B9" w:rsidP="00187F44">
      <w:pPr>
        <w:jc w:val="both"/>
        <w:rPr>
          <w:lang w:val="en-US"/>
        </w:rPr>
      </w:pPr>
      <w:r w:rsidRPr="006518C9">
        <w:rPr>
          <w:lang w:val="en-US"/>
        </w:rPr>
        <w:t>mzIdentML</w:t>
      </w:r>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8"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35551194" w14:textId="77777777" w:rsidR="0065408F" w:rsidRPr="006518C9" w:rsidRDefault="0065408F" w:rsidP="00466496">
      <w:pPr>
        <w:rPr>
          <w:lang w:val="en-US"/>
        </w:rPr>
      </w:pPr>
    </w:p>
    <w:p w14:paraId="1B90203A"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03311329"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0CB8C75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27C3237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434E0DF"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accession="MS:1001366" name="frag: internal ya ion"/&gt;</w:t>
      </w:r>
    </w:p>
    <w:p w14:paraId="7BA38245"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4AC97C8D" w14:textId="77777777" w:rsidR="00D85F89" w:rsidRPr="006518C9" w:rsidRDefault="00D85F89" w:rsidP="00466496">
      <w:pPr>
        <w:rPr>
          <w:lang w:val="en-US"/>
        </w:rPr>
      </w:pPr>
    </w:p>
    <w:p w14:paraId="2EBC099C" w14:textId="77777777" w:rsidR="0065408F" w:rsidRPr="006518C9" w:rsidRDefault="0065408F" w:rsidP="00466496">
      <w:pPr>
        <w:rPr>
          <w:lang w:val="en-US"/>
        </w:rPr>
      </w:pPr>
    </w:p>
    <w:p w14:paraId="7EC97E15"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immonium ions have been found </w:t>
      </w:r>
      <w:r w:rsidR="006B4E54" w:rsidRPr="006518C9">
        <w:rPr>
          <w:lang w:val="en-US"/>
        </w:rPr>
        <w:t>matching T and G in the following peptide sequence FGGEENTY (positions 2 or 3, and position 7)</w:t>
      </w:r>
      <w:r w:rsidR="00BF0959" w:rsidRPr="006518C9">
        <w:rPr>
          <w:lang w:val="en-US"/>
        </w:rPr>
        <w:t>:</w:t>
      </w:r>
    </w:p>
    <w:p w14:paraId="12F6F8B9" w14:textId="77777777" w:rsidR="001F6582" w:rsidRPr="006518C9" w:rsidRDefault="001F6582" w:rsidP="00466496">
      <w:pPr>
        <w:pStyle w:val="PlainText"/>
        <w:ind w:left="0"/>
        <w:rPr>
          <w:sz w:val="16"/>
          <w:szCs w:val="16"/>
        </w:rPr>
      </w:pPr>
    </w:p>
    <w:p w14:paraId="27B085E2" w14:textId="77777777" w:rsidR="001F6582" w:rsidRPr="006518C9" w:rsidRDefault="001F6582" w:rsidP="001F6582">
      <w:pPr>
        <w:pStyle w:val="PlainText"/>
        <w:ind w:left="0"/>
        <w:rPr>
          <w:sz w:val="16"/>
          <w:szCs w:val="16"/>
        </w:rPr>
      </w:pPr>
      <w:r w:rsidRPr="006518C9">
        <w:rPr>
          <w:sz w:val="16"/>
          <w:szCs w:val="16"/>
        </w:rPr>
        <w:t>&lt;IonType charge="1" index="2 3 7"&gt;</w:t>
      </w:r>
    </w:p>
    <w:p w14:paraId="3A0CFD2D"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1F598B87"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494A8E43"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4C408079" w14:textId="77777777" w:rsidR="001F6582" w:rsidRPr="006518C9" w:rsidRDefault="001F6582" w:rsidP="001F6582">
      <w:pPr>
        <w:pStyle w:val="PlainText"/>
        <w:ind w:left="0"/>
        <w:rPr>
          <w:sz w:val="16"/>
          <w:szCs w:val="16"/>
        </w:rPr>
      </w:pPr>
      <w:r w:rsidRPr="006518C9">
        <w:rPr>
          <w:sz w:val="16"/>
          <w:szCs w:val="16"/>
        </w:rPr>
        <w:t xml:space="preserve">  &lt;cvParam cvRef="PSI-MS" accession="MS:1001239" name="frag: immonium ion"/&gt;</w:t>
      </w:r>
    </w:p>
    <w:p w14:paraId="618D7D85" w14:textId="77777777" w:rsidR="001F6582" w:rsidRPr="006518C9" w:rsidRDefault="001F6582" w:rsidP="001F6582">
      <w:pPr>
        <w:pStyle w:val="PlainText"/>
        <w:ind w:left="0"/>
        <w:rPr>
          <w:sz w:val="16"/>
          <w:szCs w:val="16"/>
        </w:rPr>
      </w:pPr>
      <w:r w:rsidRPr="006518C9">
        <w:rPr>
          <w:sz w:val="16"/>
          <w:szCs w:val="16"/>
        </w:rPr>
        <w:t>&lt;/IonType&gt;</w:t>
      </w:r>
    </w:p>
    <w:p w14:paraId="0C152FCF" w14:textId="77777777" w:rsidR="00187F44" w:rsidRPr="006518C9" w:rsidRDefault="00187F44" w:rsidP="00466496">
      <w:pPr>
        <w:pStyle w:val="PlainText"/>
        <w:ind w:left="0"/>
        <w:rPr>
          <w:sz w:val="16"/>
          <w:szCs w:val="16"/>
        </w:rPr>
      </w:pPr>
    </w:p>
    <w:p w14:paraId="23D7DF88" w14:textId="77777777" w:rsidR="00187F44" w:rsidRPr="006518C9" w:rsidRDefault="00187F44" w:rsidP="00466496">
      <w:pPr>
        <w:pStyle w:val="PlainText"/>
        <w:ind w:left="0"/>
        <w:rPr>
          <w:sz w:val="16"/>
          <w:szCs w:val="16"/>
        </w:rPr>
      </w:pPr>
    </w:p>
    <w:p w14:paraId="2BA73B40" w14:textId="77777777" w:rsidR="00187F44" w:rsidRPr="006518C9" w:rsidRDefault="00187F44" w:rsidP="00187F44">
      <w:pPr>
        <w:pStyle w:val="Heading3"/>
      </w:pPr>
      <w:bookmarkStart w:id="310" w:name="_Toc457214151"/>
      <w:r w:rsidRPr="006518C9">
        <w:t>Encoding Neutral loss fragment ions</w:t>
      </w:r>
      <w:bookmarkEnd w:id="310"/>
    </w:p>
    <w:p w14:paraId="4998CDBB" w14:textId="77777777" w:rsidR="00187F44" w:rsidRPr="006518C9" w:rsidRDefault="00187F44" w:rsidP="00187F44">
      <w:pPr>
        <w:pStyle w:val="nobreak"/>
        <w:rPr>
          <w:lang w:val="en-US" w:eastAsia="en-US"/>
        </w:rPr>
      </w:pPr>
    </w:p>
    <w:p w14:paraId="061963B7" w14:textId="3F5E2007" w:rsidR="00187F44" w:rsidRPr="006518C9" w:rsidRDefault="00187F44" w:rsidP="00187F44">
      <w:pPr>
        <w:jc w:val="both"/>
        <w:rPr>
          <w:lang w:val="en-US" w:eastAsia="en-US"/>
        </w:rPr>
      </w:pPr>
      <w:r w:rsidRPr="006518C9">
        <w:rPr>
          <w:lang w:val="en-US" w:eastAsia="en-US"/>
        </w:rPr>
        <w:t>The encoding of the identification of neutral loss fragment ion</w:t>
      </w:r>
      <w:ins w:id="311" w:author="Jones, Andy" w:date="2017-01-09T13:37:00Z">
        <w:r w:rsidR="0032247A">
          <w:rPr>
            <w:lang w:val="en-US" w:eastAsia="en-US"/>
          </w:rPr>
          <w:t>s</w:t>
        </w:r>
      </w:ins>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171322B9" w14:textId="77777777" w:rsidR="00187F44" w:rsidRPr="006518C9" w:rsidRDefault="00187F44" w:rsidP="00466496">
      <w:pPr>
        <w:pStyle w:val="PlainText"/>
        <w:ind w:left="0"/>
        <w:rPr>
          <w:sz w:val="16"/>
          <w:szCs w:val="16"/>
        </w:rPr>
      </w:pPr>
    </w:p>
    <w:p w14:paraId="5427D25F" w14:textId="77777777" w:rsidR="00187F44" w:rsidRPr="006518C9" w:rsidRDefault="00187F44" w:rsidP="00187F44">
      <w:pPr>
        <w:pStyle w:val="PlainText"/>
        <w:ind w:left="0"/>
        <w:rPr>
          <w:sz w:val="16"/>
          <w:szCs w:val="16"/>
        </w:rPr>
      </w:pPr>
      <w:r w:rsidRPr="006518C9">
        <w:rPr>
          <w:sz w:val="16"/>
          <w:szCs w:val="16"/>
        </w:rPr>
        <w:t>&lt;IonType charge="2" index="3"&gt;</w:t>
      </w:r>
    </w:p>
    <w:p w14:paraId="16BE6513"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21384639"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06EAB4A7"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75212A21" w14:textId="77777777" w:rsidR="00187F44" w:rsidRPr="006518C9" w:rsidRDefault="00187F44" w:rsidP="00187F44">
      <w:pPr>
        <w:pStyle w:val="PlainText"/>
        <w:ind w:left="0"/>
        <w:rPr>
          <w:sz w:val="16"/>
          <w:szCs w:val="16"/>
        </w:rPr>
      </w:pPr>
      <w:r w:rsidRPr="006518C9">
        <w:rPr>
          <w:sz w:val="16"/>
          <w:szCs w:val="16"/>
        </w:rPr>
        <w:tab/>
        <w:t>&lt;cvParam cvRef="PSI-MS" accession="MS:1001220" name="frag: y ion"/&gt;</w:t>
      </w:r>
    </w:p>
    <w:p w14:paraId="145A2E6D" w14:textId="77777777" w:rsidR="00187F44" w:rsidRPr="006518C9" w:rsidRDefault="00187F44" w:rsidP="00187F44">
      <w:pPr>
        <w:pStyle w:val="PlainText"/>
        <w:ind w:left="0"/>
        <w:rPr>
          <w:sz w:val="16"/>
          <w:szCs w:val="16"/>
        </w:rPr>
      </w:pPr>
      <w:r w:rsidRPr="006518C9">
        <w:rPr>
          <w:sz w:val="16"/>
          <w:szCs w:val="16"/>
        </w:rPr>
        <w:tab/>
        <w:t>&lt;cvParam cvRef="PSI-MS" accession="MS:1000336" name="neutral loss" value="H3N"/&gt;</w:t>
      </w:r>
    </w:p>
    <w:p w14:paraId="62B3B794" w14:textId="77777777" w:rsidR="00187F44" w:rsidRPr="006518C9" w:rsidRDefault="00187F44" w:rsidP="00187F44">
      <w:pPr>
        <w:pStyle w:val="PlainText"/>
        <w:ind w:left="0"/>
        <w:rPr>
          <w:sz w:val="16"/>
          <w:szCs w:val="16"/>
        </w:rPr>
      </w:pPr>
      <w:r w:rsidRPr="006518C9">
        <w:rPr>
          <w:sz w:val="16"/>
          <w:szCs w:val="16"/>
        </w:rPr>
        <w:t>&lt;/IonType&gt;</w:t>
      </w:r>
    </w:p>
    <w:p w14:paraId="23969A82" w14:textId="77777777" w:rsidR="00187F44" w:rsidRPr="006518C9" w:rsidRDefault="00187F44" w:rsidP="00466496">
      <w:pPr>
        <w:pStyle w:val="PlainText"/>
        <w:ind w:left="0"/>
        <w:rPr>
          <w:sz w:val="16"/>
          <w:szCs w:val="16"/>
        </w:rPr>
      </w:pPr>
    </w:p>
    <w:p w14:paraId="63B23CB9" w14:textId="77777777" w:rsidR="00187F44" w:rsidRPr="006518C9" w:rsidRDefault="00187F44" w:rsidP="00466496">
      <w:pPr>
        <w:pStyle w:val="PlainText"/>
        <w:ind w:left="0"/>
        <w:rPr>
          <w:sz w:val="16"/>
          <w:szCs w:val="16"/>
        </w:rPr>
      </w:pPr>
    </w:p>
    <w:p w14:paraId="47D07AB2" w14:textId="77777777" w:rsidR="008B6BE0" w:rsidRPr="006518C9" w:rsidRDefault="008438DA" w:rsidP="00187F44">
      <w:pPr>
        <w:pStyle w:val="Heading2"/>
        <w:jc w:val="both"/>
      </w:pPr>
      <w:bookmarkStart w:id="312" w:name="_Toc457214152"/>
      <w:r w:rsidRPr="006518C9">
        <w:t>Enzyme definition</w:t>
      </w:r>
      <w:bookmarkEnd w:id="312"/>
    </w:p>
    <w:p w14:paraId="23FFD150"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9"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3C46AF"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280DAAF4" w14:textId="77777777" w:rsidR="001048BC" w:rsidRPr="006518C9" w:rsidRDefault="001048BC" w:rsidP="00F60D70">
      <w:pPr>
        <w:pStyle w:val="nobreak"/>
        <w:jc w:val="both"/>
        <w:rPr>
          <w:lang w:val="en-US"/>
        </w:rPr>
      </w:pPr>
    </w:p>
    <w:p w14:paraId="2F6411A8"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2D062AA8" w14:textId="77777777" w:rsidR="00552978" w:rsidRPr="006518C9" w:rsidRDefault="00552978" w:rsidP="00F60D70">
      <w:pPr>
        <w:pStyle w:val="nobreak"/>
        <w:jc w:val="both"/>
        <w:rPr>
          <w:rFonts w:ascii="Courier New" w:hAnsi="Courier New" w:cs="Courier New"/>
          <w:lang w:val="en-US"/>
        </w:rPr>
      </w:pPr>
    </w:p>
    <w:p w14:paraId="609F3397"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568B0969" w14:textId="77777777" w:rsidR="00552978" w:rsidRPr="006518C9" w:rsidRDefault="00552978" w:rsidP="00F60D70">
      <w:pPr>
        <w:pStyle w:val="nobreak"/>
        <w:jc w:val="both"/>
        <w:rPr>
          <w:lang w:val="en-US"/>
        </w:rPr>
      </w:pPr>
    </w:p>
    <w:p w14:paraId="2EF4EE04"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55BE660"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31A198F6" w14:textId="77777777" w:rsidR="002E1544" w:rsidRPr="006518C9" w:rsidRDefault="002E1544" w:rsidP="00F60D70">
      <w:pPr>
        <w:jc w:val="both"/>
        <w:rPr>
          <w:lang w:val="en-US"/>
        </w:rPr>
      </w:pPr>
      <w:r w:rsidRPr="006518C9">
        <w:rPr>
          <w:lang w:val="en-US"/>
        </w:rPr>
        <w:lastRenderedPageBreak/>
        <w:t>The ?= is a “zero-width positive look-ahead assertion.”</w:t>
      </w:r>
    </w:p>
    <w:p w14:paraId="1F75F607" w14:textId="77777777" w:rsidR="002E1544" w:rsidRPr="006518C9" w:rsidRDefault="002E1544" w:rsidP="00F60D70">
      <w:pPr>
        <w:jc w:val="both"/>
        <w:rPr>
          <w:lang w:val="en-US"/>
        </w:rPr>
      </w:pPr>
    </w:p>
    <w:p w14:paraId="0B6C2A29" w14:textId="77777777" w:rsidR="002E1544" w:rsidRPr="006518C9" w:rsidRDefault="002E1544" w:rsidP="00F60D70">
      <w:pPr>
        <w:jc w:val="both"/>
        <w:rPr>
          <w:lang w:val="en-US"/>
        </w:rPr>
      </w:pPr>
      <w:r w:rsidRPr="006518C9">
        <w:rPr>
          <w:lang w:val="en-US"/>
        </w:rPr>
        <w:t>A simple 3 line perl program can be written to test a regular expression:</w:t>
      </w:r>
    </w:p>
    <w:p w14:paraId="4F9A2289"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672BD216"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17277A8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60951D8E" w14:textId="77777777" w:rsidR="002E1544" w:rsidRPr="006518C9" w:rsidRDefault="002E1544" w:rsidP="00F60D70">
      <w:pPr>
        <w:jc w:val="both"/>
        <w:rPr>
          <w:lang w:val="en-US"/>
        </w:rPr>
      </w:pPr>
    </w:p>
    <w:p w14:paraId="539BC27A" w14:textId="77777777" w:rsidR="002E1544" w:rsidRPr="006518C9" w:rsidRDefault="002E1544" w:rsidP="00F60D70">
      <w:pPr>
        <w:jc w:val="both"/>
        <w:rPr>
          <w:lang w:val="en-US"/>
        </w:rPr>
      </w:pPr>
      <w:r w:rsidRPr="006518C9">
        <w:rPr>
          <w:lang w:val="en-US"/>
        </w:rPr>
        <w:t>The program returns:</w:t>
      </w:r>
    </w:p>
    <w:p w14:paraId="19809FC2"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767D9C5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4BE448D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A6B985C" w14:textId="77777777" w:rsidTr="00447E4C">
        <w:tc>
          <w:tcPr>
            <w:tcW w:w="1951" w:type="dxa"/>
          </w:tcPr>
          <w:p w14:paraId="0FCA5A36" w14:textId="77777777" w:rsidR="003039C2" w:rsidRPr="006518C9" w:rsidRDefault="003039C2" w:rsidP="00F60D70">
            <w:pPr>
              <w:jc w:val="both"/>
              <w:rPr>
                <w:b/>
                <w:lang w:val="en-US"/>
              </w:rPr>
            </w:pPr>
            <w:r w:rsidRPr="006518C9">
              <w:rPr>
                <w:b/>
                <w:lang w:val="en-US"/>
              </w:rPr>
              <w:t>Enzyme Name</w:t>
            </w:r>
          </w:p>
        </w:tc>
        <w:tc>
          <w:tcPr>
            <w:tcW w:w="2552" w:type="dxa"/>
          </w:tcPr>
          <w:p w14:paraId="60F38CC0" w14:textId="77777777" w:rsidR="003039C2" w:rsidRPr="006518C9" w:rsidRDefault="003039C2" w:rsidP="00F60D70">
            <w:pPr>
              <w:jc w:val="both"/>
              <w:rPr>
                <w:b/>
                <w:lang w:val="en-US"/>
              </w:rPr>
            </w:pPr>
            <w:r w:rsidRPr="006518C9">
              <w:rPr>
                <w:b/>
                <w:lang w:val="en-US"/>
              </w:rPr>
              <w:t>Regular expression</w:t>
            </w:r>
          </w:p>
        </w:tc>
      </w:tr>
      <w:tr w:rsidR="003039C2" w:rsidRPr="006518C9" w14:paraId="16C7AB28" w14:textId="77777777" w:rsidTr="00447E4C">
        <w:tc>
          <w:tcPr>
            <w:tcW w:w="1951" w:type="dxa"/>
          </w:tcPr>
          <w:p w14:paraId="0CC0EFDF" w14:textId="77777777" w:rsidR="003039C2" w:rsidRPr="006518C9" w:rsidRDefault="003039C2" w:rsidP="00F60D70">
            <w:pPr>
              <w:jc w:val="both"/>
              <w:rPr>
                <w:lang w:val="en-US"/>
              </w:rPr>
            </w:pPr>
            <w:r w:rsidRPr="006518C9">
              <w:rPr>
                <w:lang w:val="en-US"/>
              </w:rPr>
              <w:t>Trypsin</w:t>
            </w:r>
          </w:p>
        </w:tc>
        <w:tc>
          <w:tcPr>
            <w:tcW w:w="2552" w:type="dxa"/>
          </w:tcPr>
          <w:p w14:paraId="60BEE798"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2A91B40B" w14:textId="77777777" w:rsidTr="00447E4C">
        <w:tc>
          <w:tcPr>
            <w:tcW w:w="1951" w:type="dxa"/>
          </w:tcPr>
          <w:p w14:paraId="04FDD774" w14:textId="77777777" w:rsidR="003039C2" w:rsidRPr="006518C9" w:rsidRDefault="003039C2" w:rsidP="00F60D70">
            <w:pPr>
              <w:jc w:val="both"/>
              <w:rPr>
                <w:lang w:val="en-US"/>
              </w:rPr>
            </w:pPr>
            <w:r w:rsidRPr="006518C9">
              <w:rPr>
                <w:lang w:val="en-US"/>
              </w:rPr>
              <w:t>Arg-C</w:t>
            </w:r>
          </w:p>
        </w:tc>
        <w:tc>
          <w:tcPr>
            <w:tcW w:w="2552" w:type="dxa"/>
          </w:tcPr>
          <w:p w14:paraId="193F404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458A65CF" w14:textId="77777777" w:rsidTr="00447E4C">
        <w:tc>
          <w:tcPr>
            <w:tcW w:w="1951" w:type="dxa"/>
          </w:tcPr>
          <w:p w14:paraId="32B4D214" w14:textId="77777777" w:rsidR="003039C2" w:rsidRPr="006518C9" w:rsidRDefault="003039C2" w:rsidP="00F60D70">
            <w:pPr>
              <w:jc w:val="both"/>
              <w:rPr>
                <w:lang w:val="en-US"/>
              </w:rPr>
            </w:pPr>
            <w:r w:rsidRPr="006518C9">
              <w:rPr>
                <w:lang w:val="en-US"/>
              </w:rPr>
              <w:t>Asp-N</w:t>
            </w:r>
          </w:p>
        </w:tc>
        <w:tc>
          <w:tcPr>
            <w:tcW w:w="2552" w:type="dxa"/>
          </w:tcPr>
          <w:p w14:paraId="5DEC191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50EC194B" w14:textId="77777777" w:rsidTr="00447E4C">
        <w:tc>
          <w:tcPr>
            <w:tcW w:w="1951" w:type="dxa"/>
          </w:tcPr>
          <w:p w14:paraId="69709EB9" w14:textId="77777777" w:rsidR="003039C2" w:rsidRPr="006518C9" w:rsidRDefault="003039C2" w:rsidP="00F60D70">
            <w:pPr>
              <w:jc w:val="both"/>
              <w:rPr>
                <w:lang w:val="en-US"/>
              </w:rPr>
            </w:pPr>
            <w:r w:rsidRPr="006518C9">
              <w:rPr>
                <w:lang w:val="en-US"/>
              </w:rPr>
              <w:t>Asp-N_ambic</w:t>
            </w:r>
          </w:p>
        </w:tc>
        <w:tc>
          <w:tcPr>
            <w:tcW w:w="2552" w:type="dxa"/>
          </w:tcPr>
          <w:p w14:paraId="208607F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036FDFEE" w14:textId="77777777" w:rsidTr="00447E4C">
        <w:tc>
          <w:tcPr>
            <w:tcW w:w="1951" w:type="dxa"/>
          </w:tcPr>
          <w:p w14:paraId="0C93438B" w14:textId="77777777" w:rsidR="003039C2" w:rsidRPr="006518C9" w:rsidRDefault="003039C2" w:rsidP="00F60D70">
            <w:pPr>
              <w:jc w:val="both"/>
              <w:rPr>
                <w:lang w:val="en-US"/>
              </w:rPr>
            </w:pPr>
            <w:r w:rsidRPr="006518C9">
              <w:rPr>
                <w:lang w:val="en-US"/>
              </w:rPr>
              <w:t>Chymotrypsin</w:t>
            </w:r>
          </w:p>
        </w:tc>
        <w:tc>
          <w:tcPr>
            <w:tcW w:w="2552" w:type="dxa"/>
          </w:tcPr>
          <w:p w14:paraId="0892D13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27F7BB17" w14:textId="77777777" w:rsidTr="00447E4C">
        <w:tc>
          <w:tcPr>
            <w:tcW w:w="1951" w:type="dxa"/>
          </w:tcPr>
          <w:p w14:paraId="75EE577E" w14:textId="77777777" w:rsidR="003039C2" w:rsidRPr="006518C9" w:rsidRDefault="003039C2" w:rsidP="00F60D70">
            <w:pPr>
              <w:jc w:val="both"/>
              <w:rPr>
                <w:lang w:val="en-US"/>
              </w:rPr>
            </w:pPr>
            <w:r w:rsidRPr="006518C9">
              <w:rPr>
                <w:lang w:val="en-US"/>
              </w:rPr>
              <w:t>CNBr</w:t>
            </w:r>
          </w:p>
        </w:tc>
        <w:tc>
          <w:tcPr>
            <w:tcW w:w="2552" w:type="dxa"/>
          </w:tcPr>
          <w:p w14:paraId="539F792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B0704FB" w14:textId="77777777" w:rsidTr="00447E4C">
        <w:tc>
          <w:tcPr>
            <w:tcW w:w="1951" w:type="dxa"/>
          </w:tcPr>
          <w:p w14:paraId="65D126BD" w14:textId="77777777" w:rsidR="003039C2" w:rsidRPr="006518C9" w:rsidRDefault="003039C2" w:rsidP="00F60D70">
            <w:pPr>
              <w:jc w:val="both"/>
              <w:rPr>
                <w:lang w:val="en-US"/>
              </w:rPr>
            </w:pPr>
            <w:r w:rsidRPr="006518C9">
              <w:rPr>
                <w:lang w:val="en-US"/>
              </w:rPr>
              <w:t>Formic_acid</w:t>
            </w:r>
          </w:p>
        </w:tc>
        <w:tc>
          <w:tcPr>
            <w:tcW w:w="2552" w:type="dxa"/>
          </w:tcPr>
          <w:p w14:paraId="23C80225"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007720D7" w14:textId="77777777" w:rsidTr="00447E4C">
        <w:tc>
          <w:tcPr>
            <w:tcW w:w="1951" w:type="dxa"/>
          </w:tcPr>
          <w:p w14:paraId="6756EC38" w14:textId="77777777" w:rsidR="003039C2" w:rsidRPr="006518C9" w:rsidRDefault="003039C2" w:rsidP="00F60D70">
            <w:pPr>
              <w:jc w:val="both"/>
              <w:rPr>
                <w:lang w:val="en-US"/>
              </w:rPr>
            </w:pPr>
            <w:r w:rsidRPr="006518C9">
              <w:rPr>
                <w:lang w:val="en-US"/>
              </w:rPr>
              <w:t>Lys-C</w:t>
            </w:r>
          </w:p>
        </w:tc>
        <w:tc>
          <w:tcPr>
            <w:tcW w:w="2552" w:type="dxa"/>
          </w:tcPr>
          <w:p w14:paraId="0CB114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27E42BAE" w14:textId="77777777" w:rsidTr="00447E4C">
        <w:tc>
          <w:tcPr>
            <w:tcW w:w="1951" w:type="dxa"/>
          </w:tcPr>
          <w:p w14:paraId="753385F5" w14:textId="77777777" w:rsidR="003039C2" w:rsidRPr="006518C9" w:rsidRDefault="003039C2" w:rsidP="00F60D70">
            <w:pPr>
              <w:jc w:val="both"/>
              <w:rPr>
                <w:lang w:val="en-US"/>
              </w:rPr>
            </w:pPr>
            <w:r w:rsidRPr="006518C9">
              <w:rPr>
                <w:lang w:val="en-US"/>
              </w:rPr>
              <w:t>Lys-C/P</w:t>
            </w:r>
          </w:p>
        </w:tc>
        <w:tc>
          <w:tcPr>
            <w:tcW w:w="2552" w:type="dxa"/>
          </w:tcPr>
          <w:p w14:paraId="54A70E8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61A8F78" w14:textId="77777777" w:rsidTr="00447E4C">
        <w:tc>
          <w:tcPr>
            <w:tcW w:w="1951" w:type="dxa"/>
          </w:tcPr>
          <w:p w14:paraId="776C6A41" w14:textId="77777777" w:rsidR="003039C2" w:rsidRPr="006518C9" w:rsidRDefault="003039C2" w:rsidP="00F60D70">
            <w:pPr>
              <w:jc w:val="both"/>
              <w:rPr>
                <w:lang w:val="en-US"/>
              </w:rPr>
            </w:pPr>
            <w:r w:rsidRPr="006518C9">
              <w:rPr>
                <w:lang w:val="en-US"/>
              </w:rPr>
              <w:t>PepsinA</w:t>
            </w:r>
          </w:p>
        </w:tc>
        <w:tc>
          <w:tcPr>
            <w:tcW w:w="2552" w:type="dxa"/>
          </w:tcPr>
          <w:p w14:paraId="15353AB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18AD9A71" w14:textId="77777777" w:rsidTr="00447E4C">
        <w:tc>
          <w:tcPr>
            <w:tcW w:w="1951" w:type="dxa"/>
          </w:tcPr>
          <w:p w14:paraId="33FEB447" w14:textId="77777777" w:rsidR="003039C2" w:rsidRPr="006518C9" w:rsidRDefault="003039C2" w:rsidP="00F60D70">
            <w:pPr>
              <w:jc w:val="both"/>
              <w:rPr>
                <w:lang w:val="en-US"/>
              </w:rPr>
            </w:pPr>
            <w:r w:rsidRPr="006518C9">
              <w:rPr>
                <w:lang w:val="en-US"/>
              </w:rPr>
              <w:t>TrypChymo</w:t>
            </w:r>
          </w:p>
        </w:tc>
        <w:tc>
          <w:tcPr>
            <w:tcW w:w="2552" w:type="dxa"/>
          </w:tcPr>
          <w:p w14:paraId="4D56DE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726AB9EE" w14:textId="77777777" w:rsidTr="00447E4C">
        <w:tc>
          <w:tcPr>
            <w:tcW w:w="1951" w:type="dxa"/>
          </w:tcPr>
          <w:p w14:paraId="570A9739" w14:textId="77777777" w:rsidR="003039C2" w:rsidRPr="006518C9" w:rsidRDefault="003039C2" w:rsidP="00F60D70">
            <w:pPr>
              <w:jc w:val="both"/>
              <w:rPr>
                <w:lang w:val="en-US"/>
              </w:rPr>
            </w:pPr>
            <w:r w:rsidRPr="006518C9">
              <w:rPr>
                <w:lang w:val="en-US"/>
              </w:rPr>
              <w:t>Trypsin/P</w:t>
            </w:r>
          </w:p>
        </w:tc>
        <w:tc>
          <w:tcPr>
            <w:tcW w:w="2552" w:type="dxa"/>
          </w:tcPr>
          <w:p w14:paraId="4C584C0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205E029F" w14:textId="77777777" w:rsidTr="00447E4C">
        <w:tc>
          <w:tcPr>
            <w:tcW w:w="1951" w:type="dxa"/>
          </w:tcPr>
          <w:p w14:paraId="036BE18A" w14:textId="77777777" w:rsidR="003039C2" w:rsidRPr="006518C9" w:rsidRDefault="003039C2" w:rsidP="00F60D70">
            <w:pPr>
              <w:jc w:val="both"/>
              <w:rPr>
                <w:lang w:val="en-US"/>
              </w:rPr>
            </w:pPr>
            <w:r w:rsidRPr="006518C9">
              <w:rPr>
                <w:lang w:val="en-US"/>
              </w:rPr>
              <w:t>V8-DE</w:t>
            </w:r>
          </w:p>
        </w:tc>
        <w:tc>
          <w:tcPr>
            <w:tcW w:w="2552" w:type="dxa"/>
          </w:tcPr>
          <w:p w14:paraId="5CB82B3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0203660D" w14:textId="77777777" w:rsidTr="00447E4C">
        <w:tc>
          <w:tcPr>
            <w:tcW w:w="1951" w:type="dxa"/>
          </w:tcPr>
          <w:p w14:paraId="51973EFD" w14:textId="77777777" w:rsidR="003039C2" w:rsidRPr="006518C9" w:rsidRDefault="003039C2" w:rsidP="00F60D70">
            <w:pPr>
              <w:jc w:val="both"/>
              <w:rPr>
                <w:lang w:val="en-US"/>
              </w:rPr>
            </w:pPr>
            <w:r w:rsidRPr="006518C9">
              <w:rPr>
                <w:lang w:val="en-US"/>
              </w:rPr>
              <w:t>V8-E</w:t>
            </w:r>
          </w:p>
        </w:tc>
        <w:tc>
          <w:tcPr>
            <w:tcW w:w="2552" w:type="dxa"/>
          </w:tcPr>
          <w:p w14:paraId="325856B7"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52C66649" w14:textId="77777777" w:rsidTr="00447E4C">
        <w:tc>
          <w:tcPr>
            <w:tcW w:w="1951" w:type="dxa"/>
          </w:tcPr>
          <w:p w14:paraId="576EC3B5" w14:textId="77777777" w:rsidR="00735E36" w:rsidRPr="006518C9" w:rsidRDefault="00735E36" w:rsidP="00F60D70">
            <w:pPr>
              <w:jc w:val="both"/>
              <w:rPr>
                <w:lang w:val="en-US"/>
              </w:rPr>
            </w:pPr>
            <w:r w:rsidRPr="006518C9">
              <w:rPr>
                <w:lang w:val="en-US"/>
              </w:rPr>
              <w:t>Leukocyte elastase</w:t>
            </w:r>
          </w:p>
        </w:tc>
        <w:tc>
          <w:tcPr>
            <w:tcW w:w="2552" w:type="dxa"/>
          </w:tcPr>
          <w:p w14:paraId="4F56DF6E"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080C841B" w14:textId="77777777" w:rsidTr="00447E4C">
        <w:tc>
          <w:tcPr>
            <w:tcW w:w="1951" w:type="dxa"/>
          </w:tcPr>
          <w:p w14:paraId="204EEADE" w14:textId="77777777" w:rsidR="00735E36" w:rsidRPr="006518C9" w:rsidRDefault="00735E36" w:rsidP="00F60D70">
            <w:pPr>
              <w:jc w:val="both"/>
              <w:rPr>
                <w:lang w:val="en-US"/>
              </w:rPr>
            </w:pPr>
            <w:r w:rsidRPr="006518C9">
              <w:rPr>
                <w:lang w:val="en-US"/>
              </w:rPr>
              <w:t>Proline endopeptidase</w:t>
            </w:r>
          </w:p>
        </w:tc>
        <w:tc>
          <w:tcPr>
            <w:tcW w:w="2552" w:type="dxa"/>
          </w:tcPr>
          <w:p w14:paraId="0E951327"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2706011" w14:textId="77777777" w:rsidTr="00447E4C">
        <w:tc>
          <w:tcPr>
            <w:tcW w:w="1951" w:type="dxa"/>
          </w:tcPr>
          <w:p w14:paraId="6334B77A" w14:textId="77777777" w:rsidR="00735E36" w:rsidRPr="006518C9" w:rsidRDefault="00735E36" w:rsidP="00F60D70">
            <w:pPr>
              <w:jc w:val="both"/>
              <w:rPr>
                <w:lang w:val="en-US"/>
              </w:rPr>
            </w:pPr>
            <w:r w:rsidRPr="006518C9">
              <w:rPr>
                <w:lang w:val="en-US"/>
              </w:rPr>
              <w:t>Glutamyl endopeptidase</w:t>
            </w:r>
          </w:p>
        </w:tc>
        <w:tc>
          <w:tcPr>
            <w:tcW w:w="2552" w:type="dxa"/>
          </w:tcPr>
          <w:p w14:paraId="786FC1F2"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215781D" w14:textId="77777777" w:rsidTr="00447E4C">
        <w:tc>
          <w:tcPr>
            <w:tcW w:w="1951" w:type="dxa"/>
          </w:tcPr>
          <w:p w14:paraId="5C224F74" w14:textId="77777777" w:rsidR="00735E36" w:rsidRPr="006518C9" w:rsidRDefault="00735E36" w:rsidP="00F60D70">
            <w:pPr>
              <w:jc w:val="both"/>
              <w:rPr>
                <w:lang w:val="en-US"/>
              </w:rPr>
            </w:pPr>
            <w:r w:rsidRPr="006518C9">
              <w:rPr>
                <w:lang w:val="en-US"/>
              </w:rPr>
              <w:t>2-iodobenzoate</w:t>
            </w:r>
          </w:p>
        </w:tc>
        <w:tc>
          <w:tcPr>
            <w:tcW w:w="2552" w:type="dxa"/>
          </w:tcPr>
          <w:p w14:paraId="2B4F08E8"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5CAD9D1E" w14:textId="77777777" w:rsidR="008438DA" w:rsidRPr="006518C9" w:rsidRDefault="003039C2" w:rsidP="00F60D70">
      <w:pPr>
        <w:pStyle w:val="Caption"/>
        <w:jc w:val="both"/>
        <w:rPr>
          <w:b w:val="0"/>
          <w:lang w:val="en-US"/>
        </w:rPr>
      </w:pPr>
      <w:bookmarkStart w:id="313" w:name="_Ref215304396"/>
      <w:r w:rsidRPr="006518C9">
        <w:rPr>
          <w:lang w:val="en-US"/>
        </w:rPr>
        <w:t xml:space="preserve">Table </w:t>
      </w:r>
      <w:bookmarkEnd w:id="313"/>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0B7164AA" w14:textId="77777777" w:rsidR="00805A43" w:rsidRPr="006518C9" w:rsidRDefault="00805A43" w:rsidP="00F60D70">
      <w:pPr>
        <w:jc w:val="both"/>
        <w:rPr>
          <w:highlight w:val="yellow"/>
          <w:lang w:val="en-US"/>
        </w:rPr>
      </w:pPr>
    </w:p>
    <w:p w14:paraId="182F7C4B" w14:textId="77777777" w:rsidR="00805A43" w:rsidRPr="006518C9" w:rsidRDefault="00805A43" w:rsidP="00F60D70">
      <w:pPr>
        <w:pStyle w:val="Heading2"/>
        <w:jc w:val="both"/>
      </w:pPr>
      <w:bookmarkStart w:id="314" w:name="_Toc457214153"/>
      <w:r w:rsidRPr="006518C9">
        <w:t>Unknown modifications</w:t>
      </w:r>
      <w:bookmarkEnd w:id="314"/>
    </w:p>
    <w:p w14:paraId="70BFF500"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are reported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0F270434" w14:textId="77777777" w:rsidR="00D60965" w:rsidRPr="006518C9" w:rsidRDefault="00D60965" w:rsidP="00F60D70">
      <w:pPr>
        <w:jc w:val="both"/>
        <w:rPr>
          <w:lang w:val="en-US"/>
        </w:rPr>
      </w:pPr>
    </w:p>
    <w:p w14:paraId="66D8F476" w14:textId="77777777" w:rsidR="00805A43" w:rsidRPr="006518C9" w:rsidRDefault="00805A43" w:rsidP="00F60D70">
      <w:pPr>
        <w:jc w:val="both"/>
        <w:rPr>
          <w:highlight w:val="yellow"/>
          <w:lang w:val="en-US"/>
        </w:rPr>
      </w:pPr>
    </w:p>
    <w:p w14:paraId="2C274E33" w14:textId="77777777" w:rsidR="008B6BE0" w:rsidRPr="006518C9" w:rsidRDefault="008B6BE0" w:rsidP="00F60D70">
      <w:pPr>
        <w:pStyle w:val="Heading1"/>
        <w:jc w:val="both"/>
      </w:pPr>
      <w:bookmarkStart w:id="315" w:name="_Ref170622236"/>
      <w:bookmarkStart w:id="316" w:name="_Toc170636047"/>
      <w:bookmarkStart w:id="317" w:name="_Toc457214154"/>
      <w:bookmarkStart w:id="318" w:name="_Toc111817895"/>
      <w:bookmarkStart w:id="319" w:name="_Toc118017570"/>
      <w:r w:rsidRPr="006518C9">
        <w:t>Conclusions</w:t>
      </w:r>
      <w:bookmarkEnd w:id="315"/>
      <w:bookmarkEnd w:id="316"/>
      <w:bookmarkEnd w:id="317"/>
    </w:p>
    <w:p w14:paraId="7AEFD39D"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5D962D1D" w14:textId="77777777" w:rsidR="006B02A5" w:rsidRPr="006518C9" w:rsidRDefault="006B02A5" w:rsidP="00F60D70">
      <w:pPr>
        <w:jc w:val="both"/>
        <w:rPr>
          <w:highlight w:val="yellow"/>
          <w:lang w:val="en-US"/>
        </w:rPr>
      </w:pPr>
    </w:p>
    <w:p w14:paraId="654D8DC5" w14:textId="77777777" w:rsidR="00BA2856" w:rsidRPr="006518C9" w:rsidRDefault="006B02A5" w:rsidP="00F60D70">
      <w:pPr>
        <w:pStyle w:val="Heading1"/>
        <w:jc w:val="both"/>
      </w:pPr>
      <w:bookmarkStart w:id="320" w:name="_Toc457214155"/>
      <w:r w:rsidRPr="006518C9">
        <w:lastRenderedPageBreak/>
        <w:t>Authors</w:t>
      </w:r>
      <w:r w:rsidR="005B103B" w:rsidRPr="006518C9">
        <w:t xml:space="preserve"> and Contributors</w:t>
      </w:r>
      <w:bookmarkEnd w:id="320"/>
    </w:p>
    <w:bookmarkEnd w:id="318"/>
    <w:bookmarkEnd w:id="319"/>
    <w:p w14:paraId="6B44AF68" w14:textId="77777777" w:rsidR="00D81DE0" w:rsidRPr="006518C9" w:rsidRDefault="00D81DE0" w:rsidP="00F60D70">
      <w:pPr>
        <w:jc w:val="both"/>
        <w:rPr>
          <w:lang w:val="en-US"/>
        </w:rPr>
      </w:pPr>
    </w:p>
    <w:p w14:paraId="450A17C0" w14:textId="77777777" w:rsidR="00D01283" w:rsidRPr="006518C9" w:rsidRDefault="00D01283" w:rsidP="00F60D70">
      <w:pPr>
        <w:jc w:val="both"/>
        <w:rPr>
          <w:lang w:val="en-US"/>
        </w:rPr>
      </w:pPr>
      <w:r w:rsidRPr="006518C9">
        <w:rPr>
          <w:lang w:val="en-US"/>
        </w:rPr>
        <w:t>Authors of this specification:</w:t>
      </w:r>
    </w:p>
    <w:p w14:paraId="2F3DFB0A" w14:textId="77777777" w:rsidR="001F7ECD" w:rsidRPr="006518C9" w:rsidRDefault="001F7ECD" w:rsidP="00F60D70">
      <w:pPr>
        <w:jc w:val="both"/>
        <w:rPr>
          <w:lang w:val="en-US"/>
        </w:rPr>
      </w:pPr>
      <w:r w:rsidRPr="006518C9">
        <w:rPr>
          <w:lang w:val="en-US"/>
        </w:rPr>
        <w:t xml:space="preserve">Juan Antonio Vizcaíno, European Bioinformatics Institute </w:t>
      </w:r>
    </w:p>
    <w:p w14:paraId="77D483C0" w14:textId="77777777" w:rsidR="001F7ECD" w:rsidRPr="006518C9" w:rsidRDefault="001F7ECD" w:rsidP="00F60D70">
      <w:pPr>
        <w:jc w:val="both"/>
        <w:rPr>
          <w:lang w:val="en-US"/>
        </w:rPr>
      </w:pPr>
      <w:r w:rsidRPr="006518C9">
        <w:rPr>
          <w:lang w:val="en-US"/>
        </w:rPr>
        <w:t xml:space="preserve">Gerhard Mayer, Medizinisches Proteom-Center, Ruhr-Universität Bochum </w:t>
      </w:r>
    </w:p>
    <w:p w14:paraId="2ECF43C7" w14:textId="77777777" w:rsidR="001F7ECD" w:rsidRPr="006518C9" w:rsidRDefault="001F7ECD" w:rsidP="00F60D70">
      <w:pPr>
        <w:jc w:val="both"/>
        <w:rPr>
          <w:lang w:val="en-US"/>
        </w:rPr>
      </w:pPr>
      <w:r w:rsidRPr="006518C9">
        <w:rPr>
          <w:lang w:val="en-US"/>
        </w:rPr>
        <w:t>Martin Eisenacher, Medizinisches Proteom-Center, Ruhr-Universität Bochum</w:t>
      </w:r>
    </w:p>
    <w:p w14:paraId="6067F9D7"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0FE89110" w14:textId="77777777" w:rsidR="001F7ECD" w:rsidRDefault="001F7ECD" w:rsidP="00F60D70">
      <w:pPr>
        <w:jc w:val="both"/>
        <w:rPr>
          <w:lang w:val="en-US"/>
        </w:rPr>
      </w:pPr>
      <w:r w:rsidRPr="006518C9">
        <w:rPr>
          <w:lang w:val="en-US"/>
        </w:rPr>
        <w:t>Terry Farrah, Institute for Systems Biology</w:t>
      </w:r>
    </w:p>
    <w:p w14:paraId="6811D220"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0EB70220" w14:textId="77777777" w:rsidR="001F7ECD" w:rsidRPr="006518C9" w:rsidRDefault="001F7ECD" w:rsidP="00F60D70">
      <w:pPr>
        <w:jc w:val="both"/>
        <w:rPr>
          <w:lang w:val="en-US"/>
        </w:rPr>
      </w:pPr>
      <w:r w:rsidRPr="006518C9">
        <w:rPr>
          <w:lang w:val="en-US"/>
        </w:rPr>
        <w:t>Andrew R Jones, University of Liverpool</w:t>
      </w:r>
    </w:p>
    <w:p w14:paraId="1DD939B4" w14:textId="77777777" w:rsidR="00D81DE0" w:rsidRPr="006518C9" w:rsidRDefault="00D81DE0" w:rsidP="001F7ECD">
      <w:pPr>
        <w:rPr>
          <w:lang w:val="en-US"/>
        </w:rPr>
      </w:pPr>
    </w:p>
    <w:p w14:paraId="31876B15"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60" w:history="1">
        <w:r w:rsidR="00D81DE0" w:rsidRPr="006518C9">
          <w:rPr>
            <w:rStyle w:val="Hyperlink"/>
            <w:lang w:val="en-US"/>
          </w:rPr>
          <w:t>andrew.jones@liv.ac.uk</w:t>
        </w:r>
      </w:hyperlink>
    </w:p>
    <w:p w14:paraId="3323E36A" w14:textId="77777777" w:rsidR="00D81DE0" w:rsidRPr="006518C9" w:rsidRDefault="00D81DE0" w:rsidP="00466496">
      <w:pPr>
        <w:rPr>
          <w:lang w:val="en-US"/>
        </w:rPr>
      </w:pPr>
    </w:p>
    <w:p w14:paraId="02D82ABC" w14:textId="77777777" w:rsidR="00D01283" w:rsidRPr="006518C9" w:rsidRDefault="00D01283" w:rsidP="00466496">
      <w:pPr>
        <w:rPr>
          <w:lang w:val="en-US"/>
        </w:rPr>
      </w:pPr>
    </w:p>
    <w:p w14:paraId="39EC1DE1" w14:textId="77777777" w:rsidR="00060CAA" w:rsidRPr="006518C9" w:rsidRDefault="00060CAA" w:rsidP="00466496">
      <w:pPr>
        <w:rPr>
          <w:lang w:val="en-US"/>
        </w:rPr>
      </w:pPr>
    </w:p>
    <w:p w14:paraId="32430154"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4F96D406"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6850C238"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7D37C897"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6017386C"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75DC72E7"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253108CC"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652B3DC5"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6ED893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21B66E08"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6EA7FB53"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D6197DD" w14:textId="77777777"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14:paraId="640BC4BC" w14:textId="77777777" w:rsidR="00AF0D40" w:rsidRPr="006518C9" w:rsidRDefault="00AF0D40" w:rsidP="00466496">
      <w:pPr>
        <w:numPr>
          <w:ilvl w:val="0"/>
          <w:numId w:val="17"/>
        </w:numPr>
        <w:rPr>
          <w:lang w:val="en-US"/>
        </w:rPr>
      </w:pPr>
      <w:r w:rsidRPr="006518C9">
        <w:rPr>
          <w:lang w:val="en-US"/>
        </w:rPr>
        <w:t>Jim Shofstahl, Thermo Fisher</w:t>
      </w:r>
    </w:p>
    <w:p w14:paraId="32875D21" w14:textId="77777777" w:rsidR="00AF0D40" w:rsidRPr="006518C9" w:rsidRDefault="00AF0D40" w:rsidP="00466496">
      <w:pPr>
        <w:numPr>
          <w:ilvl w:val="0"/>
          <w:numId w:val="17"/>
        </w:numPr>
        <w:rPr>
          <w:lang w:val="en-US"/>
        </w:rPr>
      </w:pPr>
      <w:r w:rsidRPr="006518C9">
        <w:rPr>
          <w:lang w:val="en-US"/>
        </w:rPr>
        <w:t>David Horn, Agilent</w:t>
      </w:r>
    </w:p>
    <w:p w14:paraId="0E0C85FF" w14:textId="77777777" w:rsidR="00AF0D40" w:rsidRPr="006518C9" w:rsidRDefault="00AF0D40" w:rsidP="00466496">
      <w:pPr>
        <w:numPr>
          <w:ilvl w:val="0"/>
          <w:numId w:val="17"/>
        </w:numPr>
        <w:rPr>
          <w:lang w:val="en-US"/>
        </w:rPr>
      </w:pPr>
      <w:r w:rsidRPr="006518C9">
        <w:rPr>
          <w:lang w:val="en-US"/>
        </w:rPr>
        <w:t>Jimmy Eng, Fred Hutchinson Cancer Research</w:t>
      </w:r>
    </w:p>
    <w:p w14:paraId="117D344C" w14:textId="77777777" w:rsidR="00AF0D40" w:rsidRPr="006518C9" w:rsidRDefault="00AF0D40" w:rsidP="00466496">
      <w:pPr>
        <w:numPr>
          <w:ilvl w:val="0"/>
          <w:numId w:val="17"/>
        </w:numPr>
        <w:rPr>
          <w:lang w:val="en-US"/>
        </w:rPr>
      </w:pPr>
      <w:r w:rsidRPr="006518C9">
        <w:rPr>
          <w:lang w:val="en-US"/>
        </w:rPr>
        <w:t>Brian Searle, Proteome Software</w:t>
      </w:r>
    </w:p>
    <w:p w14:paraId="0B4C04FB" w14:textId="77777777" w:rsidR="00AF0D40" w:rsidRPr="006518C9" w:rsidRDefault="00AF0D40" w:rsidP="00466496">
      <w:pPr>
        <w:numPr>
          <w:ilvl w:val="0"/>
          <w:numId w:val="17"/>
        </w:numPr>
        <w:rPr>
          <w:lang w:val="en-US"/>
        </w:rPr>
      </w:pPr>
      <w:r w:rsidRPr="006518C9">
        <w:rPr>
          <w:lang w:val="en-US"/>
        </w:rPr>
        <w:t xml:space="preserve">Phillip Young, Waters </w:t>
      </w:r>
    </w:p>
    <w:p w14:paraId="7E67BB97" w14:textId="77777777" w:rsidR="00491A6E" w:rsidRPr="006518C9" w:rsidRDefault="00491A6E" w:rsidP="00466496">
      <w:pPr>
        <w:numPr>
          <w:ilvl w:val="0"/>
          <w:numId w:val="17"/>
        </w:numPr>
        <w:rPr>
          <w:lang w:val="en-US"/>
        </w:rPr>
      </w:pPr>
      <w:r w:rsidRPr="006518C9">
        <w:rPr>
          <w:lang w:val="en-US"/>
        </w:rPr>
        <w:t>Michael Kohl, Medizinisches Proteom-Center, Ruhr-Universität Bochum, Germany</w:t>
      </w:r>
    </w:p>
    <w:p w14:paraId="6C9488B6"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194DADDF"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54141250"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210F59C9" w14:textId="77777777"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14:paraId="64F43BE0" w14:textId="77777777"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14:paraId="08A9E1A3" w14:textId="77777777"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14:paraId="7841D4D9"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108F703C" w14:textId="77777777" w:rsidR="00A550D8" w:rsidRPr="006518C9" w:rsidRDefault="00A550D8" w:rsidP="00466496">
      <w:pPr>
        <w:numPr>
          <w:ilvl w:val="0"/>
          <w:numId w:val="17"/>
        </w:numPr>
        <w:rPr>
          <w:lang w:val="en-US"/>
        </w:rPr>
      </w:pPr>
      <w:r w:rsidRPr="006518C9">
        <w:rPr>
          <w:lang w:val="en-US"/>
        </w:rPr>
        <w:t>Alberto Medina, ProteoRed Consortium, Spain</w:t>
      </w:r>
    </w:p>
    <w:p w14:paraId="69D17ABF"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45EE022" w14:textId="77777777" w:rsidR="00790870" w:rsidRPr="006518C9" w:rsidRDefault="00790870" w:rsidP="00466496">
      <w:pPr>
        <w:numPr>
          <w:ilvl w:val="0"/>
          <w:numId w:val="17"/>
        </w:numPr>
        <w:rPr>
          <w:lang w:val="en-US"/>
        </w:rPr>
      </w:pPr>
      <w:r w:rsidRPr="006518C9">
        <w:rPr>
          <w:lang w:val="en-US"/>
        </w:rPr>
        <w:t>Laurent Gatto, University of Cambridge</w:t>
      </w:r>
    </w:p>
    <w:p w14:paraId="66C93DA8" w14:textId="77777777" w:rsidR="00F55DCC" w:rsidRPr="006518C9" w:rsidRDefault="00F55DCC" w:rsidP="00466496">
      <w:pPr>
        <w:numPr>
          <w:ilvl w:val="0"/>
          <w:numId w:val="17"/>
        </w:numPr>
        <w:rPr>
          <w:lang w:val="en-US"/>
        </w:rPr>
      </w:pPr>
      <w:r w:rsidRPr="006518C9">
        <w:rPr>
          <w:lang w:val="en-US"/>
        </w:rPr>
        <w:t>Simon Perkins, University of Liverpool</w:t>
      </w:r>
    </w:p>
    <w:p w14:paraId="514F56E8" w14:textId="77777777" w:rsidR="00F55DCC" w:rsidRPr="006518C9" w:rsidRDefault="00F55DCC" w:rsidP="00466496">
      <w:pPr>
        <w:numPr>
          <w:ilvl w:val="0"/>
          <w:numId w:val="17"/>
        </w:numPr>
        <w:rPr>
          <w:lang w:val="en-US"/>
        </w:rPr>
      </w:pPr>
      <w:r w:rsidRPr="006518C9">
        <w:rPr>
          <w:lang w:val="en-US"/>
        </w:rPr>
        <w:t>Harald Barsnes, University of Bergen</w:t>
      </w:r>
    </w:p>
    <w:p w14:paraId="6BC5EC4D" w14:textId="77777777" w:rsidR="00F55DCC" w:rsidRPr="006518C9" w:rsidRDefault="00F55DCC" w:rsidP="00466496">
      <w:pPr>
        <w:numPr>
          <w:ilvl w:val="0"/>
          <w:numId w:val="17"/>
        </w:numPr>
        <w:rPr>
          <w:lang w:val="en-US"/>
        </w:rPr>
      </w:pPr>
      <w:r w:rsidRPr="006518C9">
        <w:rPr>
          <w:lang w:val="en-US"/>
        </w:rPr>
        <w:t>Marc Vaudel, University of Bergen</w:t>
      </w:r>
    </w:p>
    <w:p w14:paraId="23074700"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93B9CBF" w14:textId="77777777" w:rsidR="00F55DCC" w:rsidRPr="006518C9" w:rsidRDefault="00F55DCC" w:rsidP="00466496">
      <w:pPr>
        <w:numPr>
          <w:ilvl w:val="0"/>
          <w:numId w:val="17"/>
        </w:numPr>
        <w:rPr>
          <w:lang w:val="en-US"/>
        </w:rPr>
      </w:pPr>
      <w:r w:rsidRPr="006518C9">
        <w:rPr>
          <w:lang w:val="en-US"/>
        </w:rPr>
        <w:t>Tobias Ternent, European Bioinformatics Institute</w:t>
      </w:r>
    </w:p>
    <w:p w14:paraId="2EF92BBF" w14:textId="77777777" w:rsidR="00F55DCC" w:rsidRPr="006518C9" w:rsidRDefault="007C10B6" w:rsidP="00466496">
      <w:pPr>
        <w:numPr>
          <w:ilvl w:val="0"/>
          <w:numId w:val="17"/>
        </w:numPr>
        <w:rPr>
          <w:lang w:val="en-US"/>
        </w:rPr>
      </w:pPr>
      <w:r w:rsidRPr="006518C9">
        <w:rPr>
          <w:lang w:val="en-US"/>
        </w:rPr>
        <w:t>Lutz Fischer, University of Edinburgh</w:t>
      </w:r>
    </w:p>
    <w:p w14:paraId="2810087E" w14:textId="77777777" w:rsidR="007C10B6" w:rsidRPr="006518C9" w:rsidRDefault="007C10B6" w:rsidP="00466496">
      <w:pPr>
        <w:numPr>
          <w:ilvl w:val="0"/>
          <w:numId w:val="17"/>
        </w:numPr>
        <w:rPr>
          <w:lang w:val="en-US"/>
        </w:rPr>
      </w:pPr>
      <w:r w:rsidRPr="006518C9">
        <w:rPr>
          <w:lang w:val="en-US"/>
        </w:rPr>
        <w:t>Juri Rappsilber, University of Edinburgh</w:t>
      </w:r>
    </w:p>
    <w:p w14:paraId="0A2295E7"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6BDD875F"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2C9F3A27" w14:textId="77777777" w:rsidR="007C10B6" w:rsidRPr="006518C9" w:rsidRDefault="007C10B6" w:rsidP="00466496">
      <w:pPr>
        <w:numPr>
          <w:ilvl w:val="0"/>
          <w:numId w:val="17"/>
        </w:numPr>
        <w:rPr>
          <w:lang w:val="en-US"/>
        </w:rPr>
      </w:pPr>
      <w:r w:rsidRPr="006518C9">
        <w:rPr>
          <w:lang w:val="en-US"/>
        </w:rPr>
        <w:t>Fawaz Ghali, University of Liverpool</w:t>
      </w:r>
    </w:p>
    <w:p w14:paraId="7386C0B5" w14:textId="77777777"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14:paraId="139BD817"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5CBDB967" w14:textId="77777777" w:rsidR="00A12DD3" w:rsidRPr="006518C9" w:rsidRDefault="00A12DD3" w:rsidP="00466496">
      <w:pPr>
        <w:rPr>
          <w:highlight w:val="yellow"/>
          <w:lang w:val="en-US"/>
        </w:rPr>
      </w:pPr>
    </w:p>
    <w:p w14:paraId="757E9675" w14:textId="77777777" w:rsidR="00C226A7" w:rsidRPr="006518C9" w:rsidRDefault="00C226A7" w:rsidP="00466496">
      <w:pPr>
        <w:pStyle w:val="Heading1"/>
      </w:pPr>
      <w:bookmarkStart w:id="321" w:name="_Toc457214156"/>
      <w:r w:rsidRPr="006518C9">
        <w:t>References</w:t>
      </w:r>
      <w:bookmarkEnd w:id="321"/>
    </w:p>
    <w:p w14:paraId="145EF1E1" w14:textId="77777777" w:rsidR="0031233F" w:rsidRPr="006518C9" w:rsidRDefault="0031233F" w:rsidP="00B151A4">
      <w:pPr>
        <w:ind w:left="720"/>
        <w:rPr>
          <w:lang w:val="en-US"/>
        </w:rPr>
      </w:pPr>
    </w:p>
    <w:p w14:paraId="19720375"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45FB5441"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55DC16A8"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775E0B16"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6DDC45F2"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367457F7"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285F6CBC"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6FDB1F24" w14:textId="77777777" w:rsidR="0031233F" w:rsidRPr="006518C9" w:rsidRDefault="0031233F" w:rsidP="00F60D70">
      <w:pPr>
        <w:ind w:left="720"/>
        <w:jc w:val="both"/>
        <w:rPr>
          <w:lang w:val="en-US"/>
        </w:rPr>
      </w:pPr>
      <w:r w:rsidRPr="006518C9">
        <w:rPr>
          <w:lang w:val="en-US"/>
        </w:rPr>
        <w:fldChar w:fldCharType="end"/>
      </w:r>
    </w:p>
    <w:p w14:paraId="4446A6C8" w14:textId="77777777" w:rsidR="0031233F" w:rsidRPr="006518C9" w:rsidRDefault="0031233F" w:rsidP="00F60D70">
      <w:pPr>
        <w:ind w:left="720"/>
        <w:jc w:val="both"/>
        <w:rPr>
          <w:lang w:val="en-US"/>
        </w:rPr>
      </w:pPr>
    </w:p>
    <w:p w14:paraId="6579267D" w14:textId="77777777" w:rsidR="00507A7E" w:rsidRPr="006518C9" w:rsidRDefault="00507A7E" w:rsidP="00F60D70">
      <w:pPr>
        <w:pStyle w:val="Heading1"/>
        <w:jc w:val="both"/>
      </w:pPr>
      <w:bookmarkStart w:id="322" w:name="_Toc526008660"/>
      <w:bookmarkStart w:id="323" w:name="_Toc153690678"/>
      <w:bookmarkStart w:id="324" w:name="_Toc155584023"/>
      <w:bookmarkStart w:id="325" w:name="_Toc156877875"/>
      <w:bookmarkStart w:id="326" w:name="_Toc457214157"/>
      <w:r w:rsidRPr="006518C9">
        <w:t>Intellectual Property Statement</w:t>
      </w:r>
      <w:bookmarkEnd w:id="322"/>
      <w:bookmarkEnd w:id="323"/>
      <w:bookmarkEnd w:id="324"/>
      <w:bookmarkEnd w:id="325"/>
      <w:bookmarkEnd w:id="326"/>
    </w:p>
    <w:p w14:paraId="73C66F76"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EAEEAD8" w14:textId="77777777" w:rsidR="008B6BE0" w:rsidRPr="006518C9" w:rsidRDefault="008B6BE0" w:rsidP="00F60D70">
      <w:pPr>
        <w:jc w:val="both"/>
        <w:rPr>
          <w:rFonts w:eastAsia="MS Mincho"/>
          <w:lang w:val="en-US" w:eastAsia="zh-CN"/>
        </w:rPr>
      </w:pPr>
    </w:p>
    <w:p w14:paraId="37742661"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7DF11CC5" w14:textId="77777777" w:rsidR="00852A2F" w:rsidRPr="006518C9" w:rsidRDefault="00852A2F" w:rsidP="00F60D70">
      <w:pPr>
        <w:jc w:val="both"/>
        <w:rPr>
          <w:highlight w:val="yellow"/>
          <w:lang w:val="en-US"/>
        </w:rPr>
      </w:pPr>
    </w:p>
    <w:p w14:paraId="25E9A0FD" w14:textId="77777777" w:rsidR="00852A2F" w:rsidRPr="006518C9" w:rsidRDefault="00852A2F" w:rsidP="00F60D70">
      <w:pPr>
        <w:jc w:val="both"/>
        <w:rPr>
          <w:highlight w:val="yellow"/>
          <w:lang w:val="en-US"/>
        </w:rPr>
      </w:pPr>
    </w:p>
    <w:p w14:paraId="0ED1C149" w14:textId="77777777" w:rsidR="00507A7E" w:rsidRPr="006518C9" w:rsidRDefault="00507A7E" w:rsidP="00F60D70">
      <w:pPr>
        <w:pStyle w:val="Heading1"/>
        <w:numPr>
          <w:ilvl w:val="0"/>
          <w:numId w:val="0"/>
        </w:numPr>
        <w:jc w:val="both"/>
      </w:pPr>
      <w:bookmarkStart w:id="327" w:name="_Toc153687291"/>
      <w:bookmarkStart w:id="328" w:name="_Toc155584024"/>
      <w:bookmarkStart w:id="329" w:name="_Toc156877876"/>
      <w:bookmarkStart w:id="330" w:name="_Toc457214158"/>
      <w:r w:rsidRPr="006518C9">
        <w:t>Copyright Notice</w:t>
      </w:r>
      <w:bookmarkEnd w:id="327"/>
      <w:bookmarkEnd w:id="328"/>
      <w:bookmarkEnd w:id="329"/>
      <w:bookmarkEnd w:id="330"/>
    </w:p>
    <w:p w14:paraId="1FF0C9EA"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737ED8EA" w14:textId="77777777" w:rsidR="008B6BE0" w:rsidRPr="006518C9" w:rsidRDefault="008B6BE0" w:rsidP="00F60D70">
      <w:pPr>
        <w:jc w:val="both"/>
        <w:rPr>
          <w:lang w:val="en-US"/>
        </w:rPr>
      </w:pPr>
    </w:p>
    <w:p w14:paraId="64549113"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1B4E80B6" w14:textId="77777777" w:rsidR="008B6BE0" w:rsidRPr="006518C9" w:rsidRDefault="008B6BE0" w:rsidP="00F60D70">
      <w:pPr>
        <w:jc w:val="both"/>
        <w:rPr>
          <w:lang w:val="en-US"/>
        </w:rPr>
      </w:pPr>
    </w:p>
    <w:p w14:paraId="2DAC94CB"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50D4FEF2" w14:textId="77777777" w:rsidR="008B6BE0" w:rsidRPr="006518C9" w:rsidRDefault="008B6BE0" w:rsidP="00F60D70">
      <w:pPr>
        <w:jc w:val="both"/>
        <w:rPr>
          <w:lang w:val="en-US"/>
        </w:rPr>
      </w:pPr>
    </w:p>
    <w:p w14:paraId="1645638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331" w:name="29"/>
      <w:bookmarkStart w:id="332" w:name="30"/>
      <w:bookmarkStart w:id="333" w:name="31"/>
      <w:bookmarkEnd w:id="331"/>
      <w:bookmarkEnd w:id="332"/>
      <w:bookmarkEnd w:id="333"/>
    </w:p>
    <w:p w14:paraId="7F08152B" w14:textId="77777777" w:rsidR="008B6BE0" w:rsidRPr="006518C9" w:rsidRDefault="008B6BE0" w:rsidP="00F60D70">
      <w:pPr>
        <w:jc w:val="both"/>
        <w:rPr>
          <w:lang w:val="en-US"/>
        </w:rPr>
      </w:pPr>
    </w:p>
    <w:p w14:paraId="74211EBC" w14:textId="77777777" w:rsidR="0031233F" w:rsidRPr="006518C9" w:rsidRDefault="0031233F" w:rsidP="00466496">
      <w:pPr>
        <w:rPr>
          <w:lang w:val="en-US"/>
        </w:rPr>
      </w:pPr>
    </w:p>
    <w:p w14:paraId="35A505EA" w14:textId="50A1951A" w:rsidR="00507A7E" w:rsidRPr="006518C9" w:rsidRDefault="00507A7E" w:rsidP="00466496">
      <w:pPr>
        <w:rPr>
          <w:lang w:val="en-US"/>
        </w:rPr>
      </w:pPr>
    </w:p>
    <w:sectPr w:rsidR="00507A7E" w:rsidRPr="006518C9" w:rsidSect="00060CAA">
      <w:headerReference w:type="even" r:id="rId461"/>
      <w:headerReference w:type="default" r:id="rId462"/>
      <w:footerReference w:type="even" r:id="rId463"/>
      <w:footerReference w:type="default" r:id="rId464"/>
      <w:headerReference w:type="first" r:id="rId465"/>
      <w:footerReference w:type="first" r:id="rId466"/>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Jones, Andy" w:date="2017-01-09T13:24:00Z" w:initials="JA">
    <w:p w14:paraId="4D19EB9B" w14:textId="77777777" w:rsidR="0032247A" w:rsidRPr="000315C6" w:rsidRDefault="0032247A">
      <w:pPr>
        <w:pStyle w:val="CommentText"/>
        <w:rPr>
          <w:lang w:val="en-GB"/>
        </w:rPr>
      </w:pPr>
      <w:r>
        <w:rPr>
          <w:rStyle w:val="CommentReference"/>
        </w:rPr>
        <w:annotationRef/>
      </w:r>
      <w:r>
        <w:rPr>
          <w:lang w:val="en-GB"/>
        </w:rPr>
        <w:t>Comment from reviewer 2 to link directly to validator. I would prefer to update webpage with final deliverables, in case things move on GitHub. TO 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19EB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FC2D7" w14:textId="77777777" w:rsidR="001600E5" w:rsidRDefault="001600E5">
      <w:r>
        <w:separator/>
      </w:r>
    </w:p>
  </w:endnote>
  <w:endnote w:type="continuationSeparator" w:id="0">
    <w:p w14:paraId="6E293D82" w14:textId="77777777" w:rsidR="001600E5" w:rsidRDefault="00160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F3CB5" w14:textId="77777777" w:rsidR="0032247A" w:rsidRDefault="003224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132F" w14:textId="77777777" w:rsidR="0032247A" w:rsidRDefault="0032247A" w:rsidP="008B5995">
    <w:pPr>
      <w:pStyle w:val="Footer"/>
      <w:tabs>
        <w:tab w:val="clear" w:pos="4320"/>
      </w:tabs>
    </w:pPr>
    <w:hyperlink r:id="rId1" w:history="1">
      <w:r w:rsidRPr="0006081C">
        <w:rPr>
          <w:rStyle w:val="Hyperlink"/>
        </w:rPr>
        <w:t>http://www.psidev.info/</w:t>
      </w:r>
    </w:hyperlink>
    <w:r>
      <w:rPr>
        <w:rStyle w:val="PageNumber"/>
      </w:rPr>
      <w:tab/>
    </w:r>
    <w:r>
      <w:rPr>
        <w:rStyle w:val="PageNumber"/>
      </w:rPr>
      <w:fldChar w:fldCharType="begin"/>
    </w:r>
    <w:r>
      <w:rPr>
        <w:rStyle w:val="PageNumber"/>
      </w:rPr>
      <w:instrText xml:space="preserve"> PAGE </w:instrText>
    </w:r>
    <w:r>
      <w:rPr>
        <w:rStyle w:val="PageNumber"/>
      </w:rPr>
      <w:fldChar w:fldCharType="separate"/>
    </w:r>
    <w:r w:rsidR="00637178">
      <w:rPr>
        <w:rStyle w:val="PageNumber"/>
        <w:noProof/>
      </w:rPr>
      <w:t>14</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sidR="00637178">
      <w:rPr>
        <w:rStyle w:val="PageNumber"/>
        <w:noProof/>
      </w:rPr>
      <w:t>89</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4DB01" w14:textId="77777777" w:rsidR="0032247A" w:rsidRDefault="003224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227E96" w14:textId="77777777" w:rsidR="001600E5" w:rsidRDefault="001600E5">
      <w:r>
        <w:separator/>
      </w:r>
    </w:p>
  </w:footnote>
  <w:footnote w:type="continuationSeparator" w:id="0">
    <w:p w14:paraId="2C83BB78" w14:textId="77777777" w:rsidR="001600E5" w:rsidRDefault="001600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3DF07" w14:textId="77777777" w:rsidR="0032247A" w:rsidRDefault="0032247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FAC3" w14:textId="77777777" w:rsidR="0032247A" w:rsidRDefault="0032247A" w:rsidP="008B5995">
    <w:pPr>
      <w:tabs>
        <w:tab w:val="left" w:pos="7938"/>
      </w:tabs>
    </w:pPr>
    <w:r>
      <w:t xml:space="preserve">mzIdentML Specification </w:t>
    </w:r>
    <w:r w:rsidRPr="002A5705">
      <w:t>version 1.</w:t>
    </w:r>
    <w:r>
      <w:t>2.0 draft</w:t>
    </w:r>
    <w:r>
      <w:tab/>
      <w:t>July 2016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5D57" w14:textId="77777777" w:rsidR="0032247A" w:rsidRDefault="0032247A" w:rsidP="00AC7651">
    <w:r>
      <w:t xml:space="preserve">PSI draft recommendation                                                           </w:t>
    </w:r>
    <w:r>
      <w:tab/>
      <w:t xml:space="preserve">       PSI Proteomics Informatics Working Group</w:t>
    </w:r>
  </w:p>
  <w:p w14:paraId="5181A4E0" w14:textId="77777777" w:rsidR="0032247A" w:rsidRDefault="0032247A" w:rsidP="005B103B">
    <w:pPr>
      <w:jc w:val="right"/>
      <w:rPr>
        <w:lang w:val="pt-BR"/>
      </w:rPr>
    </w:pPr>
  </w:p>
  <w:p w14:paraId="759F1025" w14:textId="77777777" w:rsidR="0032247A" w:rsidRPr="00B64B28" w:rsidRDefault="0032247A" w:rsidP="005B103B">
    <w:pPr>
      <w:jc w:val="right"/>
    </w:pPr>
    <w:r w:rsidRPr="00B64B28">
      <w:t xml:space="preserve">Juan Antonio Vizcaíno, European Bioinformatics Institute </w:t>
    </w:r>
  </w:p>
  <w:p w14:paraId="723B556C" w14:textId="77777777" w:rsidR="0032247A" w:rsidRDefault="0032247A"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69490558" w14:textId="77777777" w:rsidR="0032247A" w:rsidRDefault="0032247A" w:rsidP="005B103B">
    <w:pPr>
      <w:jc w:val="right"/>
      <w:rPr>
        <w:lang w:val="de-DE"/>
      </w:rPr>
    </w:pPr>
    <w:r w:rsidRPr="008B5995">
      <w:rPr>
        <w:lang w:val="de-DE"/>
      </w:rPr>
      <w:t>Martin Eisenacher, Medizinisches Proteom-Center, Ruhr-Universität Bochum</w:t>
    </w:r>
  </w:p>
  <w:p w14:paraId="315EFD93" w14:textId="77777777" w:rsidR="0032247A" w:rsidRPr="00071A7F" w:rsidRDefault="0032247A" w:rsidP="005B103B">
    <w:pPr>
      <w:jc w:val="right"/>
      <w:rPr>
        <w:lang w:val="en-US"/>
      </w:rPr>
    </w:pPr>
    <w:r w:rsidRPr="00071A7F">
      <w:rPr>
        <w:lang w:val="en-US"/>
      </w:rPr>
      <w:t>Sean Seymour, SCIEX</w:t>
    </w:r>
  </w:p>
  <w:p w14:paraId="2432CCDE" w14:textId="77777777" w:rsidR="0032247A" w:rsidRDefault="0032247A" w:rsidP="005B103B">
    <w:pPr>
      <w:jc w:val="right"/>
      <w:rPr>
        <w:lang w:val="en-US"/>
      </w:rPr>
    </w:pPr>
    <w:r w:rsidRPr="00071A7F">
      <w:rPr>
        <w:lang w:val="en-US"/>
      </w:rPr>
      <w:t>Terry Farrah, Institute for Systems Biology</w:t>
    </w:r>
  </w:p>
  <w:p w14:paraId="4BEA19AB" w14:textId="77777777" w:rsidR="0032247A" w:rsidRPr="00071A7F" w:rsidRDefault="0032247A" w:rsidP="006518C9">
    <w:pPr>
      <w:jc w:val="right"/>
      <w:rPr>
        <w:lang w:val="en-US"/>
      </w:rPr>
    </w:pPr>
    <w:r>
      <w:rPr>
        <w:lang w:val="en-US"/>
      </w:rPr>
      <w:t xml:space="preserve">Eric Deutsch, </w:t>
    </w:r>
    <w:r w:rsidRPr="006518C9">
      <w:rPr>
        <w:lang w:val="en-US"/>
      </w:rPr>
      <w:t>Institute for Systems Biology</w:t>
    </w:r>
  </w:p>
  <w:p w14:paraId="6EE797B9" w14:textId="77777777" w:rsidR="0032247A" w:rsidRDefault="0032247A" w:rsidP="005B103B">
    <w:pPr>
      <w:jc w:val="right"/>
    </w:pPr>
    <w:r>
      <w:t>Andrew R Jones, University of Liverpool</w:t>
    </w:r>
  </w:p>
  <w:p w14:paraId="45B495E8" w14:textId="77777777" w:rsidR="0032247A" w:rsidRDefault="0032247A" w:rsidP="005B103B">
    <w:pPr>
      <w:jc w:val="right"/>
    </w:pPr>
  </w:p>
  <w:p w14:paraId="3BE7CF4E" w14:textId="77777777" w:rsidR="0032247A" w:rsidRDefault="0032247A" w:rsidP="005B103B"/>
  <w:p w14:paraId="4708BE00" w14:textId="77777777" w:rsidR="0032247A" w:rsidRDefault="0032247A" w:rsidP="007B733F">
    <w:pPr>
      <w:jc w:val="right"/>
    </w:pPr>
    <w:r>
      <w:t>July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95pt;height:11.95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trackRevisions/>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47A"/>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470" TargetMode="External"/><Relationship Id="rId299" Type="http://schemas.openxmlformats.org/officeDocument/2006/relationships/hyperlink" Target="http://www.ebi.ac.uk/ols/beta/ontologies/ms/terms?iri=http://purl.obolibrary.org/obo/MS_1001022"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38" TargetMode="External"/><Relationship Id="rId159" Type="http://schemas.openxmlformats.org/officeDocument/2006/relationships/hyperlink" Target="http://www.ebi.ac.uk/ols/beta/ontologies/ms/terms?iri=http://purl.obolibrary.org/obo/MS_1001027" TargetMode="External"/><Relationship Id="rId324" Type="http://schemas.openxmlformats.org/officeDocument/2006/relationships/hyperlink" Target="http://www.ebi.ac.uk/ols/beta/ontologies/ms/terms?iri=http://purl.obolibrary.org/obo/MS_1001082" TargetMode="External"/><Relationship Id="rId366" Type="http://schemas.openxmlformats.org/officeDocument/2006/relationships/hyperlink" Target="http://www.ebi.ac.uk/ols/beta/ontologies/ms/terms?iri=http://purl.obolibrary.org/obo/MS_1001030" TargetMode="External"/><Relationship Id="rId170" Type="http://schemas.openxmlformats.org/officeDocument/2006/relationships/hyperlink" Target="http://www.ebi.ac.uk/ols/beta/ontologies/ms/terms?iri=http://purl.obolibrary.org/obo/MS_1001469" TargetMode="External"/><Relationship Id="rId226" Type="http://schemas.openxmlformats.org/officeDocument/2006/relationships/hyperlink" Target="http://www.ebi.ac.uk/ols/beta/ontologies/ms/terms?iri=http://purl.obolibrary.org/obo/MS_1001153" TargetMode="External"/><Relationship Id="rId433" Type="http://schemas.openxmlformats.org/officeDocument/2006/relationships/hyperlink" Target="http://www.ebi.ac.uk/ols/beta/ontologies/ms/terms?iri=http://purl.obolibrary.org/obo/MS_1001028" TargetMode="External"/><Relationship Id="rId268" Type="http://schemas.openxmlformats.org/officeDocument/2006/relationships/hyperlink" Target="http://www.ebi.ac.uk/ols/beta/ontologies/ms/terms?iri=http://purl.obolibrary.org/obo/MS_1002404" TargetMode="External"/><Relationship Id="rId32" Type="http://schemas.openxmlformats.org/officeDocument/2006/relationships/image" Target="media/image8.png"/><Relationship Id="rId74" Type="http://schemas.openxmlformats.org/officeDocument/2006/relationships/hyperlink" Target="http://www.ebi.ac.uk/ols/beta/ontologies/ms/terms?iri=http://purl.obolibrary.org/obo/MS_1001287" TargetMode="External"/><Relationship Id="rId128" Type="http://schemas.openxmlformats.org/officeDocument/2006/relationships/hyperlink" Target="http://www.ebi.ac.uk/ols/beta/ontologies/ms/terms?iri=http://purl.obolibrary.org/obo/MS_1002659" TargetMode="External"/><Relationship Id="rId335" Type="http://schemas.openxmlformats.org/officeDocument/2006/relationships/hyperlink" Target="http://www.ebi.ac.uk/ols/beta/ontologies/ms/terms?iri=http://purl.obolibrary.org/obo/MS_1000532" TargetMode="External"/><Relationship Id="rId377" Type="http://schemas.openxmlformats.org/officeDocument/2006/relationships/hyperlink" Target="http://www.ebi.ac.uk/ols/beta/ontologies/ms/terms?iri=http://purl.obolibrary.org/obo/MS_1000797"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4" TargetMode="External"/><Relationship Id="rId237" Type="http://schemas.openxmlformats.org/officeDocument/2006/relationships/hyperlink" Target="http://www.ebi.ac.uk/ols/beta/ontologies/ms/terms?iri=http://purl.obolibrary.org/obo/MS_1001153" TargetMode="External"/><Relationship Id="rId402" Type="http://schemas.openxmlformats.org/officeDocument/2006/relationships/hyperlink" Target="http://www.ebi.ac.uk/ols/beta/ontologies/ms/terms?iri=http://purl.obolibrary.org/obo/MS_1001302" TargetMode="External"/><Relationship Id="rId279" Type="http://schemas.openxmlformats.org/officeDocument/2006/relationships/hyperlink" Target="http://www.ebi.ac.uk/ols/beta/ontologies/ms/terms?iri=http://purl.obolibrary.org/obo/MS_1001268" TargetMode="External"/><Relationship Id="rId444" Type="http://schemas.openxmlformats.org/officeDocument/2006/relationships/hyperlink" Target="http://www.ebi.ac.uk/ols/beta/ontologies/ms/terms?iri=http://purl.obolibrary.org/obo/MS_1001157" TargetMode="External"/><Relationship Id="rId43" Type="http://schemas.openxmlformats.org/officeDocument/2006/relationships/hyperlink" Target="http://www.ebi.ac.uk/ols/beta/ontologies/ms/terms?iri=http://purl.obolibrary.org/obo/MS_1001042" TargetMode="External"/><Relationship Id="rId139" Type="http://schemas.openxmlformats.org/officeDocument/2006/relationships/hyperlink" Target="http://www.ebi.ac.uk/ols/beta/ontologies/ms/terms?iri=http://purl.obolibrary.org/obo/MS_1001399" TargetMode="External"/><Relationship Id="rId290" Type="http://schemas.openxmlformats.org/officeDocument/2006/relationships/hyperlink" Target="http://www.ebi.ac.uk/ols/beta/ontologies/ms/terms?iri=http://purl.obolibrary.org/obo/MS_1000568" TargetMode="External"/><Relationship Id="rId304" Type="http://schemas.openxmlformats.org/officeDocument/2006/relationships/hyperlink" Target="http://www.ebi.ac.uk/ols/beta/ontologies/ms/terms?iri=http://purl.obolibrary.org/obo/MS_1002509" TargetMode="External"/><Relationship Id="rId346" Type="http://schemas.openxmlformats.org/officeDocument/2006/relationships/hyperlink" Target="http://www.ebi.ac.uk/ols/beta/ontologies/ms/terms?iri=http://purl.obolibrary.org/obo/MS_1000561" TargetMode="External"/><Relationship Id="rId388" Type="http://schemas.openxmlformats.org/officeDocument/2006/relationships/hyperlink" Target="http://www.ebi.ac.uk/ols/beta/ontologies/ms/terms?iri=http://purl.obolibrary.org/obo/MS_1000769" TargetMode="External"/><Relationship Id="rId85" Type="http://schemas.openxmlformats.org/officeDocument/2006/relationships/hyperlink" Target="http://www.ebi.ac.uk/ols/beta/ontologies/ms/terms?iri=http://purl.obolibrary.org/obo/MS_1001344" TargetMode="External"/><Relationship Id="rId150" Type="http://schemas.openxmlformats.org/officeDocument/2006/relationships/hyperlink" Target="http://www.ebi.ac.uk/ols/beta/ontologies/ms/terms?iri=http://purl.obolibrary.org/obo/MS_1000584" TargetMode="External"/><Relationship Id="rId192" Type="http://schemas.openxmlformats.org/officeDocument/2006/relationships/hyperlink" Target="http://www.ebi.ac.uk/ols/beta/ontologies/ms/terms?iri=http://purl.obolibrary.org/obo/MS_1000587" TargetMode="External"/><Relationship Id="rId206" Type="http://schemas.openxmlformats.org/officeDocument/2006/relationships/hyperlink" Target="http://www.ebi.ac.uk/ols/beta/ontologies/ms/terms?iri=http://purl.obolibrary.org/obo/MS_1002236" TargetMode="External"/><Relationship Id="rId413" Type="http://schemas.openxmlformats.org/officeDocument/2006/relationships/hyperlink" Target="http://www.ebi.ac.uk/ols/beta/ontologies/ms/terms?iri=http://purl.obolibrary.org/obo/MS_1001302" TargetMode="External"/><Relationship Id="rId248" Type="http://schemas.openxmlformats.org/officeDocument/2006/relationships/hyperlink" Target="http://www.ebi.ac.uk/ols/beta/ontologies/ms/terms?iri=http://purl.obolibrary.org/obo/MS_1002055" TargetMode="External"/><Relationship Id="rId455" Type="http://schemas.openxmlformats.org/officeDocument/2006/relationships/hyperlink" Target="http://www.ebi.ac.uk/ols/beta/ontologies/ms/terms?iri=http://purl.obolibrary.org/obo/MS_1001025"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512" TargetMode="External"/><Relationship Id="rId315" Type="http://schemas.openxmlformats.org/officeDocument/2006/relationships/hyperlink" Target="http://www.ebi.ac.uk/ols/beta/ontologies/ms/terms?iri=http://purl.obolibrary.org/obo/MS_1001460" TargetMode="External"/><Relationship Id="rId357" Type="http://schemas.openxmlformats.org/officeDocument/2006/relationships/image" Target="http://www.peptideatlas.org/PSI/schemas/mzIdentML/1.2/figures/SpectrumIdentificationItem.png" TargetMode="External"/><Relationship Id="rId54" Type="http://schemas.openxmlformats.org/officeDocument/2006/relationships/hyperlink" Target="http://www.ebi.ac.uk/ols/beta/ontologies/ms/terms?iri=http://purl.obolibrary.org/obo/MS_1001361" TargetMode="External"/><Relationship Id="rId96" Type="http://schemas.openxmlformats.org/officeDocument/2006/relationships/hyperlink" Target="http://www.ebi.ac.uk/ols/beta/ontologies/ms/terms?iri=http://purl.obolibrary.org/obo/MS_1001045" TargetMode="External"/><Relationship Id="rId161" Type="http://schemas.openxmlformats.org/officeDocument/2006/relationships/hyperlink" Target="http://www.ebi.ac.uk/ols/beta/ontologies/ms/terms?iri=http://purl.obolibrary.org/obo/MS_1001413" TargetMode="External"/><Relationship Id="rId217" Type="http://schemas.openxmlformats.org/officeDocument/2006/relationships/hyperlink" Target="http://www.ebi.ac.uk/ols/beta/ontologies/ms/terms?iri=http://purl.obolibrary.org/obo/MS_1001098" TargetMode="External"/><Relationship Id="rId399" Type="http://schemas.openxmlformats.org/officeDocument/2006/relationships/hyperlink" Target="http://www.ebi.ac.uk/ols/beta/ontologies/ms/terms?iri=http://purl.obolibrary.org/obo/MS_1001530" TargetMode="External"/><Relationship Id="rId259" Type="http://schemas.openxmlformats.org/officeDocument/2006/relationships/hyperlink" Target="http://www.ebi.ac.uk/ols/beta/ontologies/ms/terms?iri=http://purl.obolibrary.org/obo/MS_1001599" TargetMode="External"/><Relationship Id="rId424" Type="http://schemas.openxmlformats.org/officeDocument/2006/relationships/hyperlink" Target="http://www.ebi.ac.uk/ols/beta/ontologies/ms/terms?iri=http://purl.obolibrary.org/obo/MS_1001163" TargetMode="External"/><Relationship Id="rId466" Type="http://schemas.openxmlformats.org/officeDocument/2006/relationships/footer" Target="footer3.xml"/><Relationship Id="rId23" Type="http://schemas.microsoft.com/office/2011/relationships/commentsExtended" Target="commentsExtended.xml"/><Relationship Id="rId119" Type="http://schemas.openxmlformats.org/officeDocument/2006/relationships/hyperlink" Target="http://www.ebi.ac.uk/ols/beta/ontologies/ms/terms?iri=http://purl.obolibrary.org/obo/MS_1001512" TargetMode="External"/><Relationship Id="rId270" Type="http://schemas.openxmlformats.org/officeDocument/2006/relationships/image" Target="http://www.peptideatlas.org/PSI/schemas/mzIdentML/1.2/figures/ProteinDetectionProtocol.png" TargetMode="External"/><Relationship Id="rId326" Type="http://schemas.openxmlformats.org/officeDocument/2006/relationships/hyperlink" Target="http://www.ebi.ac.uk/ols/beta/ontologies/ms/terms?iri=http://purl.obolibrary.org/obo/MS_1001584" TargetMode="External"/><Relationship Id="rId65" Type="http://schemas.openxmlformats.org/officeDocument/2006/relationships/hyperlink" Target="http://www.ebi.ac.uk/ols/beta/ontologies/ms/terms?iri=http://purl.obolibrary.org/obo/MS_1001046" TargetMode="External"/><Relationship Id="rId130" Type="http://schemas.openxmlformats.org/officeDocument/2006/relationships/hyperlink" Target="http://www.ebi.ac.uk/ols/beta/ontologies/ms/terms?iri=http://purl.obolibrary.org/obo/MS_1001040" TargetMode="External"/><Relationship Id="rId368" Type="http://schemas.openxmlformats.org/officeDocument/2006/relationships/hyperlink" Target="http://www.ebi.ac.uk/ols/beta/ontologies/ms/terms?iri=http://purl.obolibrary.org/obo/MS_1001036" TargetMode="External"/><Relationship Id="rId172" Type="http://schemas.openxmlformats.org/officeDocument/2006/relationships/hyperlink" Target="http://www.ebi.ac.uk/ols/beta/ontologies/ms/terms?iri=http://purl.obolibrary.org/obo/MS_1001513" TargetMode="External"/><Relationship Id="rId228" Type="http://schemas.openxmlformats.org/officeDocument/2006/relationships/hyperlink" Target="http://www.ebi.ac.uk/ols/beta/ontologies/ms/terms?iri=http://purl.obolibrary.org/obo/MS_1001155" TargetMode="External"/><Relationship Id="rId435" Type="http://schemas.openxmlformats.org/officeDocument/2006/relationships/hyperlink" Target="http://www.ebi.ac.uk/ols/beta/ontologies/ms/terms?iri=http://purl.obolibrary.org/obo/MS_1001037" TargetMode="External"/><Relationship Id="rId281" Type="http://schemas.openxmlformats.org/officeDocument/2006/relationships/hyperlink" Target="http://www.ebi.ac.uk/ols/beta/ontologies/ms/terms?iri=http://purl.obolibrary.org/obo/MS_1001270" TargetMode="External"/><Relationship Id="rId337" Type="http://schemas.openxmlformats.org/officeDocument/2006/relationships/hyperlink" Target="http://www.ebi.ac.uk/ols/beta/ontologies/ms/terms?iri=http://purl.obolibrary.org/obo/MS_1000534" TargetMode="External"/><Relationship Id="rId34" Type="http://schemas.openxmlformats.org/officeDocument/2006/relationships/hyperlink" Target="http://www.ebi.ac.uk/ols/beta/ontologies/ms/terms?iri=http://purl.obolibrary.org/obo/MS_1001302" TargetMode="External"/><Relationship Id="rId76" Type="http://schemas.openxmlformats.org/officeDocument/2006/relationships/hyperlink" Target="http://www.ebi.ac.uk/ols/beta/ontologies/ms/terms?iri=http://purl.obolibrary.org/obo/MS_1001289" TargetMode="External"/><Relationship Id="rId141" Type="http://schemas.openxmlformats.org/officeDocument/2006/relationships/hyperlink" Target="http://www.ebi.ac.uk/ols/beta/ontologies/ms/terms?iri=http://purl.obolibrary.org/obo/MS_1001040" TargetMode="External"/><Relationship Id="rId379" Type="http://schemas.openxmlformats.org/officeDocument/2006/relationships/hyperlink" Target="http://www.ebi.ac.uk/ols/beta/ontologies/ms/terms?iri=http://purl.obolibrary.org/obo/MS_1000903"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7" TargetMode="External"/><Relationship Id="rId239" Type="http://schemas.openxmlformats.org/officeDocument/2006/relationships/hyperlink" Target="http://www.ebi.ac.uk/ols/beta/ontologies/ms/terms?iri=http://purl.obolibrary.org/obo/MS_1001058" TargetMode="External"/><Relationship Id="rId390" Type="http://schemas.openxmlformats.org/officeDocument/2006/relationships/hyperlink" Target="http://www.ebi.ac.uk/ols/beta/ontologies/ms/terms?iri=http://purl.obolibrary.org/obo/MS_1000771" TargetMode="External"/><Relationship Id="rId404" Type="http://schemas.openxmlformats.org/officeDocument/2006/relationships/hyperlink" Target="http://www.ebi.ac.uk/ols/beta/ontologies/ms/terms?iri=http://purl.obolibrary.org/obo/MS_1001007" TargetMode="External"/><Relationship Id="rId446" Type="http://schemas.openxmlformats.org/officeDocument/2006/relationships/hyperlink" Target="http://www.ebi.ac.uk/ols/beta/ontologies/ms/terms?iri=http://purl.obolibrary.org/obo/MS_1001159" TargetMode="External"/><Relationship Id="rId250" Type="http://schemas.openxmlformats.org/officeDocument/2006/relationships/hyperlink" Target="http://www.ebi.ac.uk/ols/beta/ontologies/ms/terms?iri=http://purl.obolibrary.org/obo/MS_1001101" TargetMode="External"/><Relationship Id="rId292" Type="http://schemas.openxmlformats.org/officeDocument/2006/relationships/hyperlink" Target="http://www.ebi.ac.uk/ols/beta/ontologies/ms/terms?iri=http://purl.obolibrary.org/obo/MS_1001011" TargetMode="External"/><Relationship Id="rId306" Type="http://schemas.openxmlformats.org/officeDocument/2006/relationships/hyperlink" Target="http://www.ebi.ac.uk/ols/beta/ontologies/ms/terms?iri=http://purl.obolibrary.org/obo/UNIMOD:0" TargetMode="External"/><Relationship Id="rId45" Type="http://schemas.openxmlformats.org/officeDocument/2006/relationships/hyperlink" Target="http://www.ebi.ac.uk/ols/beta/ontologies/ms/terms?iri=http://purl.obolibrary.org/obo/MS_1001302" TargetMode="External"/><Relationship Id="rId87" Type="http://schemas.openxmlformats.org/officeDocument/2006/relationships/hyperlink" Target="http://www.ebi.ac.uk/ols/beta/ontologies/ms/terms?iri=http://purl.obolibrary.org/obo/MS_1001468" TargetMode="External"/><Relationship Id="rId110" Type="http://schemas.openxmlformats.org/officeDocument/2006/relationships/hyperlink" Target="http://www.ebi.ac.uk/ols/beta/ontologies/ms/terms?iri=http://purl.obolibrary.org/obo/MS_1001201" TargetMode="External"/><Relationship Id="rId348" Type="http://schemas.openxmlformats.org/officeDocument/2006/relationships/hyperlink" Target="http://www.ebi.ac.uk/ols/beta/ontologies/ms/terms?iri=http://purl.obolibrary.org/obo/MS_1000569" TargetMode="External"/><Relationship Id="rId152" Type="http://schemas.openxmlformats.org/officeDocument/2006/relationships/hyperlink" Target="http://www.ebi.ac.uk/ols/beta/ontologies/ms/terms?iri=http://purl.obolibrary.org/obo/MS_1000614" TargetMode="External"/><Relationship Id="rId194" Type="http://schemas.openxmlformats.org/officeDocument/2006/relationships/hyperlink" Target="http://www.ebi.ac.uk/ols/beta/ontologies/ms/terms?iri=http://purl.obolibrary.org/obo/MS_1000586" TargetMode="External"/><Relationship Id="rId208" Type="http://schemas.openxmlformats.org/officeDocument/2006/relationships/hyperlink" Target="http://www.ebi.ac.uk/ols/beta/ontologies/ms/terms?iri=http://purl.obolibrary.org/obo/MS_1002415" TargetMode="External"/><Relationship Id="rId415" Type="http://schemas.openxmlformats.org/officeDocument/2006/relationships/hyperlink" Target="http://www.ebi.ac.uk/ols/beta/ontologies/ms/terms?iri=http://purl.obolibrary.org/obo/MS_1001154" TargetMode="External"/><Relationship Id="rId457" Type="http://schemas.openxmlformats.org/officeDocument/2006/relationships/hyperlink" Target="http://www.ncbi.nlm.nih.gov/IEB/ToolBox/SDKDOCS/SEQFEAT.HTML" TargetMode="External"/><Relationship Id="rId261" Type="http://schemas.openxmlformats.org/officeDocument/2006/relationships/hyperlink" Target="http://www.ebi.ac.uk/ols/beta/ontologies/ms/terms?iri=http://purl.obolibrary.org/obo/MS_10011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5" TargetMode="External"/><Relationship Id="rId317" Type="http://schemas.openxmlformats.org/officeDocument/2006/relationships/hyperlink" Target="http://www.ebi.ac.uk/ols/beta/ontologies/ms/terms?iri=http://purl.obolibrary.org/obo/MS_1002504" TargetMode="External"/><Relationship Id="rId359" Type="http://schemas.openxmlformats.org/officeDocument/2006/relationships/hyperlink" Target="http://www.ebi.ac.uk/ols/beta/ontologies/ms/terms?iri=http://purl.obolibrary.org/obo/MS_1000016" TargetMode="External"/><Relationship Id="rId98" Type="http://schemas.openxmlformats.org/officeDocument/2006/relationships/hyperlink" Target="http://www.ebi.ac.uk/ols/beta/ontologies/ms/terms?iri=http://purl.obolibrary.org/obo/MS_1001251" TargetMode="External"/><Relationship Id="rId121" Type="http://schemas.openxmlformats.org/officeDocument/2006/relationships/hyperlink" Target="http://www.ebi.ac.uk/ols/beta/ontologies/ms/terms?iri=http://purl.obolibrary.org/obo/MS_1001348" TargetMode="External"/><Relationship Id="rId163" Type="http://schemas.openxmlformats.org/officeDocument/2006/relationships/hyperlink" Target="http://www.ebi.ac.uk/ols/beta/ontologies/ms/terms?iri=http://purl.obolibrary.org/obo/MS_1001090" TargetMode="External"/><Relationship Id="rId219" Type="http://schemas.openxmlformats.org/officeDocument/2006/relationships/hyperlink" Target="http://www.ebi.ac.uk/ols/beta/ontologies/ms/terms?iri=http://purl.obolibrary.org/obo/MS_1001100" TargetMode="External"/><Relationship Id="rId370" Type="http://schemas.openxmlformats.org/officeDocument/2006/relationships/image" Target="media/image13.png"/><Relationship Id="rId426" Type="http://schemas.openxmlformats.org/officeDocument/2006/relationships/hyperlink" Target="http://www.ebi.ac.uk/ols/beta/ontologies/ms/terms?iri=http://purl.obolibrary.org/obo/MS_1001494" TargetMode="External"/><Relationship Id="rId230" Type="http://schemas.openxmlformats.org/officeDocument/2006/relationships/hyperlink" Target="http://www.ebi.ac.uk/ols/beta/ontologies/ms/terms?iri=http://purl.obolibrary.org/obo/MS_1001157" TargetMode="External"/><Relationship Id="rId468" Type="http://schemas.microsoft.com/office/2011/relationships/people" Target="people.xml"/><Relationship Id="rId25" Type="http://schemas.openxmlformats.org/officeDocument/2006/relationships/image" Target="media/image2.emf"/><Relationship Id="rId67" Type="http://schemas.openxmlformats.org/officeDocument/2006/relationships/hyperlink" Target="http://www.ebi.ac.uk/ols/beta/ontologies/ms/terms?iri=http://purl.obolibrary.org/obo/MS_1001194" TargetMode="External"/><Relationship Id="rId272" Type="http://schemas.openxmlformats.org/officeDocument/2006/relationships/hyperlink" Target="http://www.ebi.ac.uk/ols/beta/ontologies/ms/terms?iri=http://purl.obolibrary.org/obo/MS_1001267" TargetMode="External"/><Relationship Id="rId328" Type="http://schemas.openxmlformats.org/officeDocument/2006/relationships/hyperlink" Target="http://www.ebi.ac.uk/ols/beta/ontologies/ms/terms?iri=http://purl.obolibrary.org/obo/MS_1002491" TargetMode="External"/><Relationship Id="rId132" Type="http://schemas.openxmlformats.org/officeDocument/2006/relationships/hyperlink" Target="http://www.ebi.ac.uk/ols/beta/ontologies/ms/terms?iri=http://purl.obolibrary.org/obo/MS_1001107" TargetMode="External"/><Relationship Id="rId174" Type="http://schemas.openxmlformats.org/officeDocument/2006/relationships/hyperlink" Target="http://www.ebi.ac.uk/ols/beta/ontologies/ms/terms?iri=http://purl.obolibrary.org/obo/MS_1001221" TargetMode="External"/><Relationship Id="rId381" Type="http://schemas.openxmlformats.org/officeDocument/2006/relationships/hyperlink" Target="http://www.ebi.ac.uk/ols/beta/ontologies/ms/terms?iri=http://purl.obolibrary.org/obo/MS_1000926" TargetMode="External"/><Relationship Id="rId241" Type="http://schemas.openxmlformats.org/officeDocument/2006/relationships/hyperlink" Target="http://www.ebi.ac.uk/ols/beta/ontologies/ms/terms?iri=http://purl.obolibrary.org/obo/MS_1001364" TargetMode="External"/><Relationship Id="rId437" Type="http://schemas.openxmlformats.org/officeDocument/2006/relationships/hyperlink" Target="http://www.ebi.ac.uk/ols/beta/ontologies/ms/terms?iri=http://purl.obolibrary.org/obo/MS_1001042" TargetMode="External"/><Relationship Id="rId36" Type="http://schemas.openxmlformats.org/officeDocument/2006/relationships/hyperlink" Target="http://www.ebi.ac.uk/ols/beta/ontologies/ms/terms?iri=http://purl.obolibrary.org/obo/MS_1001007" TargetMode="External"/><Relationship Id="rId283" Type="http://schemas.openxmlformats.org/officeDocument/2006/relationships/hyperlink" Target="http://www.ebi.ac.uk/ols/beta/ontologies/ms/terms?iri=http://purl.obolibrary.org/obo/MS_1001266" TargetMode="External"/><Relationship Id="rId339" Type="http://schemas.openxmlformats.org/officeDocument/2006/relationships/hyperlink" Target="http://www.ebi.ac.uk/ols/beta/ontologies/ms/terms?iri=http://purl.obolibrary.org/obo/MS_1000536" TargetMode="External"/><Relationship Id="rId78" Type="http://schemas.openxmlformats.org/officeDocument/2006/relationships/hyperlink" Target="http://www.ebi.ac.uk/ols/beta/ontologies/ms/terms?iri=http://purl.obolibrary.org/obo/MS_1002060" TargetMode="External"/><Relationship Id="rId101" Type="http://schemas.openxmlformats.org/officeDocument/2006/relationships/hyperlink" Target="http://www.ebi.ac.uk/ols/beta/ontologies/ms/terms?iri=http://purl.obolibrary.org/obo/MS_1001305" TargetMode="External"/><Relationship Id="rId143" Type="http://schemas.openxmlformats.org/officeDocument/2006/relationships/hyperlink" Target="http://www.ebi.ac.uk/ols/beta/ontologies/ms/terms?iri=http://purl.obolibrary.org/obo/MS_1000526" TargetMode="External"/><Relationship Id="rId185" Type="http://schemas.openxmlformats.org/officeDocument/2006/relationships/hyperlink" Target="http://www.ebi.ac.uk/ols/beta/ontologies/ms/terms?iri=http://purl.obolibrary.org/obo/MS_1001221" TargetMode="External"/><Relationship Id="rId350" Type="http://schemas.openxmlformats.org/officeDocument/2006/relationships/hyperlink" Target="http://www.ebi.ac.uk/ols/beta/ontologies/ms/terms?iri=http://purl.obolibrary.org/obo/MS_1001189" TargetMode="External"/><Relationship Id="rId406" Type="http://schemas.openxmlformats.org/officeDocument/2006/relationships/hyperlink" Target="http://www.ebi.ac.uk/ols/beta/ontologies/ms/terms?iri=http://purl.obolibrary.org/obo/MS_1001026"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475" TargetMode="External"/><Relationship Id="rId392" Type="http://schemas.openxmlformats.org/officeDocument/2006/relationships/hyperlink" Target="http://www.ebi.ac.uk/ols/beta/ontologies/ms/terms?iri=http://purl.obolibrary.org/obo/MS_1000773" TargetMode="External"/><Relationship Id="rId448" Type="http://schemas.openxmlformats.org/officeDocument/2006/relationships/hyperlink" Target="http://www.ebi.ac.uk/ols/beta/ontologies/ms/terms?iri=http://purl.obolibrary.org/obo/MS_1001161" TargetMode="External"/><Relationship Id="rId252" Type="http://schemas.openxmlformats.org/officeDocument/2006/relationships/hyperlink" Target="http://www.ebi.ac.uk/ols/beta/ontologies/ms/terms?iri=http://purl.obolibrary.org/obo/MS_1001592" TargetMode="External"/><Relationship Id="rId294" Type="http://schemas.openxmlformats.org/officeDocument/2006/relationships/hyperlink" Target="http://www.ebi.ac.uk/ols/beta/ontologies/ms/terms?iri=http://purl.obolibrary.org/obo/MS_1001015" TargetMode="External"/><Relationship Id="rId308" Type="http://schemas.openxmlformats.org/officeDocument/2006/relationships/hyperlink" Target="http://www.ebi.ac.uk/ols/beta/ontologies/ms/terms?iri=http://purl.obolibrary.org/obo/MS_1001460" TargetMode="External"/><Relationship Id="rId47" Type="http://schemas.openxmlformats.org/officeDocument/2006/relationships/hyperlink" Target="http://www.ebi.ac.uk/ols/beta/ontologies/ms/terms?iri=http://purl.obolibrary.org/obo/MS_1001210" TargetMode="External"/><Relationship Id="rId89" Type="http://schemas.openxmlformats.org/officeDocument/2006/relationships/hyperlink" Target="http://www.ebi.ac.uk/ols/beta/ontologies/ms/terms?iri=http://purl.obolibrary.org/obo/MS_1001470" TargetMode="External"/><Relationship Id="rId112" Type="http://schemas.openxmlformats.org/officeDocument/2006/relationships/hyperlink" Target="http://www.ebi.ac.uk/ols/beta/ontologies/ms/terms?iri=http://purl.obolibrary.org/obo/MS_1001203" TargetMode="External"/><Relationship Id="rId154" Type="http://schemas.openxmlformats.org/officeDocument/2006/relationships/hyperlink" Target="http://www.ebi.ac.uk/ols/beta/ontologies/ms/terms?iri=http://purl.obolibrary.org/obo/MS_1001511" TargetMode="External"/><Relationship Id="rId361" Type="http://schemas.openxmlformats.org/officeDocument/2006/relationships/hyperlink" Target="http://www.ebi.ac.uk/ols/beta/ontologies/ms/terms?iri=http://purl.obolibrary.org/obo/MS_1000797" TargetMode="External"/><Relationship Id="rId196" Type="http://schemas.openxmlformats.org/officeDocument/2006/relationships/hyperlink" Target="http://www.ebi.ac.uk/ols/beta/ontologies/ms/terms?iri=http://purl.obolibrary.org/obo/MS_1001413" TargetMode="External"/><Relationship Id="rId417" Type="http://schemas.openxmlformats.org/officeDocument/2006/relationships/hyperlink" Target="http://www.ebi.ac.uk/ols/beta/ontologies/ms/terms?iri=http://purl.obolibrary.org/obo/MS_1001156" TargetMode="External"/><Relationship Id="rId459" Type="http://schemas.openxmlformats.org/officeDocument/2006/relationships/hyperlink" Target="http://www.pcre.org"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7" TargetMode="External"/><Relationship Id="rId263" Type="http://schemas.openxmlformats.org/officeDocument/2006/relationships/hyperlink" Target="http://www.ebi.ac.uk/ols/beta/ontologies/ms/terms?iri=http://purl.obolibrary.org/obo/MS_1001184" TargetMode="External"/><Relationship Id="rId319" Type="http://schemas.openxmlformats.org/officeDocument/2006/relationships/hyperlink" Target="http://www.ebi.ac.uk/ols/beta/ontologies/ms/terms?iri=http://purl.obolibrary.org/obo/MOD:00000" TargetMode="External"/><Relationship Id="rId58" Type="http://schemas.openxmlformats.org/officeDocument/2006/relationships/hyperlink" Target="http://www.ebi.ac.uk/ols/beta/ontologies/ms/terms?iri=http://purl.obolibrary.org/obo/MS_1001009" TargetMode="External"/><Relationship Id="rId123" Type="http://schemas.openxmlformats.org/officeDocument/2006/relationships/hyperlink" Target="http://www.ebi.ac.uk/ols/beta/ontologies/ms/terms?iri=http://purl.obolibrary.org/obo/MS_1001350" TargetMode="External"/><Relationship Id="rId330" Type="http://schemas.openxmlformats.org/officeDocument/2006/relationships/hyperlink" Target="http://www.ebi.ac.uk/ols/beta/ontologies/ms/terms?iri=http://purl.obolibrary.org/obo/MS_1002493" TargetMode="External"/><Relationship Id="rId165" Type="http://schemas.openxmlformats.org/officeDocument/2006/relationships/hyperlink" Target="http://www.ebi.ac.uk/ols/beta/ontologies/ms/terms?iri=http://purl.obolibrary.org/obo/MS_1001202" TargetMode="External"/><Relationship Id="rId372" Type="http://schemas.openxmlformats.org/officeDocument/2006/relationships/image" Target="media/image14.png"/><Relationship Id="rId428" Type="http://schemas.openxmlformats.org/officeDocument/2006/relationships/hyperlink" Target="http://www.ebi.ac.uk/ols/beta/ontologies/ms/terms?iri=http://purl.obolibrary.org/obo/MS_1001302" TargetMode="External"/><Relationship Id="rId232" Type="http://schemas.openxmlformats.org/officeDocument/2006/relationships/hyperlink" Target="http://www.ebi.ac.uk/ols/beta/ontologies/ms/terms?iri=http://purl.obolibrary.org/obo/MS_1001159" TargetMode="External"/><Relationship Id="rId274" Type="http://schemas.openxmlformats.org/officeDocument/2006/relationships/hyperlink" Target="http://www.ebi.ac.uk/ols/beta/ontologies/ms/terms?iri=http://purl.obolibrary.org/obo/MS_1001269" TargetMode="External"/><Relationship Id="rId27" Type="http://schemas.openxmlformats.org/officeDocument/2006/relationships/image" Target="media/image4.emf"/><Relationship Id="rId69" Type="http://schemas.openxmlformats.org/officeDocument/2006/relationships/hyperlink" Target="http://www.ebi.ac.uk/ols/beta/ontologies/ms/terms?iri=http://purl.obolibrary.org/obo/MS_1001084" TargetMode="External"/><Relationship Id="rId134" Type="http://schemas.openxmlformats.org/officeDocument/2006/relationships/hyperlink" Target="http://www.ebi.ac.uk/ols/beta/ontologies/ms/terms?iri=http://purl.obolibrary.org/obo/MS_1001200" TargetMode="External"/><Relationship Id="rId80" Type="http://schemas.openxmlformats.org/officeDocument/2006/relationships/image" Target="http://www.peptideatlas.org/PSI/schemas/mzIdentML/1.2/figures/DataCollection.png" TargetMode="External"/><Relationship Id="rId176" Type="http://schemas.openxmlformats.org/officeDocument/2006/relationships/hyperlink" Target="http://www.ebi.ac.uk/ols/beta/ontologies/ms/terms?iri=http://purl.obolibrary.org/obo/MS_1000904" TargetMode="External"/><Relationship Id="rId341" Type="http://schemas.openxmlformats.org/officeDocument/2006/relationships/hyperlink" Target="http://www.ebi.ac.uk/ols/beta/ontologies/ms/terms?iri=http://purl.obolibrary.org/obo/MS_1000539" TargetMode="External"/><Relationship Id="rId383" Type="http://schemas.openxmlformats.org/officeDocument/2006/relationships/hyperlink" Target="http://www.ebi.ac.uk/ols/beta/ontologies/ms/terms?iri=http://purl.obolibrary.org/obo/MS_1001035" TargetMode="External"/><Relationship Id="rId439" Type="http://schemas.openxmlformats.org/officeDocument/2006/relationships/hyperlink" Target="http://www.ebi.ac.uk/ols/beta/ontologies/ms/terms?iri=http://purl.obolibrary.org/obo/MS_1001302" TargetMode="External"/><Relationship Id="rId201" Type="http://schemas.openxmlformats.org/officeDocument/2006/relationships/hyperlink" Target="http://www.ebi.ac.uk/ols/beta/ontologies/ms/terms?iri=http://purl.obolibrary.org/obo/MS_1002415" TargetMode="External"/><Relationship Id="rId243" Type="http://schemas.openxmlformats.org/officeDocument/2006/relationships/hyperlink" Target="http://www.ebi.ac.uk/ols/beta/ontologies/ms/terms?iri=http://purl.obolibrary.org/obo/MS_1001448" TargetMode="External"/><Relationship Id="rId285" Type="http://schemas.openxmlformats.org/officeDocument/2006/relationships/hyperlink" Target="http://www.ebi.ac.uk/ols/beta/ontologies/ms/terms?iri=http://purl.obolibrary.org/obo/MS_1001268" TargetMode="External"/><Relationship Id="rId450" Type="http://schemas.openxmlformats.org/officeDocument/2006/relationships/hyperlink" Target="http://www.ebi.ac.uk/ols/beta/ontologies/ms/terms?iri=http://purl.obolibrary.org/obo/MS_1001163" TargetMode="External"/><Relationship Id="rId38" Type="http://schemas.openxmlformats.org/officeDocument/2006/relationships/hyperlink" Target="http://www.ebi.ac.uk/ols/beta/ontologies/ms/terms?iri=http://purl.obolibrary.org/obo/MS_1001026" TargetMode="External"/><Relationship Id="rId103" Type="http://schemas.openxmlformats.org/officeDocument/2006/relationships/hyperlink" Target="http://www.ebi.ac.uk/ols/beta/ontologies/ms/terms?iri=http://purl.obolibrary.org/obo/MS_1001307" TargetMode="External"/><Relationship Id="rId310" Type="http://schemas.openxmlformats.org/officeDocument/2006/relationships/hyperlink" Target="http://www.ebi.ac.uk/ols/beta/ontologies/ms/terms?iri=http://purl.obolibrary.org/obo/MS_1001525" TargetMode="External"/><Relationship Id="rId91" Type="http://schemas.openxmlformats.org/officeDocument/2006/relationships/hyperlink" Target="http://www.ebi.ac.uk/ols/beta/ontologies/ms/terms?iri=http://purl.obolibrary.org/obo/MS_1001090" TargetMode="External"/><Relationship Id="rId145" Type="http://schemas.openxmlformats.org/officeDocument/2006/relationships/hyperlink" Target="http://www.ebi.ac.uk/ols/beta/ontologies/ms/terms?iri=http://purl.obolibrary.org/obo/MS_1000563" TargetMode="External"/><Relationship Id="rId187" Type="http://schemas.openxmlformats.org/officeDocument/2006/relationships/hyperlink" Target="http://www.ebi.ac.uk/ols/beta/ontologies/ms/terms?iri=http://purl.obolibrary.org/obo/MS_1001346" TargetMode="External"/><Relationship Id="rId352" Type="http://schemas.openxmlformats.org/officeDocument/2006/relationships/hyperlink" Target="http://www.ebi.ac.uk/ols/beta/ontologies/ms/terms?iri=http://purl.obolibrary.org/obo/MS_1001875" TargetMode="External"/><Relationship Id="rId394" Type="http://schemas.openxmlformats.org/officeDocument/2006/relationships/hyperlink" Target="http://www.ebi.ac.uk/ols/beta/ontologies/ms/terms?iri=http://purl.obolibrary.org/obo/MS_1000775" TargetMode="External"/><Relationship Id="rId408" Type="http://schemas.openxmlformats.org/officeDocument/2006/relationships/hyperlink" Target="http://www.ebi.ac.uk/ols/beta/ontologies/ms/terms?iri=http://purl.obolibrary.org/obo/MS_1001032" TargetMode="External"/><Relationship Id="rId212" Type="http://schemas.openxmlformats.org/officeDocument/2006/relationships/hyperlink" Target="http://www.ebi.ac.uk/ols/beta/ontologies/ms/terms?iri=http://purl.obolibrary.org/obo/MS_1002403" TargetMode="External"/><Relationship Id="rId254" Type="http://schemas.openxmlformats.org/officeDocument/2006/relationships/hyperlink" Target="http://www.ebi.ac.uk/ols/beta/ontologies/ms/terms?iri=http://purl.obolibrary.org/obo/MS_1001594" TargetMode="External"/><Relationship Id="rId49" Type="http://schemas.openxmlformats.org/officeDocument/2006/relationships/hyperlink" Target="http://www.ebi.ac.uk/ols/beta/ontologies/ms/terms?iri=http://purl.obolibrary.org/obo/MS_1001212" TargetMode="External"/><Relationship Id="rId114" Type="http://schemas.openxmlformats.org/officeDocument/2006/relationships/hyperlink" Target="http://www.ebi.ac.uk/ols/beta/ontologies/ms/terms?iri=http://purl.obolibrary.org/obo/MS_1001467" TargetMode="External"/><Relationship Id="rId296" Type="http://schemas.openxmlformats.org/officeDocument/2006/relationships/hyperlink" Target="http://www.ebi.ac.uk/ols/beta/ontologies/ms/terms?iri=http://purl.obolibrary.org/obo/MS_1001017" TargetMode="External"/><Relationship Id="rId461" Type="http://schemas.openxmlformats.org/officeDocument/2006/relationships/header" Target="header1.xml"/><Relationship Id="rId60" Type="http://schemas.openxmlformats.org/officeDocument/2006/relationships/hyperlink" Target="http://www.ebi.ac.uk/ols/beta/ontologies/ms/terms?iri=http://purl.obolibrary.org/obo/MS_1001028" TargetMode="External"/><Relationship Id="rId156" Type="http://schemas.openxmlformats.org/officeDocument/2006/relationships/hyperlink" Target="http://www.ebi.ac.uk/ols/beta/ontologies/ms/terms?iri=http://purl.obolibrary.org/obo/MS_1001021" TargetMode="External"/><Relationship Id="rId198" Type="http://schemas.openxmlformats.org/officeDocument/2006/relationships/hyperlink" Target="http://www.ebi.ac.uk/ols/beta/ontologies/ms/terms?iri=http://purl.obolibrary.org/obo/MS_1000588" TargetMode="External"/><Relationship Id="rId321" Type="http://schemas.openxmlformats.org/officeDocument/2006/relationships/hyperlink" Target="http://www.ebi.ac.uk/ols/beta/ontologies/ms/terms?iri=http://purl.obolibrary.org/obo/MS_1001010" TargetMode="External"/><Relationship Id="rId363" Type="http://schemas.openxmlformats.org/officeDocument/2006/relationships/hyperlink" Target="http://www.ebi.ac.uk/ols/beta/ontologies/ms/terms?iri=http://purl.obolibrary.org/obo/MS_1000903" TargetMode="External"/><Relationship Id="rId419" Type="http://schemas.openxmlformats.org/officeDocument/2006/relationships/hyperlink" Target="http://www.ebi.ac.uk/ols/beta/ontologies/ms/terms?iri=http://purl.obolibrary.org/obo/MS_1001158" TargetMode="External"/><Relationship Id="rId223" Type="http://schemas.openxmlformats.org/officeDocument/2006/relationships/hyperlink" Target="http://www.ebi.ac.uk/ols/beta/ontologies/ms/terms?iri=http://purl.obolibrary.org/obo/MS_1001169" TargetMode="External"/><Relationship Id="rId430" Type="http://schemas.openxmlformats.org/officeDocument/2006/relationships/hyperlink" Target="http://www.ebi.ac.uk/ols/beta/ontologies/ms/terms?iri=http://purl.obolibrary.org/obo/MS_1001007"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036" TargetMode="External"/><Relationship Id="rId125" Type="http://schemas.openxmlformats.org/officeDocument/2006/relationships/hyperlink" Target="http://www.ebi.ac.uk/ols/beta/ontologies/ms/terms?iri=http://purl.obolibrary.org/obo/MS_1001352" TargetMode="External"/><Relationship Id="rId167" Type="http://schemas.openxmlformats.org/officeDocument/2006/relationships/hyperlink" Target="http://www.ebi.ac.uk/ols/beta/ontologies/ms/terms?iri=http://purl.obolibrary.org/obo/MS_1001204" TargetMode="External"/><Relationship Id="rId332" Type="http://schemas.openxmlformats.org/officeDocument/2006/relationships/image" Target="media/image11.png"/><Relationship Id="rId374" Type="http://schemas.openxmlformats.org/officeDocument/2006/relationships/hyperlink" Target="http://www.ebi.ac.uk/ols/beta/ontologies/ms/terms?iri=http://purl.obolibrary.org/obo/MS_1001405" TargetMode="External"/><Relationship Id="rId71" Type="http://schemas.openxmlformats.org/officeDocument/2006/relationships/hyperlink" Target="http://www.ebi.ac.uk/ols/beta/ontologies/ms/terms?iri=http://purl.obolibrary.org/obo/MS_1001142" TargetMode="External"/><Relationship Id="rId234" Type="http://schemas.openxmlformats.org/officeDocument/2006/relationships/hyperlink" Target="http://www.ebi.ac.uk/ols/beta/ontologies/ms/terms?iri=http://purl.obolibrary.org/obo/MS_1001161" TargetMode="External"/><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hyperlink" Target="http://www.ebi.ac.uk/ols/beta/ontologies/ms/terms?iri=http://purl.obolibrary.org/obo/MS_1001271" TargetMode="External"/><Relationship Id="rId441" Type="http://schemas.openxmlformats.org/officeDocument/2006/relationships/hyperlink" Target="http://www.ebi.ac.uk/ols/beta/ontologies/ms/terms?iri=http://purl.obolibrary.org/obo/MS_1001154" TargetMode="External"/><Relationship Id="rId40" Type="http://schemas.openxmlformats.org/officeDocument/2006/relationships/hyperlink" Target="http://www.ebi.ac.uk/ols/beta/ontologies/ms/terms?iri=http://purl.obolibrary.org/obo/MS_1001032" TargetMode="External"/><Relationship Id="rId136" Type="http://schemas.openxmlformats.org/officeDocument/2006/relationships/hyperlink" Target="http://www.ebi.ac.uk/ols/beta/ontologies/ms/terms?iri=http://purl.obolibrary.org/obo/MS_1001243" TargetMode="External"/><Relationship Id="rId178" Type="http://schemas.openxmlformats.org/officeDocument/2006/relationships/hyperlink" Target="http://www.ebi.ac.uk/ols/beta/ontologies/ms/terms?iri=http://purl.obolibrary.org/obo/MS_1001220" TargetMode="External"/><Relationship Id="rId301" Type="http://schemas.openxmlformats.org/officeDocument/2006/relationships/hyperlink" Target="http://www.ebi.ac.uk/ols/beta/ontologies/ms/terms?iri=http://purl.obolibrary.org/obo/MS_1001024" TargetMode="External"/><Relationship Id="rId343" Type="http://schemas.openxmlformats.org/officeDocument/2006/relationships/hyperlink" Target="http://www.ebi.ac.uk/ols/beta/ontologies/ms/terms?iri=http://purl.obolibrary.org/obo/MS_1000600" TargetMode="External"/><Relationship Id="rId82" Type="http://schemas.openxmlformats.org/officeDocument/2006/relationships/hyperlink" Target="http://www.ebi.ac.uk/ols/beta/ontologies/ms/terms?iri=http://purl.obolibrary.org/obo/MS_1001088" TargetMode="External"/><Relationship Id="rId203" Type="http://schemas.openxmlformats.org/officeDocument/2006/relationships/hyperlink" Target="http://www.ebi.ac.uk/ols/beta/ontologies/ms/terms?iri=http://purl.obolibrary.org/obo/MS_1001164" TargetMode="External"/><Relationship Id="rId385" Type="http://schemas.openxmlformats.org/officeDocument/2006/relationships/hyperlink" Target="http://www.ebi.ac.uk/ols/beta/ontologies/ms/terms?iri=http://purl.obolibrary.org/obo/MS_1001405"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1116" TargetMode="External"/><Relationship Id="rId245" Type="http://schemas.openxmlformats.org/officeDocument/2006/relationships/hyperlink" Target="http://www.ebi.ac.uk/ols/beta/ontologies/ms/terms?iri=http://purl.obolibrary.org/obo/MS_1001491" TargetMode="External"/><Relationship Id="rId266" Type="http://schemas.openxmlformats.org/officeDocument/2006/relationships/hyperlink" Target="http://www.ebi.ac.uk/ols/beta/ontologies/ms/terms?iri=http://purl.obolibrary.org/obo/MS_1001177" TargetMode="External"/><Relationship Id="rId287" Type="http://schemas.openxmlformats.org/officeDocument/2006/relationships/hyperlink" Target="http://www.ebi.ac.uk/ols/beta/ontologies/ms/terms?iri=http://purl.obolibrary.org/obo/MS_1001270" TargetMode="External"/><Relationship Id="rId410" Type="http://schemas.openxmlformats.org/officeDocument/2006/relationships/hyperlink" Target="http://www.ebi.ac.uk/ols/beta/ontologies/ms/terms?iri=http://purl.obolibrary.org/obo/MS_1001038" TargetMode="External"/><Relationship Id="rId431" Type="http://schemas.openxmlformats.org/officeDocument/2006/relationships/hyperlink" Target="http://www.ebi.ac.uk/ols/beta/ontologies/ms/terms?iri=http://purl.obolibrary.org/obo/MS_1001009" TargetMode="External"/><Relationship Id="rId452" Type="http://schemas.openxmlformats.org/officeDocument/2006/relationships/hyperlink" Target="http://www.ebi.ac.uk/ols/beta/ontologies/ms/terms?iri=http://purl.obolibrary.org/obo/MS_1001447" TargetMode="External"/><Relationship Id="rId30" Type="http://schemas.openxmlformats.org/officeDocument/2006/relationships/hyperlink" Target="https://github.com/HUPO-PSI/mzIdentML/tree/master/examples/1_2examples" TargetMode="External"/><Relationship Id="rId105" Type="http://schemas.openxmlformats.org/officeDocument/2006/relationships/hyperlink" Target="http://www.ebi.ac.uk/ols/beta/ontologies/ms/terms?iri=http://purl.obolibrary.org/obo/MS_1001309" TargetMode="External"/><Relationship Id="rId126" Type="http://schemas.openxmlformats.org/officeDocument/2006/relationships/hyperlink" Target="http://www.ebi.ac.uk/ols/beta/ontologies/ms/terms?iri=http://purl.obolibrary.org/obo/MS_1001353" TargetMode="External"/><Relationship Id="rId147" Type="http://schemas.openxmlformats.org/officeDocument/2006/relationships/hyperlink" Target="http://www.ebi.ac.uk/ols/beta/ontologies/ms/terms?iri=http://purl.obolibrary.org/obo/MS_1000565" TargetMode="External"/><Relationship Id="rId168" Type="http://schemas.openxmlformats.org/officeDocument/2006/relationships/hyperlink" Target="http://www.ebi.ac.uk/ols/beta/ontologies/ms/terms?iri=http://purl.obolibrary.org/obo/MS_1001467" TargetMode="External"/><Relationship Id="rId312" Type="http://schemas.openxmlformats.org/officeDocument/2006/relationships/hyperlink" Target="http://www.ebi.ac.uk/ols/beta/ontologies/ms/terms?iri=http://purl.obolibrary.org/obo/MS_1002028" TargetMode="External"/><Relationship Id="rId333" Type="http://schemas.openxmlformats.org/officeDocument/2006/relationships/image" Target="http://www.peptideatlas.org/PSI/schemas/mzIdentML/1.2/figures/SequenceCollection.png" TargetMode="External"/><Relationship Id="rId354" Type="http://schemas.openxmlformats.org/officeDocument/2006/relationships/hyperlink" Target="http://www.ebi.ac.uk/ols/beta/ontologies/ms/terms?iri=http://purl.obolibrary.org/obo/MS_1002057" TargetMode="External"/><Relationship Id="rId51" Type="http://schemas.openxmlformats.org/officeDocument/2006/relationships/hyperlink" Target="http://www.ebi.ac.uk/ols/beta/ontologies/ms/terms?iri=http://purl.obolibrary.org/obo/MS_1001256" TargetMode="External"/><Relationship Id="rId72" Type="http://schemas.openxmlformats.org/officeDocument/2006/relationships/hyperlink" Target="http://www.ebi.ac.uk/ols/beta/ontologies/ms/terms?iri=http://purl.obolibrary.org/obo/MS_1001285" TargetMode="External"/><Relationship Id="rId93" Type="http://schemas.openxmlformats.org/officeDocument/2006/relationships/hyperlink" Target="http://www.ebi.ac.uk/ols/beta/ontologies/ms/terms?iri=http://purl.obolibrary.org/obo/MS_1001468" TargetMode="External"/><Relationship Id="rId189" Type="http://schemas.openxmlformats.org/officeDocument/2006/relationships/hyperlink" Target="http://www.ebi.ac.uk/ols/beta/ontologies/ms/terms?iri=http://purl.obolibrary.org/obo/MS_1001225" TargetMode="External"/><Relationship Id="rId375" Type="http://schemas.openxmlformats.org/officeDocument/2006/relationships/hyperlink" Target="http://www.ebi.ac.uk/ols/beta/ontologies/ms/terms?iri=http://purl.obolibrary.org/obo/MS_1000016" TargetMode="External"/><Relationship Id="rId396" Type="http://schemas.openxmlformats.org/officeDocument/2006/relationships/hyperlink" Target="http://www.ebi.ac.uk/ols/beta/ontologies/ms/terms?iri=http://purl.obolibrary.org/obo/MS_100077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88" TargetMode="External"/><Relationship Id="rId235" Type="http://schemas.openxmlformats.org/officeDocument/2006/relationships/hyperlink" Target="http://www.ebi.ac.uk/ols/beta/ontologies/ms/terms?iri=http://purl.obolibrary.org/obo/MS_1001162" TargetMode="External"/><Relationship Id="rId256" Type="http://schemas.openxmlformats.org/officeDocument/2006/relationships/hyperlink" Target="http://www.ebi.ac.uk/ols/beta/ontologies/ms/terms?iri=http://purl.obolibrary.org/obo/MS_1001596" TargetMode="External"/><Relationship Id="rId277" Type="http://schemas.openxmlformats.org/officeDocument/2006/relationships/hyperlink" Target="http://www.ebi.ac.uk/ols/beta/ontologies/ms/terms?iri=http://purl.obolibrary.org/obo/MS_1001266" TargetMode="External"/><Relationship Id="rId298" Type="http://schemas.openxmlformats.org/officeDocument/2006/relationships/hyperlink" Target="http://www.ebi.ac.uk/ols/beta/ontologies/ms/terms?iri=http://purl.obolibrary.org/obo/MS_1001021" TargetMode="External"/><Relationship Id="rId400" Type="http://schemas.openxmlformats.org/officeDocument/2006/relationships/hyperlink" Target="http://www.ebi.ac.uk/ols/beta/ontologies/ms/terms?iri=http://purl.obolibrary.org/obo/MS_1001531" TargetMode="External"/><Relationship Id="rId421" Type="http://schemas.openxmlformats.org/officeDocument/2006/relationships/hyperlink" Target="http://www.ebi.ac.uk/ols/beta/ontologies/ms/terms?iri=http://purl.obolibrary.org/obo/MS_1001160" TargetMode="External"/><Relationship Id="rId442" Type="http://schemas.openxmlformats.org/officeDocument/2006/relationships/hyperlink" Target="http://www.ebi.ac.uk/ols/beta/ontologies/ms/terms?iri=http://purl.obolibrary.org/obo/MS_1001155" TargetMode="External"/><Relationship Id="rId463" Type="http://schemas.openxmlformats.org/officeDocument/2006/relationships/footer" Target="footer1.xml"/><Relationship Id="rId116" Type="http://schemas.openxmlformats.org/officeDocument/2006/relationships/hyperlink" Target="http://www.ebi.ac.uk/ols/beta/ontologies/ms/terms?iri=http://purl.obolibrary.org/obo/MS_1001469" TargetMode="External"/><Relationship Id="rId137" Type="http://schemas.openxmlformats.org/officeDocument/2006/relationships/hyperlink" Target="http://www.ebi.ac.uk/ols/beta/ontologies/ms/terms?iri=http://purl.obolibrary.org/obo/MS_1001275" TargetMode="External"/><Relationship Id="rId158" Type="http://schemas.openxmlformats.org/officeDocument/2006/relationships/hyperlink" Target="http://www.ebi.ac.uk/ols/beta/ontologies/ms/terms?iri=http://purl.obolibrary.org/obo/MS_1001023" TargetMode="External"/><Relationship Id="rId302" Type="http://schemas.openxmlformats.org/officeDocument/2006/relationships/hyperlink" Target="http://www.ebi.ac.uk/ols/beta/ontologies/ms/terms?iri=http://purl.obolibrary.org/obo/MS_1001025" TargetMode="External"/><Relationship Id="rId323" Type="http://schemas.openxmlformats.org/officeDocument/2006/relationships/hyperlink" Target="http://www.ebi.ac.uk/ols/beta/ontologies/ms/terms?iri=http://purl.obolibrary.org/obo/MS_1001081" TargetMode="External"/><Relationship Id="rId344" Type="http://schemas.openxmlformats.org/officeDocument/2006/relationships/hyperlink" Target="http://www.ebi.ac.uk/ols/beta/ontologies/ms/terms?iri=http://purl.obolibrary.org/obo/MS_1000601"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37" TargetMode="External"/><Relationship Id="rId62" Type="http://schemas.openxmlformats.org/officeDocument/2006/relationships/hyperlink" Target="http://www.ebi.ac.uk/ols/beta/ontologies/ms/terms?iri=http://purl.obolibrary.org/obo/MS_1001037" TargetMode="External"/><Relationship Id="rId83" Type="http://schemas.openxmlformats.org/officeDocument/2006/relationships/hyperlink" Target="http://www.ebi.ac.uk/ols/beta/ontologies/ms/terms?iri=http://purl.obolibrary.org/obo/MS_1001090" TargetMode="External"/><Relationship Id="rId179" Type="http://schemas.openxmlformats.org/officeDocument/2006/relationships/hyperlink" Target="http://www.ebi.ac.uk/ols/beta/ontologies/ms/terms?iri=http://purl.obolibrary.org/obo/MS_1001222" TargetMode="External"/><Relationship Id="rId365" Type="http://schemas.openxmlformats.org/officeDocument/2006/relationships/hyperlink" Target="http://www.ebi.ac.uk/ols/beta/ontologies/ms/terms?iri=http://purl.obolibrary.org/obo/MS_1000926" TargetMode="External"/><Relationship Id="rId386" Type="http://schemas.openxmlformats.org/officeDocument/2006/relationships/hyperlink" Target="http://www.ebi.ac.uk/ols/beta/ontologies/ms/terms?iri=http://purl.obolibrary.org/obo/MS_1000767" TargetMode="External"/><Relationship Id="rId190" Type="http://schemas.openxmlformats.org/officeDocument/2006/relationships/hyperlink" Target="http://www.ebi.ac.uk/ols/beta/ontologies/ms/terms?iri=http://purl.obolibrary.org/obo/MS_1001227" TargetMode="External"/><Relationship Id="rId204" Type="http://schemas.openxmlformats.org/officeDocument/2006/relationships/hyperlink" Target="http://www.ebi.ac.uk/ols/beta/ontologies/ms/terms?iri=http://purl.obolibrary.org/obo/MS_1001165" TargetMode="External"/><Relationship Id="rId225" Type="http://schemas.openxmlformats.org/officeDocument/2006/relationships/hyperlink" Target="http://www.ebi.ac.uk/ols/beta/ontologies/ms/terms?iri=http://purl.obolibrary.org/obo/MS_1002402" TargetMode="External"/><Relationship Id="rId246" Type="http://schemas.openxmlformats.org/officeDocument/2006/relationships/hyperlink" Target="http://www.ebi.ac.uk/ols/beta/ontologies/ms/terms?iri=http://purl.obolibrary.org/obo/MS_100149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1271" TargetMode="External"/><Relationship Id="rId411" Type="http://schemas.openxmlformats.org/officeDocument/2006/relationships/hyperlink" Target="http://www.ebi.ac.uk/ols/beta/ontologies/ms/terms?iri=http://purl.obolibrary.org/obo/MS_1001042" TargetMode="External"/><Relationship Id="rId432" Type="http://schemas.openxmlformats.org/officeDocument/2006/relationships/hyperlink" Target="http://www.ebi.ac.uk/ols/beta/ontologies/ms/terms?iri=http://purl.obolibrary.org/obo/MS_1001026" TargetMode="External"/><Relationship Id="rId453" Type="http://schemas.openxmlformats.org/officeDocument/2006/relationships/hyperlink" Target="http://www.ebi.ac.uk/ols/beta/ontologies/ms/terms?iri=http://purl.obolibrary.org/obo/MS_1001494" TargetMode="External"/><Relationship Id="rId106" Type="http://schemas.openxmlformats.org/officeDocument/2006/relationships/hyperlink" Target="http://www.ebi.ac.uk/ols/beta/ontologies/ms/terms?iri=http://purl.obolibrary.org/obo/MS_1001310" TargetMode="External"/><Relationship Id="rId127" Type="http://schemas.openxmlformats.org/officeDocument/2006/relationships/hyperlink" Target="http://www.ebi.ac.uk/ols/beta/ontologies/ms/terms?iri=http://purl.obolibrary.org/obo/MS_1001462" TargetMode="External"/><Relationship Id="rId313" Type="http://schemas.openxmlformats.org/officeDocument/2006/relationships/hyperlink" Target="http://www.ebi.ac.uk/ols/beta/ontologies/ms/terms?iri=http://purl.obolibrary.org/obo/MS_1002029" TargetMode="External"/><Relationship Id="rId10" Type="http://schemas.openxmlformats.org/officeDocument/2006/relationships/hyperlink" Target="http://www.ietf.org/rfc/rfc2119.txt" TargetMode="External"/><Relationship Id="rId31" Type="http://schemas.openxmlformats.org/officeDocument/2006/relationships/image" Target="media/image7.emf"/><Relationship Id="rId52" Type="http://schemas.openxmlformats.org/officeDocument/2006/relationships/hyperlink" Target="http://www.ebi.ac.uk/ols/beta/ontologies/ms/terms?iri=http://purl.obolibrary.org/obo/MS_1001359" TargetMode="External"/><Relationship Id="rId73" Type="http://schemas.openxmlformats.org/officeDocument/2006/relationships/hyperlink" Target="http://www.ebi.ac.uk/ols/beta/ontologies/ms/terms?iri=http://purl.obolibrary.org/obo/MS_1001286" TargetMode="External"/><Relationship Id="rId94" Type="http://schemas.openxmlformats.org/officeDocument/2006/relationships/hyperlink" Target="http://www.ebi.ac.uk/ols/beta/ontologies/ms/terms?iri=http://purl.obolibrary.org/obo/MS_1001469" TargetMode="External"/><Relationship Id="rId148" Type="http://schemas.openxmlformats.org/officeDocument/2006/relationships/hyperlink" Target="http://www.ebi.ac.uk/ols/beta/ontologies/ms/terms?iri=http://purl.obolibrary.org/obo/MS_1000566" TargetMode="External"/><Relationship Id="rId169" Type="http://schemas.openxmlformats.org/officeDocument/2006/relationships/hyperlink" Target="http://www.ebi.ac.uk/ols/beta/ontologies/ms/terms?iri=http://purl.obolibrary.org/obo/MS_1001468" TargetMode="External"/><Relationship Id="rId334" Type="http://schemas.openxmlformats.org/officeDocument/2006/relationships/hyperlink" Target="http://www.ebi.ac.uk/ols/beta/ontologies/ms/terms?iri=http://purl.obolibrary.org/obo/MS_1001456" TargetMode="External"/><Relationship Id="rId355" Type="http://schemas.openxmlformats.org/officeDocument/2006/relationships/hyperlink" Target="http://www.ebi.ac.uk/ols/beta/ontologies/ms/terms?iri=http://purl.obolibrary.org/obo/MS_1002058" TargetMode="External"/><Relationship Id="rId376" Type="http://schemas.openxmlformats.org/officeDocument/2006/relationships/hyperlink" Target="http://www.ebi.ac.uk/ols/beta/ontologies/ms/terms?iri=http://purl.obolibrary.org/obo/MS_1000796" TargetMode="External"/><Relationship Id="rId397" Type="http://schemas.openxmlformats.org/officeDocument/2006/relationships/hyperlink" Target="http://www.ebi.ac.uk/ols/beta/ontologies/ms/terms?iri=http://purl.obolibrary.org/obo/MS_1000767"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3" TargetMode="External"/><Relationship Id="rId215" Type="http://schemas.openxmlformats.org/officeDocument/2006/relationships/hyperlink" Target="http://www.ebi.ac.uk/ols/beta/ontologies/ms/terms?iri=http://purl.obolibrary.org/obo/MS_1001093" TargetMode="External"/><Relationship Id="rId236" Type="http://schemas.openxmlformats.org/officeDocument/2006/relationships/hyperlink" Target="http://www.ebi.ac.uk/ols/beta/ontologies/ms/terms?iri=http://purl.obolibrary.org/obo/MS_1001163" TargetMode="External"/><Relationship Id="rId257" Type="http://schemas.openxmlformats.org/officeDocument/2006/relationships/hyperlink" Target="http://www.ebi.ac.uk/ols/beta/ontologies/ms/terms?iri=http://purl.obolibrary.org/obo/MS_1001597" TargetMode="External"/><Relationship Id="rId278" Type="http://schemas.openxmlformats.org/officeDocument/2006/relationships/hyperlink" Target="http://www.ebi.ac.uk/ols/beta/ontologies/ms/terms?iri=http://purl.obolibrary.org/obo/MS_1001267" TargetMode="External"/><Relationship Id="rId401" Type="http://schemas.openxmlformats.org/officeDocument/2006/relationships/hyperlink" Target="http://www.ebi.ac.uk/ols/beta/ontologies/ms/terms?iri=http://purl.obolibrary.org/obo/MS_1001532" TargetMode="External"/><Relationship Id="rId422" Type="http://schemas.openxmlformats.org/officeDocument/2006/relationships/hyperlink" Target="http://www.ebi.ac.uk/ols/beta/ontologies/ms/terms?iri=http://purl.obolibrary.org/obo/MS_1001161" TargetMode="External"/><Relationship Id="rId443" Type="http://schemas.openxmlformats.org/officeDocument/2006/relationships/hyperlink" Target="http://www.ebi.ac.uk/ols/beta/ontologies/ms/terms?iri=http://purl.obolibrary.org/obo/MS_1001156" TargetMode="External"/><Relationship Id="rId464" Type="http://schemas.openxmlformats.org/officeDocument/2006/relationships/footer" Target="footer2.xml"/><Relationship Id="rId303" Type="http://schemas.openxmlformats.org/officeDocument/2006/relationships/hyperlink" Target="http://www.ebi.ac.uk/ols/beta/ontologies/ms/terms?iri=http://purl.obolibrary.org/obo/MS_1001011" TargetMode="External"/><Relationship Id="rId42" Type="http://schemas.openxmlformats.org/officeDocument/2006/relationships/hyperlink" Target="http://www.ebi.ac.uk/ols/beta/ontologies/ms/terms?iri=http://purl.obolibrary.org/obo/MS_1001038" TargetMode="External"/><Relationship Id="rId84" Type="http://schemas.openxmlformats.org/officeDocument/2006/relationships/hyperlink" Target="http://www.ebi.ac.uk/ols/beta/ontologies/ms/terms?iri=http://purl.obolibrary.org/obo/MS_1001343" TargetMode="External"/><Relationship Id="rId138" Type="http://schemas.openxmlformats.org/officeDocument/2006/relationships/hyperlink" Target="http://www.ebi.ac.uk/ols/beta/ontologies/ms/terms?iri=http://purl.obolibrary.org/obo/MS_1001276" TargetMode="External"/><Relationship Id="rId345" Type="http://schemas.openxmlformats.org/officeDocument/2006/relationships/hyperlink" Target="http://www.ebi.ac.uk/ols/beta/ontologies/ms/terms?iri=http://purl.obolibrary.org/obo/MS_1001456" TargetMode="External"/><Relationship Id="rId387" Type="http://schemas.openxmlformats.org/officeDocument/2006/relationships/hyperlink" Target="http://www.ebi.ac.uk/ols/beta/ontologies/ms/terms?iri=http://purl.obolibrary.org/obo/MS_1000768" TargetMode="External"/><Relationship Id="rId191" Type="http://schemas.openxmlformats.org/officeDocument/2006/relationships/hyperlink" Target="http://www.ebi.ac.uk/ols/beta/ontologies/ms/terms?iri=http://purl.obolibrary.org/obo/MS_1000588" TargetMode="External"/><Relationship Id="rId205" Type="http://schemas.openxmlformats.org/officeDocument/2006/relationships/hyperlink" Target="http://www.ebi.ac.uk/ols/beta/ontologies/ms/terms?iri=http://purl.obolibrary.org/obo/MS_1001301" TargetMode="External"/><Relationship Id="rId247" Type="http://schemas.openxmlformats.org/officeDocument/2006/relationships/hyperlink" Target="http://www.ebi.ac.uk/ols/beta/ontologies/ms/terms?iri=http://purl.obolibrary.org/obo/MS_1001574" TargetMode="External"/><Relationship Id="rId412" Type="http://schemas.openxmlformats.org/officeDocument/2006/relationships/hyperlink" Target="http://www.ebi.ac.uk/ols/beta/ontologies/ms/terms?iri=http://purl.obolibrary.org/obo/MS_1001046" TargetMode="External"/><Relationship Id="rId107" Type="http://schemas.openxmlformats.org/officeDocument/2006/relationships/hyperlink" Target="http://www.ebi.ac.uk/ols/beta/ontologies/ms/terms?iri=http://purl.obolibrary.org/obo/MS_1001045" TargetMode="External"/><Relationship Id="rId289" Type="http://schemas.openxmlformats.org/officeDocument/2006/relationships/hyperlink" Target="http://www.ebi.ac.uk/ols/beta/ontologies/ms/terms?iri=http://purl.obolibrary.org/obo/MS_1000561" TargetMode="External"/><Relationship Id="rId454" Type="http://schemas.openxmlformats.org/officeDocument/2006/relationships/hyperlink" Target="http://www.ebi.ac.uk/ols/beta/ontologies/ms/terms?iri=http://purl.obolibrary.org/obo/MS_1001410"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0" TargetMode="External"/><Relationship Id="rId149" Type="http://schemas.openxmlformats.org/officeDocument/2006/relationships/hyperlink" Target="http://www.ebi.ac.uk/ols/beta/ontologies/ms/terms?iri=http://purl.obolibrary.org/obo/MS_1000567" TargetMode="External"/><Relationship Id="rId314" Type="http://schemas.openxmlformats.org/officeDocument/2006/relationships/hyperlink" Target="http://www.ebi.ac.uk/ols/beta/ontologies/ms/terms?iri=http://purl.obolibrary.org/obo/MS_1002030" TargetMode="External"/><Relationship Id="rId356" Type="http://schemas.openxmlformats.org/officeDocument/2006/relationships/image" Target="media/image12.png"/><Relationship Id="rId398" Type="http://schemas.openxmlformats.org/officeDocument/2006/relationships/hyperlink" Target="http://www.ebi.ac.uk/ols/beta/ontologies/ms/terms?iri=http://purl.obolibrary.org/obo/MS_1001529" TargetMode="External"/><Relationship Id="rId95" Type="http://schemas.openxmlformats.org/officeDocument/2006/relationships/hyperlink" Target="http://www.ebi.ac.uk/ols/beta/ontologies/ms/terms?iri=http://purl.obolibrary.org/obo/MS_1001470" TargetMode="External"/><Relationship Id="rId160" Type="http://schemas.openxmlformats.org/officeDocument/2006/relationships/hyperlink" Target="http://www.ebi.ac.uk/ols/beta/ontologies/ms/terms?iri=http://purl.obolibrary.org/obo/MS_1001412" TargetMode="External"/><Relationship Id="rId216" Type="http://schemas.openxmlformats.org/officeDocument/2006/relationships/hyperlink" Target="http://www.ebi.ac.uk/ols/beta/ontologies/ms/terms?iri=http://purl.obolibrary.org/obo/MS_1001097" TargetMode="External"/><Relationship Id="rId423" Type="http://schemas.openxmlformats.org/officeDocument/2006/relationships/hyperlink" Target="http://www.ebi.ac.uk/ols/beta/ontologies/ms/terms?iri=http://purl.obolibrary.org/obo/MS_1001162" TargetMode="External"/><Relationship Id="rId258" Type="http://schemas.openxmlformats.org/officeDocument/2006/relationships/hyperlink" Target="http://www.ebi.ac.uk/ols/beta/ontologies/ms/terms?iri=http://purl.obolibrary.org/obo/MS_1001598" TargetMode="External"/><Relationship Id="rId465" Type="http://schemas.openxmlformats.org/officeDocument/2006/relationships/header" Target="header3.xml"/><Relationship Id="rId22" Type="http://schemas.openxmlformats.org/officeDocument/2006/relationships/comments" Target="comments.xml"/><Relationship Id="rId64" Type="http://schemas.openxmlformats.org/officeDocument/2006/relationships/hyperlink" Target="http://www.ebi.ac.uk/ols/beta/ontologies/ms/terms?iri=http://purl.obolibrary.org/obo/MS_1001042" TargetMode="External"/><Relationship Id="rId118" Type="http://schemas.openxmlformats.org/officeDocument/2006/relationships/hyperlink" Target="http://www.ebi.ac.uk/ols/beta/ontologies/ms/terms?iri=http://purl.obolibrary.org/obo/MS_1001513" TargetMode="External"/><Relationship Id="rId325" Type="http://schemas.openxmlformats.org/officeDocument/2006/relationships/hyperlink" Target="http://www.ebi.ac.uk/ols/beta/ontologies/ms/terms?iri=http://purl.obolibrary.org/obo/MS_1001083" TargetMode="External"/><Relationship Id="rId367" Type="http://schemas.openxmlformats.org/officeDocument/2006/relationships/hyperlink" Target="http://www.ebi.ac.uk/ols/beta/ontologies/ms/terms?iri=http://purl.obolibrary.org/obo/MS_1001035" TargetMode="External"/><Relationship Id="rId171" Type="http://schemas.openxmlformats.org/officeDocument/2006/relationships/hyperlink" Target="http://www.ebi.ac.uk/ols/beta/ontologies/ms/terms?iri=http://purl.obolibrary.org/obo/MS_1001470" TargetMode="External"/><Relationship Id="rId227" Type="http://schemas.openxmlformats.org/officeDocument/2006/relationships/hyperlink" Target="http://www.ebi.ac.uk/ols/beta/ontologies/ms/terms?iri=http://purl.obolibrary.org/obo/MS_1001154" TargetMode="External"/><Relationship Id="rId269" Type="http://schemas.openxmlformats.org/officeDocument/2006/relationships/image" Target="media/image10.png"/><Relationship Id="rId434" Type="http://schemas.openxmlformats.org/officeDocument/2006/relationships/hyperlink" Target="http://www.ebi.ac.uk/ols/beta/ontologies/ms/terms?iri=http://purl.obolibrary.org/obo/MS_1001032" TargetMode="External"/><Relationship Id="rId33" Type="http://schemas.openxmlformats.org/officeDocument/2006/relationships/image" Target="http://www.peptideatlas.org/PSI/schemas/mzIdentML/1.2/figures/MzIdentML1.1.png" TargetMode="External"/><Relationship Id="rId129" Type="http://schemas.openxmlformats.org/officeDocument/2006/relationships/hyperlink" Target="http://www.ebi.ac.uk/ols/beta/ontologies/ms/terms?iri=http://purl.obolibrary.org/obo/MS_1002660" TargetMode="External"/><Relationship Id="rId280" Type="http://schemas.openxmlformats.org/officeDocument/2006/relationships/hyperlink" Target="http://www.ebi.ac.uk/ols/beta/ontologies/ms/terms?iri=http://purl.obolibrary.org/obo/MS_1001269" TargetMode="External"/><Relationship Id="rId336" Type="http://schemas.openxmlformats.org/officeDocument/2006/relationships/hyperlink" Target="http://www.ebi.ac.uk/ols/beta/ontologies/ms/terms?iri=http://purl.obolibrary.org/obo/MS_1000533" TargetMode="External"/><Relationship Id="rId75" Type="http://schemas.openxmlformats.org/officeDocument/2006/relationships/hyperlink" Target="http://www.ebi.ac.uk/ols/beta/ontologies/ms/terms?iri=http://purl.obolibrary.org/obo/MS_1001288" TargetMode="External"/><Relationship Id="rId140" Type="http://schemas.openxmlformats.org/officeDocument/2006/relationships/hyperlink" Target="http://www.ebi.ac.uk/ols/beta/ontologies/ms/terms?iri=http://purl.obolibrary.org/obo/MS_1001400" TargetMode="External"/><Relationship Id="rId182" Type="http://schemas.openxmlformats.org/officeDocument/2006/relationships/hyperlink" Target="http://www.ebi.ac.uk/ols/beta/ontologies/ms/terms?iri=http://purl.obolibrary.org/obo/MS_1001225" TargetMode="External"/><Relationship Id="rId378" Type="http://schemas.openxmlformats.org/officeDocument/2006/relationships/hyperlink" Target="http://www.ebi.ac.uk/ols/beta/ontologies/ms/terms?iri=http://purl.obolibrary.org/obo/MS_1000798" TargetMode="External"/><Relationship Id="rId403" Type="http://schemas.openxmlformats.org/officeDocument/2006/relationships/hyperlink" Target="http://www.ebi.ac.uk/ols/beta/ontologies/ms/terms?iri=http://purl.obolibrary.org/obo/MS_1001005"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60" TargetMode="External"/><Relationship Id="rId445" Type="http://schemas.openxmlformats.org/officeDocument/2006/relationships/hyperlink" Target="http://www.ebi.ac.uk/ols/beta/ontologies/ms/terms?iri=http://purl.obolibrary.org/obo/MS_1001158" TargetMode="External"/><Relationship Id="rId291" Type="http://schemas.openxmlformats.org/officeDocument/2006/relationships/hyperlink" Target="http://www.ebi.ac.uk/ols/beta/ontologies/ms/terms?iri=http://purl.obolibrary.org/obo/MS_1000569" TargetMode="External"/><Relationship Id="rId305" Type="http://schemas.openxmlformats.org/officeDocument/2006/relationships/hyperlink" Target="http://www.ebi.ac.uk/ols/beta/ontologies/ms/terms?iri=http://purl.obolibrary.org/obo/MS_1002510" TargetMode="External"/><Relationship Id="rId347" Type="http://schemas.openxmlformats.org/officeDocument/2006/relationships/hyperlink" Target="http://www.ebi.ac.uk/ols/beta/ontologies/ms/terms?iri=http://purl.obolibrary.org/obo/MS_1000568" TargetMode="External"/><Relationship Id="rId44" Type="http://schemas.openxmlformats.org/officeDocument/2006/relationships/hyperlink" Target="http://www.ebi.ac.uk/ols/beta/ontologies/ms/terms?iri=http://purl.obolibrary.org/obo/MS_1001046" TargetMode="External"/><Relationship Id="rId86" Type="http://schemas.openxmlformats.org/officeDocument/2006/relationships/hyperlink" Target="http://www.ebi.ac.uk/ols/beta/ontologies/ms/terms?iri=http://purl.obolibrary.org/obo/MS_1001467" TargetMode="External"/><Relationship Id="rId151" Type="http://schemas.openxmlformats.org/officeDocument/2006/relationships/hyperlink" Target="http://www.ebi.ac.uk/ols/beta/ontologies/ms/terms?iri=http://purl.obolibrary.org/obo/MS_1000613" TargetMode="External"/><Relationship Id="rId389" Type="http://schemas.openxmlformats.org/officeDocument/2006/relationships/hyperlink" Target="http://www.ebi.ac.uk/ols/beta/ontologies/ms/terms?iri=http://purl.obolibrary.org/obo/MS_1000770" TargetMode="External"/><Relationship Id="rId193" Type="http://schemas.openxmlformats.org/officeDocument/2006/relationships/hyperlink" Target="http://www.ebi.ac.uk/ols/beta/ontologies/ms/terms?iri=http://purl.obolibrary.org/obo/MS_1000589" TargetMode="External"/><Relationship Id="rId207" Type="http://schemas.openxmlformats.org/officeDocument/2006/relationships/hyperlink" Target="http://www.ebi.ac.uk/ols/beta/ontologies/ms/terms?iri=http://purl.obolibrary.org/obo/MS_1002407" TargetMode="External"/><Relationship Id="rId249" Type="http://schemas.openxmlformats.org/officeDocument/2006/relationships/hyperlink" Target="http://www.ebi.ac.uk/ols/beta/ontologies/ms/terms?iri=http://purl.obolibrary.org/obo/MS_1001060" TargetMode="External"/><Relationship Id="rId414" Type="http://schemas.openxmlformats.org/officeDocument/2006/relationships/hyperlink" Target="http://www.ebi.ac.uk/ols/beta/ontologies/ms/terms?iri=http://purl.obolibrary.org/obo/MS_1001153" TargetMode="External"/><Relationship Id="rId456" Type="http://schemas.openxmlformats.org/officeDocument/2006/relationships/hyperlink" Target="http://www.ebi.ac.uk/ols/beta/ontologies/ms/terms?iri=http://purl.obolibrary.org/obo/MS_1001423"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090" TargetMode="External"/><Relationship Id="rId260" Type="http://schemas.openxmlformats.org/officeDocument/2006/relationships/hyperlink" Target="http://www.ebi.ac.uk/ols/beta/ontologies/ms/terms?iri=http://purl.obolibrary.org/obo/MS_1002213" TargetMode="External"/><Relationship Id="rId316" Type="http://schemas.openxmlformats.org/officeDocument/2006/relationships/hyperlink" Target="http://www.ebi.ac.uk/ols/beta/ontologies/ms/terms?iri=http://purl.obolibrary.org/obo/XLMOD:00002" TargetMode="External"/><Relationship Id="rId55" Type="http://schemas.openxmlformats.org/officeDocument/2006/relationships/hyperlink" Target="http://www.ebi.ac.uk/ols/beta/ontologies/ms/terms?iri=http://purl.obolibrary.org/obo/MS_1001302" TargetMode="External"/><Relationship Id="rId97" Type="http://schemas.openxmlformats.org/officeDocument/2006/relationships/hyperlink" Target="http://www.ebi.ac.uk/ols/beta/ontologies/ms/terms?iri=http://purl.obolibrary.org/obo/MS_1001091" TargetMode="External"/><Relationship Id="rId120" Type="http://schemas.openxmlformats.org/officeDocument/2006/relationships/hyperlink" Target="http://www.ebi.ac.uk/ols/beta/ontologies/ms/terms?iri=http://purl.obolibrary.org/obo/MS_1001347" TargetMode="External"/><Relationship Id="rId358" Type="http://schemas.openxmlformats.org/officeDocument/2006/relationships/hyperlink" Target="http://www.ebi.ac.uk/ols/beta/ontologies/ms/terms?iri=http://purl.obolibrary.org/obo/MS_1001405" TargetMode="External"/><Relationship Id="rId162" Type="http://schemas.openxmlformats.org/officeDocument/2006/relationships/hyperlink" Target="http://www.ebi.ac.uk/ols/beta/ontologies/ms/terms?iri=http://purl.obolibrary.org/obo/MS_1001512" TargetMode="External"/><Relationship Id="rId218" Type="http://schemas.openxmlformats.org/officeDocument/2006/relationships/hyperlink" Target="http://www.ebi.ac.uk/ols/beta/ontologies/ms/terms?iri=http://purl.obolibrary.org/obo/MS_1001099" TargetMode="External"/><Relationship Id="rId425" Type="http://schemas.openxmlformats.org/officeDocument/2006/relationships/hyperlink" Target="http://www.ebi.ac.uk/ols/beta/ontologies/ms/terms?iri=http://purl.obolibrary.org/obo/MS_1001153" TargetMode="External"/><Relationship Id="rId467" Type="http://schemas.openxmlformats.org/officeDocument/2006/relationships/fontTable" Target="fontTable.xml"/><Relationship Id="rId271" Type="http://schemas.openxmlformats.org/officeDocument/2006/relationships/hyperlink" Target="http://www.ebi.ac.uk/ols/beta/ontologies/ms/terms?iri=http://purl.obolibrary.org/obo/MS_1001266" TargetMode="External"/><Relationship Id="rId24" Type="http://schemas.openxmlformats.org/officeDocument/2006/relationships/hyperlink" Target="http://psidev-ms-vocab@lists.sourceforge.net" TargetMode="External"/><Relationship Id="rId66" Type="http://schemas.openxmlformats.org/officeDocument/2006/relationships/hyperlink" Target="http://www.ebi.ac.uk/ols/beta/ontologies/ms/terms?iri=http://purl.obolibrary.org/obo/MS_1001302" TargetMode="External"/><Relationship Id="rId131" Type="http://schemas.openxmlformats.org/officeDocument/2006/relationships/hyperlink" Target="http://www.ebi.ac.uk/ols/beta/ontologies/ms/terms?iri=http://purl.obolibrary.org/obo/MS_1000742" TargetMode="External"/><Relationship Id="rId327" Type="http://schemas.openxmlformats.org/officeDocument/2006/relationships/hyperlink" Target="http://www.ebi.ac.uk/ols/beta/ontologies/ms/terms?iri=http://purl.obolibrary.org/obo/MS_1002490" TargetMode="External"/><Relationship Id="rId369" Type="http://schemas.openxmlformats.org/officeDocument/2006/relationships/hyperlink" Target="http://www.ebi.ac.uk/ols/beta/ontologies/ms/terms?iri=http://purl.obolibrary.org/obo/MS_1001405" TargetMode="External"/><Relationship Id="rId173" Type="http://schemas.openxmlformats.org/officeDocument/2006/relationships/hyperlink" Target="http://www.ebi.ac.uk/ols/beta/ontologies/ms/terms?iri=http://purl.obolibrary.org/obo/MS_1001512" TargetMode="External"/><Relationship Id="rId229" Type="http://schemas.openxmlformats.org/officeDocument/2006/relationships/hyperlink" Target="http://www.ebi.ac.uk/ols/beta/ontologies/ms/terms?iri=http://purl.obolibrary.org/obo/MS_1001156" TargetMode="External"/><Relationship Id="rId380" Type="http://schemas.openxmlformats.org/officeDocument/2006/relationships/hyperlink" Target="http://www.ebi.ac.uk/ols/beta/ontologies/ms/terms?iri=http://purl.obolibrary.org/obo/MS_1000904" TargetMode="External"/><Relationship Id="rId436" Type="http://schemas.openxmlformats.org/officeDocument/2006/relationships/hyperlink" Target="http://www.ebi.ac.uk/ols/beta/ontologies/ms/terms?iri=http://purl.obolibrary.org/obo/MS_1001038" TargetMode="External"/><Relationship Id="rId240" Type="http://schemas.openxmlformats.org/officeDocument/2006/relationships/hyperlink" Target="http://www.ebi.ac.uk/ols/beta/ontologies/ms/terms?iri=http://purl.obolibrary.org/obo/MS_1001194" TargetMode="External"/><Relationship Id="rId35" Type="http://schemas.openxmlformats.org/officeDocument/2006/relationships/hyperlink" Target="http://www.ebi.ac.uk/ols/beta/ontologies/ms/terms?iri=http://purl.obolibrary.org/obo/MS_1001005" TargetMode="External"/><Relationship Id="rId77" Type="http://schemas.openxmlformats.org/officeDocument/2006/relationships/hyperlink" Target="http://www.ebi.ac.uk/ols/beta/ontologies/ms/terms?iri=http://purl.obolibrary.org/obo/MS_1001290" TargetMode="External"/><Relationship Id="rId100" Type="http://schemas.openxmlformats.org/officeDocument/2006/relationships/hyperlink" Target="http://www.ebi.ac.uk/ols/beta/ontologies/ms/terms?iri=http://purl.obolibrary.org/obo/MS_1001304" TargetMode="External"/><Relationship Id="rId282" Type="http://schemas.openxmlformats.org/officeDocument/2006/relationships/hyperlink" Target="http://www.ebi.ac.uk/ols/beta/ontologies/ms/terms?iri=http://purl.obolibrary.org/obo/MS_1001271" TargetMode="External"/><Relationship Id="rId338" Type="http://schemas.openxmlformats.org/officeDocument/2006/relationships/hyperlink" Target="http://www.ebi.ac.uk/ols/beta/ontologies/ms/terms?iri=http://purl.obolibrary.org/obo/MS_1000535"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60" TargetMode="External"/><Relationship Id="rId184" Type="http://schemas.openxmlformats.org/officeDocument/2006/relationships/hyperlink" Target="http://www.ebi.ac.uk/ols/beta/ontologies/ms/terms?iri=http://purl.obolibrary.org/obo/MS_1001228" TargetMode="External"/><Relationship Id="rId391" Type="http://schemas.openxmlformats.org/officeDocument/2006/relationships/hyperlink" Target="http://www.ebi.ac.uk/ols/beta/ontologies/ms/terms?iri=http://purl.obolibrary.org/obo/MS_1000772" TargetMode="External"/><Relationship Id="rId405" Type="http://schemas.openxmlformats.org/officeDocument/2006/relationships/hyperlink" Target="http://www.ebi.ac.uk/ols/beta/ontologies/ms/terms?iri=http://purl.obolibrary.org/obo/MS_1001009" TargetMode="External"/><Relationship Id="rId447" Type="http://schemas.openxmlformats.org/officeDocument/2006/relationships/hyperlink" Target="http://www.ebi.ac.uk/ols/beta/ontologies/ms/terms?iri=http://purl.obolibrary.org/obo/MS_1001160" TargetMode="External"/><Relationship Id="rId251" Type="http://schemas.openxmlformats.org/officeDocument/2006/relationships/hyperlink" Target="http://www.ebi.ac.uk/ols/beta/ontologies/ms/terms?iri=http://purl.obolibrary.org/obo/MS_1001591" TargetMode="External"/><Relationship Id="rId46" Type="http://schemas.openxmlformats.org/officeDocument/2006/relationships/hyperlink" Target="http://www.ebi.ac.uk/ols/beta/ontologies/ms/terms?iri=http://purl.obolibrary.org/obo/MS_1001066" TargetMode="External"/><Relationship Id="rId293" Type="http://schemas.openxmlformats.org/officeDocument/2006/relationships/hyperlink" Target="http://www.ebi.ac.uk/ols/beta/ontologies/ms/terms?iri=http://purl.obolibrary.org/obo/MS_1001014" TargetMode="External"/><Relationship Id="rId307" Type="http://schemas.openxmlformats.org/officeDocument/2006/relationships/hyperlink" Target="http://www.ebi.ac.uk/ols/beta/ontologies/ms/terms?iri=http://purl.obolibrary.org/obo/MS_1001471" TargetMode="External"/><Relationship Id="rId349" Type="http://schemas.openxmlformats.org/officeDocument/2006/relationships/hyperlink" Target="http://www.ebi.ac.uk/ols/beta/ontologies/ms/terms?iri=http://purl.obolibrary.org/obo/MS_1001056" TargetMode="External"/><Relationship Id="rId88" Type="http://schemas.openxmlformats.org/officeDocument/2006/relationships/hyperlink" Target="http://www.ebi.ac.uk/ols/beta/ontologies/ms/terms?iri=http://purl.obolibrary.org/obo/MS_1001469" TargetMode="External"/><Relationship Id="rId111" Type="http://schemas.openxmlformats.org/officeDocument/2006/relationships/hyperlink" Target="http://www.ebi.ac.uk/ols/beta/ontologies/ms/terms?iri=http://purl.obolibrary.org/obo/MS_1001202" TargetMode="External"/><Relationship Id="rId153" Type="http://schemas.openxmlformats.org/officeDocument/2006/relationships/hyperlink" Target="http://www.ebi.ac.uk/ols/beta/ontologies/ms/terms?iri=http://purl.obolibrary.org/obo/MS_1000560" TargetMode="External"/><Relationship Id="rId195" Type="http://schemas.openxmlformats.org/officeDocument/2006/relationships/hyperlink" Target="http://www.ebi.ac.uk/ols/beta/ontologies/ms/terms?iri=http://purl.obolibrary.org/obo/MS_1001412" TargetMode="External"/><Relationship Id="rId209" Type="http://schemas.openxmlformats.org/officeDocument/2006/relationships/hyperlink" Target="http://www.ebi.ac.uk/ols/beta/ontologies/ms/terms?iri=http://purl.obolibrary.org/obo/MS_1002474" TargetMode="External"/><Relationship Id="rId360" Type="http://schemas.openxmlformats.org/officeDocument/2006/relationships/hyperlink" Target="http://www.ebi.ac.uk/ols/beta/ontologies/ms/terms?iri=http://purl.obolibrary.org/obo/MS_1000796" TargetMode="External"/><Relationship Id="rId416" Type="http://schemas.openxmlformats.org/officeDocument/2006/relationships/hyperlink" Target="http://www.ebi.ac.uk/ols/beta/ontologies/ms/terms?iri=http://purl.obolibrary.org/obo/MS_1001155" TargetMode="External"/><Relationship Id="rId220" Type="http://schemas.openxmlformats.org/officeDocument/2006/relationships/hyperlink" Target="http://www.ebi.ac.uk/ols/beta/ontologies/ms/terms?iri=http://purl.obolibrary.org/obo/MS_1001125" TargetMode="External"/><Relationship Id="rId458" Type="http://schemas.openxmlformats.org/officeDocument/2006/relationships/hyperlink" Target="http://www.matrixscience.com/help/fragmentation_help.html"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7" TargetMode="External"/><Relationship Id="rId262" Type="http://schemas.openxmlformats.org/officeDocument/2006/relationships/hyperlink" Target="http://www.ebi.ac.uk/ols/beta/ontologies/ms/terms?iri=http://purl.obolibrary.org/obo/MS_1002401" TargetMode="External"/><Relationship Id="rId318" Type="http://schemas.openxmlformats.org/officeDocument/2006/relationships/hyperlink" Target="http://www.ebi.ac.uk/ols/beta/ontologies/ms/terms?iri=http://purl.obolibrary.org/obo/XLMOD:00004" TargetMode="External"/><Relationship Id="rId99" Type="http://schemas.openxmlformats.org/officeDocument/2006/relationships/hyperlink" Target="http://www.ebi.ac.uk/ols/beta/ontologies/ms/terms?iri=http://purl.obolibrary.org/obo/MS_1001303" TargetMode="External"/><Relationship Id="rId122" Type="http://schemas.openxmlformats.org/officeDocument/2006/relationships/hyperlink" Target="http://www.ebi.ac.uk/ols/beta/ontologies/ms/terms?iri=http://purl.obolibrary.org/obo/MS_1001349" TargetMode="External"/><Relationship Id="rId164" Type="http://schemas.openxmlformats.org/officeDocument/2006/relationships/hyperlink" Target="http://www.ebi.ac.uk/ols/beta/ontologies/ms/terms?iri=http://purl.obolibrary.org/obo/MS_1001201" TargetMode="External"/><Relationship Id="rId371" Type="http://schemas.openxmlformats.org/officeDocument/2006/relationships/image" Target="http://www.peptideatlas.org/PSI/schemas/mzIdentML/1.2/figures/SpectrumIdentificationList.png" TargetMode="External"/><Relationship Id="rId427" Type="http://schemas.openxmlformats.org/officeDocument/2006/relationships/hyperlink" Target="http://www.ebi.ac.uk/ols/beta/ontologies/ms/terms?iri=http://purl.obolibrary.org/obo/MS_1001448" TargetMode="External"/><Relationship Id="rId469" Type="http://schemas.openxmlformats.org/officeDocument/2006/relationships/theme" Target="theme/theme1.xml"/><Relationship Id="rId26" Type="http://schemas.openxmlformats.org/officeDocument/2006/relationships/image" Target="media/image3.emf"/><Relationship Id="rId231" Type="http://schemas.openxmlformats.org/officeDocument/2006/relationships/hyperlink" Target="http://www.ebi.ac.uk/ols/beta/ontologies/ms/terms?iri=http://purl.obolibrary.org/obo/MS_1001158" TargetMode="External"/><Relationship Id="rId273" Type="http://schemas.openxmlformats.org/officeDocument/2006/relationships/hyperlink" Target="http://www.ebi.ac.uk/ols/beta/ontologies/ms/terms?iri=http://purl.obolibrary.org/obo/MS_1001268" TargetMode="External"/><Relationship Id="rId329" Type="http://schemas.openxmlformats.org/officeDocument/2006/relationships/hyperlink" Target="http://www.ebi.ac.uk/ols/beta/ontologies/ms/terms?iri=http://purl.obolibrary.org/obo/MS_1002492" TargetMode="External"/><Relationship Id="rId68" Type="http://schemas.openxmlformats.org/officeDocument/2006/relationships/hyperlink" Target="http://www.ebi.ac.uk/ols/beta/ontologies/ms/terms?iri=http://purl.obolibrary.org/obo/MS_1001013" TargetMode="External"/><Relationship Id="rId133" Type="http://schemas.openxmlformats.org/officeDocument/2006/relationships/hyperlink" Target="http://www.ebi.ac.uk/ols/beta/ontologies/ms/terms?iri=http://purl.obolibrary.org/obo/MS_1001199" TargetMode="External"/><Relationship Id="rId175" Type="http://schemas.openxmlformats.org/officeDocument/2006/relationships/hyperlink" Target="http://www.ebi.ac.uk/ols/beta/ontologies/ms/terms?iri=http://purl.obolibrary.org/obo/MS_1000903" TargetMode="External"/><Relationship Id="rId340" Type="http://schemas.openxmlformats.org/officeDocument/2006/relationships/hyperlink" Target="http://www.ebi.ac.uk/ols/beta/ontologies/ms/terms?iri=http://purl.obolibrary.org/obo/MS_1000537" TargetMode="External"/><Relationship Id="rId200" Type="http://schemas.openxmlformats.org/officeDocument/2006/relationships/hyperlink" Target="http://www.ebi.ac.uk/ols/beta/ontologies/ms/terms?iri=http://purl.obolibrary.org/obo/MS_1000589" TargetMode="External"/><Relationship Id="rId382" Type="http://schemas.openxmlformats.org/officeDocument/2006/relationships/hyperlink" Target="http://www.ebi.ac.uk/ols/beta/ontologies/ms/terms?iri=http://purl.obolibrary.org/obo/MS_1001030" TargetMode="External"/><Relationship Id="rId438" Type="http://schemas.openxmlformats.org/officeDocument/2006/relationships/hyperlink" Target="http://www.ebi.ac.uk/ols/beta/ontologies/ms/terms?iri=http://purl.obolibrary.org/obo/MS_1001046" TargetMode="External"/><Relationship Id="rId242" Type="http://schemas.openxmlformats.org/officeDocument/2006/relationships/hyperlink" Target="http://www.ebi.ac.uk/ols/beta/ontologies/ms/terms?iri=http://purl.obolibrary.org/obo/MS_1001447" TargetMode="External"/><Relationship Id="rId284" Type="http://schemas.openxmlformats.org/officeDocument/2006/relationships/hyperlink" Target="http://www.ebi.ac.uk/ols/beta/ontologies/ms/terms?iri=http://purl.obolibrary.org/obo/MS_1001267" TargetMode="External"/><Relationship Id="rId37" Type="http://schemas.openxmlformats.org/officeDocument/2006/relationships/hyperlink" Target="http://www.ebi.ac.uk/ols/beta/ontologies/ms/terms?iri=http://purl.obolibrary.org/obo/MS_1001009" TargetMode="External"/><Relationship Id="rId79" Type="http://schemas.openxmlformats.org/officeDocument/2006/relationships/image" Target="media/image9.png"/><Relationship Id="rId102" Type="http://schemas.openxmlformats.org/officeDocument/2006/relationships/hyperlink" Target="http://www.ebi.ac.uk/ols/beta/ontologies/ms/terms?iri=http://purl.obolibrary.org/obo/MS_1001306" TargetMode="External"/><Relationship Id="rId144" Type="http://schemas.openxmlformats.org/officeDocument/2006/relationships/hyperlink" Target="http://www.ebi.ac.uk/ols/beta/ontologies/ms/terms?iri=http://purl.obolibrary.org/obo/MS_1000562" TargetMode="External"/><Relationship Id="rId90" Type="http://schemas.openxmlformats.org/officeDocument/2006/relationships/hyperlink" Target="http://www.ebi.ac.uk/ols/beta/ontologies/ms/terms?iri=http://purl.obolibrary.org/obo/MS_1001089" TargetMode="External"/><Relationship Id="rId186" Type="http://schemas.openxmlformats.org/officeDocument/2006/relationships/hyperlink" Target="http://www.ebi.ac.uk/ols/beta/ontologies/ms/terms?iri=http://purl.obolibrary.org/obo/MS_1001354" TargetMode="External"/><Relationship Id="rId351" Type="http://schemas.openxmlformats.org/officeDocument/2006/relationships/hyperlink" Target="http://www.ebi.ac.uk/ols/beta/ontologies/ms/terms?iri=http://purl.obolibrary.org/obo/MS_1001190" TargetMode="External"/><Relationship Id="rId393" Type="http://schemas.openxmlformats.org/officeDocument/2006/relationships/hyperlink" Target="http://www.ebi.ac.uk/ols/beta/ontologies/ms/terms?iri=http://purl.obolibrary.org/obo/MS_1000774" TargetMode="External"/><Relationship Id="rId407" Type="http://schemas.openxmlformats.org/officeDocument/2006/relationships/hyperlink" Target="http://www.ebi.ac.uk/ols/beta/ontologies/ms/terms?iri=http://purl.obolibrary.org/obo/MS_1001028" TargetMode="External"/><Relationship Id="rId449" Type="http://schemas.openxmlformats.org/officeDocument/2006/relationships/hyperlink" Target="http://www.ebi.ac.uk/ols/beta/ontologies/ms/terms?iri=http://purl.obolibrary.org/obo/MS_1001162" TargetMode="External"/><Relationship Id="rId211" Type="http://schemas.openxmlformats.org/officeDocument/2006/relationships/hyperlink" Target="http://www.ebi.ac.uk/ols/beta/ontologies/ms/terms?iri=http://purl.obolibrary.org/obo/MS_1002663" TargetMode="External"/><Relationship Id="rId253" Type="http://schemas.openxmlformats.org/officeDocument/2006/relationships/hyperlink" Target="http://www.ebi.ac.uk/ols/beta/ontologies/ms/terms?iri=http://purl.obolibrary.org/obo/MS_1001593" TargetMode="External"/><Relationship Id="rId295" Type="http://schemas.openxmlformats.org/officeDocument/2006/relationships/hyperlink" Target="http://www.ebi.ac.uk/ols/beta/ontologies/ms/terms?iri=http://purl.obolibrary.org/obo/MS_1001016" TargetMode="External"/><Relationship Id="rId309" Type="http://schemas.openxmlformats.org/officeDocument/2006/relationships/hyperlink" Target="http://www.ebi.ac.uk/ols/beta/ontologies/ms/terms?iri=http://purl.obolibrary.org/obo/MS_1001524" TargetMode="External"/><Relationship Id="rId460" Type="http://schemas.openxmlformats.org/officeDocument/2006/relationships/hyperlink" Target="mailto:andrew.jones@liv.ac.uk" TargetMode="External"/><Relationship Id="rId48" Type="http://schemas.openxmlformats.org/officeDocument/2006/relationships/hyperlink" Target="http://www.ebi.ac.uk/ols/beta/ontologies/ms/terms?iri=http://purl.obolibrary.org/obo/MS_1001211" TargetMode="External"/><Relationship Id="rId113" Type="http://schemas.openxmlformats.org/officeDocument/2006/relationships/hyperlink" Target="http://www.ebi.ac.uk/ols/beta/ontologies/ms/terms?iri=http://purl.obolibrary.org/obo/MS_1001204" TargetMode="External"/><Relationship Id="rId320" Type="http://schemas.openxmlformats.org/officeDocument/2006/relationships/hyperlink" Target="http://www.ebi.ac.uk/ols/beta/ontologies/ms/terms?iri=http://purl.obolibrary.org/obo/MS_1001080" TargetMode="External"/><Relationship Id="rId155" Type="http://schemas.openxmlformats.org/officeDocument/2006/relationships/hyperlink" Target="http://www.ebi.ac.uk/ols/beta/ontologies/ms/terms?iri=http://purl.obolibrary.org/obo/MS_1001020" TargetMode="External"/><Relationship Id="rId197" Type="http://schemas.openxmlformats.org/officeDocument/2006/relationships/hyperlink" Target="http://www.ebi.ac.uk/ols/beta/ontologies/ms/terms?iri=http://purl.obolibrary.org/obo/MS_1001355" TargetMode="External"/><Relationship Id="rId362" Type="http://schemas.openxmlformats.org/officeDocument/2006/relationships/hyperlink" Target="http://www.ebi.ac.uk/ols/beta/ontologies/ms/terms?iri=http://purl.obolibrary.org/obo/MS_1000798" TargetMode="External"/><Relationship Id="rId418" Type="http://schemas.openxmlformats.org/officeDocument/2006/relationships/hyperlink" Target="http://www.ebi.ac.uk/ols/beta/ontologies/ms/terms?iri=http://purl.obolibrary.org/obo/MS_1001157" TargetMode="External"/><Relationship Id="rId222" Type="http://schemas.openxmlformats.org/officeDocument/2006/relationships/hyperlink" Target="http://www.ebi.ac.uk/ols/beta/ontologies/ms/terms?iri=http://purl.obolibrary.org/obo/MS_1001158" TargetMode="External"/><Relationship Id="rId264" Type="http://schemas.openxmlformats.org/officeDocument/2006/relationships/hyperlink" Target="http://www.ebi.ac.uk/ols/beta/ontologies/ms/terms?iri=http://purl.obolibrary.org/obo/MS_1001035"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26" TargetMode="External"/><Relationship Id="rId124" Type="http://schemas.openxmlformats.org/officeDocument/2006/relationships/hyperlink" Target="http://www.ebi.ac.uk/ols/beta/ontologies/ms/terms?iri=http://purl.obolibrary.org/obo/MS_1001351" TargetMode="External"/><Relationship Id="rId70" Type="http://schemas.openxmlformats.org/officeDocument/2006/relationships/hyperlink" Target="http://www.ebi.ac.uk/ols/beta/ontologies/ms/terms?iri=http://purl.obolibrary.org/obo/MS_1001104" TargetMode="External"/><Relationship Id="rId166" Type="http://schemas.openxmlformats.org/officeDocument/2006/relationships/hyperlink" Target="http://www.ebi.ac.uk/ols/beta/ontologies/ms/terms?iri=http://purl.obolibrary.org/obo/MS_1001203" TargetMode="External"/><Relationship Id="rId331" Type="http://schemas.openxmlformats.org/officeDocument/2006/relationships/hyperlink" Target="http://www.ebi.ac.uk/ols/beta/ontologies/ms/terms?iri=http://purl.obolibrary.org/obo/MS_1001080" TargetMode="External"/><Relationship Id="rId373" Type="http://schemas.openxmlformats.org/officeDocument/2006/relationships/image" Target="http://www.peptideatlas.org/PSI/schemas/mzIdentML/1.2/figures/SpectrumIdentificationProtocol.png" TargetMode="External"/><Relationship Id="rId429" Type="http://schemas.openxmlformats.org/officeDocument/2006/relationships/hyperlink" Target="http://www.ebi.ac.uk/ols/beta/ontologies/ms/terms?iri=http://purl.obolibrary.org/obo/MS_1001005"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0" TargetMode="External"/><Relationship Id="rId440" Type="http://schemas.openxmlformats.org/officeDocument/2006/relationships/hyperlink" Target="http://www.ebi.ac.uk/ols/beta/ontologies/ms/terms?iri=http://purl.obolibrary.org/obo/MS_1001153" TargetMode="External"/><Relationship Id="rId28" Type="http://schemas.openxmlformats.org/officeDocument/2006/relationships/image" Target="media/image5.emf"/><Relationship Id="rId275" Type="http://schemas.openxmlformats.org/officeDocument/2006/relationships/hyperlink" Target="http://www.ebi.ac.uk/ols/beta/ontologies/ms/terms?iri=http://purl.obolibrary.org/obo/MS_1001270" TargetMode="External"/><Relationship Id="rId300" Type="http://schemas.openxmlformats.org/officeDocument/2006/relationships/hyperlink" Target="http://www.ebi.ac.uk/ols/beta/ontologies/ms/terms?iri=http://purl.obolibrary.org/obo/MS_1001023" TargetMode="External"/><Relationship Id="rId81" Type="http://schemas.openxmlformats.org/officeDocument/2006/relationships/hyperlink" Target="http://www.ebi.ac.uk/ols/beta/ontologies/ms/terms?iri=http://purl.obolibrary.org/obo/MS_1001342" TargetMode="External"/><Relationship Id="rId135" Type="http://schemas.openxmlformats.org/officeDocument/2006/relationships/hyperlink" Target="http://www.ebi.ac.uk/ols/beta/ontologies/ms/terms?iri=http://purl.obolibrary.org/obo/MS_1001242" TargetMode="External"/><Relationship Id="rId177" Type="http://schemas.openxmlformats.org/officeDocument/2006/relationships/hyperlink" Target="http://www.ebi.ac.uk/ols/beta/ontologies/ms/terms?iri=http://purl.obolibrary.org/obo/MS_1000926" TargetMode="External"/><Relationship Id="rId342" Type="http://schemas.openxmlformats.org/officeDocument/2006/relationships/hyperlink" Target="http://www.ebi.ac.uk/ols/beta/ontologies/ms/terms?iri=http://purl.obolibrary.org/obo/MS_1000551" TargetMode="External"/><Relationship Id="rId384" Type="http://schemas.openxmlformats.org/officeDocument/2006/relationships/hyperlink" Target="http://www.ebi.ac.uk/ols/beta/ontologies/ms/terms?iri=http://purl.obolibrary.org/obo/MS_1001036" TargetMode="External"/><Relationship Id="rId202" Type="http://schemas.openxmlformats.org/officeDocument/2006/relationships/hyperlink" Target="http://www.ebi.ac.uk/ols/beta/ontologies/ms/terms?iri=http://purl.obolibrary.org/obo/MS_1001147" TargetMode="External"/><Relationship Id="rId244" Type="http://schemas.openxmlformats.org/officeDocument/2006/relationships/hyperlink" Target="http://www.ebi.ac.uk/ols/beta/ontologies/ms/terms?iri=http://purl.obolibrary.org/obo/MS_1001454" TargetMode="External"/><Relationship Id="rId39" Type="http://schemas.openxmlformats.org/officeDocument/2006/relationships/hyperlink" Target="http://www.ebi.ac.uk/ols/beta/ontologies/ms/terms?iri=http://purl.obolibrary.org/obo/MS_1001028" TargetMode="External"/><Relationship Id="rId286" Type="http://schemas.openxmlformats.org/officeDocument/2006/relationships/hyperlink" Target="http://www.ebi.ac.uk/ols/beta/ontologies/ms/terms?iri=http://purl.obolibrary.org/obo/MS_1001269" TargetMode="External"/><Relationship Id="rId451" Type="http://schemas.openxmlformats.org/officeDocument/2006/relationships/hyperlink" Target="http://www.ebi.ac.uk/ols/beta/ontologies/ms/terms?iri=http://purl.obolibrary.org/obo/MS_1001153" TargetMode="External"/><Relationship Id="rId50" Type="http://schemas.openxmlformats.org/officeDocument/2006/relationships/hyperlink" Target="http://www.ebi.ac.uk/ols/beta/ontologies/ms/terms?iri=http://purl.obolibrary.org/obo/MS_1001255" TargetMode="External"/><Relationship Id="rId104" Type="http://schemas.openxmlformats.org/officeDocument/2006/relationships/hyperlink" Target="http://www.ebi.ac.uk/ols/beta/ontologies/ms/terms?iri=http://purl.obolibrary.org/obo/MS_1001308" TargetMode="External"/><Relationship Id="rId146" Type="http://schemas.openxmlformats.org/officeDocument/2006/relationships/hyperlink" Target="http://www.ebi.ac.uk/ols/beta/ontologies/ms/terms?iri=http://purl.obolibrary.org/obo/MS_1000564" TargetMode="External"/><Relationship Id="rId188" Type="http://schemas.openxmlformats.org/officeDocument/2006/relationships/hyperlink" Target="http://www.ebi.ac.uk/ols/beta/ontologies/ms/terms?iri=http://purl.obolibrary.org/obo/MS_1001226" TargetMode="External"/><Relationship Id="rId311" Type="http://schemas.openxmlformats.org/officeDocument/2006/relationships/hyperlink" Target="http://www.ebi.ac.uk/ols/beta/ontologies/ms/terms?iri=http://purl.obolibrary.org/obo/MS_1001972" TargetMode="External"/><Relationship Id="rId353" Type="http://schemas.openxmlformats.org/officeDocument/2006/relationships/hyperlink" Target="http://www.ebi.ac.uk/ols/beta/ontologies/ms/terms?iri=http://purl.obolibrary.org/obo/MS_1001876" TargetMode="External"/><Relationship Id="rId395" Type="http://schemas.openxmlformats.org/officeDocument/2006/relationships/hyperlink" Target="http://www.ebi.ac.uk/ols/beta/ontologies/ms/terms?iri=http://purl.obolibrary.org/obo/MS_1000776" TargetMode="External"/><Relationship Id="rId409" Type="http://schemas.openxmlformats.org/officeDocument/2006/relationships/hyperlink" Target="http://www.ebi.ac.uk/ols/beta/ontologies/ms/terms?iri=http://purl.obolibrary.org/obo/MS_1001037" TargetMode="External"/><Relationship Id="rId92" Type="http://schemas.openxmlformats.org/officeDocument/2006/relationships/hyperlink" Target="http://www.ebi.ac.uk/ols/beta/ontologies/ms/terms?iri=http://purl.obolibrary.org/obo/MS_1001467" TargetMode="External"/><Relationship Id="rId213" Type="http://schemas.openxmlformats.org/officeDocument/2006/relationships/hyperlink" Target="http://www.ebi.ac.uk/ols/beta/ontologies/ms/terms?iri=http://purl.obolibrary.org/obo/MS_1001116" TargetMode="External"/><Relationship Id="rId420" Type="http://schemas.openxmlformats.org/officeDocument/2006/relationships/hyperlink" Target="http://www.ebi.ac.uk/ols/beta/ontologies/ms/terms?iri=http://purl.obolibrary.org/obo/MS_1001159" TargetMode="External"/><Relationship Id="rId255" Type="http://schemas.openxmlformats.org/officeDocument/2006/relationships/hyperlink" Target="http://www.ebi.ac.uk/ols/beta/ontologies/ms/terms?iri=http://purl.obolibrary.org/obo/MS_1001595" TargetMode="External"/><Relationship Id="rId297" Type="http://schemas.openxmlformats.org/officeDocument/2006/relationships/hyperlink" Target="http://www.ebi.ac.uk/ols/beta/ontologies/ms/terms?iri=http://purl.obolibrary.org/obo/MS_1001020" TargetMode="External"/><Relationship Id="rId462" Type="http://schemas.openxmlformats.org/officeDocument/2006/relationships/header" Target="header2.xml"/><Relationship Id="rId115" Type="http://schemas.openxmlformats.org/officeDocument/2006/relationships/hyperlink" Target="http://www.ebi.ac.uk/ols/beta/ontologies/ms/terms?iri=http://purl.obolibrary.org/obo/MS_1001468" TargetMode="External"/><Relationship Id="rId157" Type="http://schemas.openxmlformats.org/officeDocument/2006/relationships/hyperlink" Target="http://www.ebi.ac.uk/ols/beta/ontologies/ms/terms?iri=http://purl.obolibrary.org/obo/MS_1001022" TargetMode="External"/><Relationship Id="rId322" Type="http://schemas.openxmlformats.org/officeDocument/2006/relationships/hyperlink" Target="http://www.ebi.ac.uk/ols/beta/ontologies/ms/terms?iri=http://purl.obolibrary.org/obo/MS_1001031" TargetMode="External"/><Relationship Id="rId364" Type="http://schemas.openxmlformats.org/officeDocument/2006/relationships/hyperlink" Target="http://www.ebi.ac.uk/ols/beta/ontologies/ms/terms?iri=http://purl.obolibrary.org/obo/MS_1000904" TargetMode="External"/><Relationship Id="rId61" Type="http://schemas.openxmlformats.org/officeDocument/2006/relationships/hyperlink" Target="http://www.ebi.ac.uk/ols/beta/ontologies/ms/terms?iri=http://purl.obolibrary.org/obo/MS_1001032" TargetMode="External"/><Relationship Id="rId199" Type="http://schemas.openxmlformats.org/officeDocument/2006/relationships/hyperlink" Target="http://www.ebi.ac.uk/ols/beta/ontologies/ms/terms?iri=http://purl.obolibrary.org/obo/MS_1000587"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9C558-DFF7-4FDC-8401-A46F808B5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89</Pages>
  <Words>49948</Words>
  <Characters>284707</Characters>
  <Application>Microsoft Office Word</Application>
  <DocSecurity>0</DocSecurity>
  <Lines>2372</Lines>
  <Paragraphs>667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333988</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19</cp:revision>
  <cp:lastPrinted>2016-04-25T09:30:00Z</cp:lastPrinted>
  <dcterms:created xsi:type="dcterms:W3CDTF">2016-07-19T12:30:00Z</dcterms:created>
  <dcterms:modified xsi:type="dcterms:W3CDTF">2017-01-09T14:54:00Z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